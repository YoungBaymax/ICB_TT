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1779E7" w14:textId="6872117F" w:rsidR="001A5881" w:rsidRPr="009236C4" w:rsidRDefault="001A5881" w:rsidP="000665E7">
      <w:pPr>
        <w:ind w:right="-1028"/>
        <w:jc w:val="center"/>
        <w:rPr>
          <w:rFonts w:ascii="Swiss 721 Bold Condensed BT" w:hAnsi="Swiss 721 Bold Condensed BT"/>
          <w:sz w:val="36"/>
        </w:rPr>
      </w:pPr>
      <w:r w:rsidRPr="009236C4">
        <w:rPr>
          <w:rFonts w:ascii="Swiss 721 Bold Condensed BT" w:hAnsi="Swiss 721 Bold Condensed BT"/>
          <w:sz w:val="36"/>
        </w:rPr>
        <w:t xml:space="preserve">Universidad </w:t>
      </w:r>
      <w:r>
        <w:rPr>
          <w:rFonts w:ascii="Swiss 721 Bold Condensed BT" w:hAnsi="Swiss 721 Bold Condensed BT"/>
          <w:sz w:val="36"/>
        </w:rPr>
        <w:t>d</w:t>
      </w:r>
      <w:r w:rsidRPr="009236C4">
        <w:rPr>
          <w:rFonts w:ascii="Swiss 721 Bold Condensed BT" w:hAnsi="Swiss 721 Bold Condensed BT"/>
          <w:sz w:val="36"/>
        </w:rPr>
        <w:t>e Valparaíso</w:t>
      </w:r>
    </w:p>
    <w:p w14:paraId="6FAC51C8" w14:textId="77777777" w:rsidR="001A5881" w:rsidRPr="00B17043" w:rsidRDefault="001A5881" w:rsidP="000665E7">
      <w:pPr>
        <w:ind w:right="-1028"/>
        <w:jc w:val="center"/>
        <w:rPr>
          <w:rFonts w:ascii="Swiss 721 Condensed BT" w:hAnsi="Swiss 721 Condensed BT"/>
          <w:sz w:val="36"/>
        </w:rPr>
      </w:pPr>
      <w:r w:rsidRPr="00B17043">
        <w:rPr>
          <w:rFonts w:ascii="Swiss 721 Condensed BT" w:hAnsi="Swiss 721 Condensed BT"/>
          <w:smallCaps/>
          <w:sz w:val="36"/>
        </w:rPr>
        <w:t xml:space="preserve">Facultad </w:t>
      </w:r>
      <w:r>
        <w:rPr>
          <w:rFonts w:ascii="Swiss 721 Condensed BT" w:hAnsi="Swiss 721 Condensed BT"/>
          <w:smallCaps/>
          <w:sz w:val="36"/>
        </w:rPr>
        <w:t>d</w:t>
      </w:r>
      <w:r w:rsidRPr="00B17043">
        <w:rPr>
          <w:rFonts w:ascii="Swiss 721 Condensed BT" w:hAnsi="Swiss 721 Condensed BT"/>
          <w:smallCaps/>
          <w:sz w:val="36"/>
        </w:rPr>
        <w:t xml:space="preserve">e </w:t>
      </w:r>
      <w:r w:rsidR="00792E70">
        <w:rPr>
          <w:rFonts w:ascii="Swiss 721 Condensed BT" w:hAnsi="Swiss 721 Condensed BT"/>
          <w:smallCaps/>
          <w:sz w:val="36"/>
        </w:rPr>
        <w:t>Ingeniería</w:t>
      </w:r>
      <w:r w:rsidRPr="00B17043">
        <w:rPr>
          <w:rFonts w:ascii="Swiss 721 Condensed BT" w:hAnsi="Swiss 721 Condensed BT"/>
          <w:smallCaps/>
          <w:sz w:val="36"/>
        </w:rPr>
        <w:t xml:space="preserve"> </w:t>
      </w:r>
      <w:r w:rsidR="00792E70">
        <w:rPr>
          <w:rFonts w:ascii="Swiss 721 Condensed BT" w:hAnsi="Swiss 721 Condensed BT"/>
          <w:smallCaps/>
          <w:sz w:val="36"/>
        </w:rPr>
        <w:t xml:space="preserve">–Escuela de </w:t>
      </w:r>
      <w:r w:rsidRPr="00B17043">
        <w:rPr>
          <w:rFonts w:ascii="Swiss 721 Condensed BT" w:hAnsi="Swiss 721 Condensed BT"/>
          <w:smallCaps/>
          <w:sz w:val="36"/>
        </w:rPr>
        <w:t>Ingeniería</w:t>
      </w:r>
      <w:r w:rsidR="00792E70">
        <w:rPr>
          <w:rFonts w:ascii="Swiss 721 Condensed BT" w:hAnsi="Swiss 721 Condensed BT"/>
          <w:smallCaps/>
          <w:sz w:val="36"/>
        </w:rPr>
        <w:t xml:space="preserve"> Civil</w:t>
      </w:r>
      <w:r w:rsidRPr="00B17043">
        <w:rPr>
          <w:rFonts w:ascii="Swiss 721 Condensed BT" w:hAnsi="Swiss 721 Condensed BT"/>
          <w:smallCaps/>
          <w:sz w:val="36"/>
        </w:rPr>
        <w:t xml:space="preserve"> Biomédica</w:t>
      </w:r>
    </w:p>
    <w:p w14:paraId="40CA4EB5" w14:textId="77777777" w:rsidR="001A5881" w:rsidRDefault="001A5881" w:rsidP="000665E7">
      <w:pPr>
        <w:ind w:right="-1028"/>
      </w:pPr>
    </w:p>
    <w:p w14:paraId="2C3A42B5" w14:textId="77777777" w:rsidR="001A5881" w:rsidRDefault="001A5881" w:rsidP="000665E7">
      <w:pPr>
        <w:ind w:right="-1028"/>
      </w:pPr>
    </w:p>
    <w:p w14:paraId="521DE222" w14:textId="77777777" w:rsidR="001A5881" w:rsidRDefault="00792E70" w:rsidP="000665E7">
      <w:pPr>
        <w:ind w:right="-1028"/>
      </w:pPr>
      <w:r>
        <w:rPr>
          <w:noProof/>
          <w:lang w:val="en-US" w:eastAsia="en-US"/>
        </w:rPr>
        <w:drawing>
          <wp:anchor distT="0" distB="0" distL="114300" distR="114300" simplePos="0" relativeHeight="251647488" behindDoc="0" locked="0" layoutInCell="1" allowOverlap="1" wp14:anchorId="06768721" wp14:editId="438FEB3A">
            <wp:simplePos x="0" y="0"/>
            <wp:positionH relativeFrom="column">
              <wp:posOffset>1630045</wp:posOffset>
            </wp:positionH>
            <wp:positionV relativeFrom="paragraph">
              <wp:posOffset>116205</wp:posOffset>
            </wp:positionV>
            <wp:extent cx="2546350" cy="1187450"/>
            <wp:effectExtent l="0" t="0" r="6350" b="0"/>
            <wp:wrapTight wrapText="bothSides">
              <wp:wrapPolygon edited="0">
                <wp:start x="0" y="0"/>
                <wp:lineTo x="0" y="21138"/>
                <wp:lineTo x="21492" y="21138"/>
                <wp:lineTo x="21492" y="0"/>
                <wp:lineTo x="0" y="0"/>
              </wp:wrapPolygon>
            </wp:wrapTight>
            <wp:docPr id="7" name="Imagen 6" descr="::::private:var:folders:T9:T9jsROIpE5K94KUgazJkyE+++TI:-Tmp-:com.apple.mail.drag-T0x710790.tmp.etWGRu:LOGO-U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vate:var:folders:T9:T9jsROIpE5K94KUgazJkyE+++TI:-Tmp-:com.apple.mail.drag-T0x710790.tmp.etWGRu:LOGO-UV.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6350" cy="1187450"/>
                    </a:xfrm>
                    <a:prstGeom prst="rect">
                      <a:avLst/>
                    </a:prstGeom>
                    <a:noFill/>
                  </pic:spPr>
                </pic:pic>
              </a:graphicData>
            </a:graphic>
          </wp:anchor>
        </w:drawing>
      </w:r>
    </w:p>
    <w:p w14:paraId="5F791E06" w14:textId="77777777" w:rsidR="001A5881" w:rsidRDefault="001A5881" w:rsidP="000665E7">
      <w:pPr>
        <w:ind w:right="-1028"/>
      </w:pPr>
    </w:p>
    <w:p w14:paraId="4481A6B1" w14:textId="77777777" w:rsidR="001A5881" w:rsidRDefault="001A5881" w:rsidP="000665E7">
      <w:pPr>
        <w:ind w:right="-1028"/>
      </w:pPr>
    </w:p>
    <w:p w14:paraId="3CE4BE53" w14:textId="77777777" w:rsidR="001A5881" w:rsidRDefault="001A5881" w:rsidP="000665E7">
      <w:pPr>
        <w:ind w:right="-1028"/>
      </w:pPr>
    </w:p>
    <w:p w14:paraId="2E6650D1" w14:textId="77777777" w:rsidR="001A5881" w:rsidRDefault="001A5881" w:rsidP="000665E7">
      <w:pPr>
        <w:ind w:right="-1028"/>
      </w:pPr>
    </w:p>
    <w:p w14:paraId="26373386" w14:textId="77777777" w:rsidR="001A5881" w:rsidRDefault="001A5881" w:rsidP="000665E7">
      <w:pPr>
        <w:ind w:right="-1028"/>
        <w:jc w:val="center"/>
      </w:pPr>
    </w:p>
    <w:p w14:paraId="2EC06E1A" w14:textId="77777777" w:rsidR="001A5881" w:rsidRDefault="001A5881" w:rsidP="000665E7">
      <w:pPr>
        <w:ind w:right="-1028"/>
        <w:jc w:val="center"/>
      </w:pPr>
    </w:p>
    <w:p w14:paraId="274CADCB" w14:textId="77777777" w:rsidR="001A5881" w:rsidRDefault="001A5881" w:rsidP="000665E7">
      <w:pPr>
        <w:ind w:right="-1028"/>
        <w:jc w:val="center"/>
      </w:pPr>
    </w:p>
    <w:p w14:paraId="43B41020" w14:textId="77777777" w:rsidR="001A5881" w:rsidRDefault="001A5881" w:rsidP="00BC5DB3">
      <w:pPr>
        <w:ind w:right="-1028"/>
        <w:jc w:val="center"/>
        <w:rPr>
          <w:rFonts w:ascii="Swiss 721 Bold Condensed BT" w:hAnsi="Swiss 721 Bold Condensed BT"/>
          <w:caps/>
          <w:smallCaps/>
          <w:sz w:val="40"/>
          <w:szCs w:val="40"/>
        </w:rPr>
      </w:pPr>
    </w:p>
    <w:p w14:paraId="6DDB6B1F" w14:textId="77777777" w:rsidR="001A5881" w:rsidRDefault="001A5881" w:rsidP="00BC5DB3">
      <w:pPr>
        <w:ind w:right="-1028"/>
        <w:jc w:val="center"/>
        <w:rPr>
          <w:rFonts w:ascii="Swiss 721 Bold Condensed BT" w:hAnsi="Swiss 721 Bold Condensed BT"/>
          <w:caps/>
          <w:smallCaps/>
          <w:sz w:val="40"/>
          <w:szCs w:val="40"/>
        </w:rPr>
      </w:pPr>
    </w:p>
    <w:p w14:paraId="15A979C1" w14:textId="77777777" w:rsidR="001A5881" w:rsidRDefault="001A5881" w:rsidP="00BC5DB3">
      <w:pPr>
        <w:ind w:right="-1028"/>
        <w:jc w:val="center"/>
        <w:rPr>
          <w:rFonts w:ascii="Swiss 721 Bold Condensed BT" w:hAnsi="Swiss 721 Bold Condensed BT"/>
          <w:caps/>
          <w:smallCaps/>
          <w:sz w:val="40"/>
          <w:szCs w:val="40"/>
        </w:rPr>
      </w:pPr>
    </w:p>
    <w:p w14:paraId="1C6DFCEE" w14:textId="10D0D073" w:rsidR="001A5881" w:rsidRDefault="00D2200F" w:rsidP="00D2200F">
      <w:pPr>
        <w:ind w:right="-1028"/>
        <w:jc w:val="center"/>
        <w:rPr>
          <w:rFonts w:ascii="Swiss 721 Condensed BT" w:hAnsi="Swiss 721 Condensed BT"/>
          <w:caps/>
          <w:smallCaps/>
        </w:rPr>
      </w:pPr>
      <w:r>
        <w:rPr>
          <w:rFonts w:ascii="Swiss 721 Bold Condensed BT" w:hAnsi="Swiss 721 Bold Condensed BT"/>
          <w:caps/>
          <w:smallCaps/>
          <w:sz w:val="40"/>
          <w:szCs w:val="40"/>
        </w:rPr>
        <w:t xml:space="preserve">Desarrollo de una plataforma de captura de movimiento Ambulatorio por Medio de Sensores Inerciales </w:t>
      </w:r>
    </w:p>
    <w:p w14:paraId="428D0715" w14:textId="77777777" w:rsidR="001A5881" w:rsidRDefault="001A5881" w:rsidP="00BC5DB3">
      <w:pPr>
        <w:ind w:right="-1028"/>
        <w:jc w:val="center"/>
        <w:rPr>
          <w:rFonts w:ascii="Swiss 721 Condensed BT" w:hAnsi="Swiss 721 Condensed BT"/>
          <w:caps/>
          <w:smallCaps/>
        </w:rPr>
      </w:pPr>
    </w:p>
    <w:p w14:paraId="615621CF" w14:textId="77777777" w:rsidR="00D2200F" w:rsidRDefault="00D2200F" w:rsidP="00BC5DB3">
      <w:pPr>
        <w:ind w:right="-1028"/>
        <w:jc w:val="center"/>
        <w:rPr>
          <w:rFonts w:ascii="Swiss 721 Condensed BT" w:hAnsi="Swiss 721 Condensed BT"/>
          <w:caps/>
          <w:smallCaps/>
        </w:rPr>
      </w:pPr>
    </w:p>
    <w:p w14:paraId="37559B8D" w14:textId="77777777" w:rsidR="001A5881" w:rsidRDefault="001A5881" w:rsidP="00BC5DB3">
      <w:pPr>
        <w:ind w:right="-1028"/>
        <w:jc w:val="center"/>
        <w:rPr>
          <w:rFonts w:ascii="Swiss 721 Condensed BT" w:hAnsi="Swiss 721 Condensed BT"/>
          <w:caps/>
          <w:smallCaps/>
        </w:rPr>
      </w:pPr>
      <w:r w:rsidRPr="00B17043">
        <w:rPr>
          <w:rFonts w:ascii="Swiss 721 Condensed BT" w:hAnsi="Swiss 721 Condensed BT"/>
          <w:caps/>
          <w:smallCaps/>
        </w:rPr>
        <w:t xml:space="preserve">TRABAJO </w:t>
      </w:r>
      <w:r>
        <w:rPr>
          <w:rFonts w:ascii="Swiss 721 Condensed BT" w:hAnsi="Swiss 721 Condensed BT"/>
          <w:caps/>
          <w:smallCaps/>
        </w:rPr>
        <w:t xml:space="preserve">Realizado como requerimiento parcial </w:t>
      </w:r>
    </w:p>
    <w:p w14:paraId="4D772C2A" w14:textId="35D98B18" w:rsidR="001A5881" w:rsidRDefault="001A5881">
      <w:pPr>
        <w:ind w:right="-1028"/>
        <w:jc w:val="center"/>
        <w:rPr>
          <w:rFonts w:ascii="Swiss 721 Condensed BT" w:hAnsi="Swiss 721 Condensed BT"/>
          <w:caps/>
          <w:smallCaps/>
        </w:rPr>
      </w:pPr>
      <w:r w:rsidRPr="00B17043">
        <w:rPr>
          <w:rFonts w:ascii="Swiss 721 Condensed BT" w:hAnsi="Swiss 721 Condensed BT"/>
          <w:caps/>
          <w:smallCaps/>
        </w:rPr>
        <w:t>PARA OPTAR AL TÍTULO DE</w:t>
      </w:r>
    </w:p>
    <w:p w14:paraId="6FE61E2C" w14:textId="77777777" w:rsidR="001A5881" w:rsidRDefault="001A5881" w:rsidP="00BC5DB3">
      <w:pPr>
        <w:ind w:right="-1028"/>
        <w:jc w:val="center"/>
        <w:rPr>
          <w:rFonts w:ascii="Swiss 721 Condensed BT" w:hAnsi="Swiss 721 Condensed BT"/>
          <w:caps/>
          <w:smallCaps/>
        </w:rPr>
      </w:pPr>
    </w:p>
    <w:p w14:paraId="79E0DCD7" w14:textId="75B9DDD9" w:rsidR="001A5881" w:rsidRDefault="000A3420">
      <w:pPr>
        <w:ind w:right="-1028"/>
        <w:jc w:val="center"/>
        <w:rPr>
          <w:rFonts w:ascii="Swiss 721 Condensed BT" w:hAnsi="Swiss 721 Condensed BT"/>
          <w:caps/>
          <w:smallCaps/>
        </w:rPr>
      </w:pPr>
      <w:r>
        <w:rPr>
          <w:rFonts w:ascii="Swiss 721 Condensed BT" w:hAnsi="Swiss 721 Condensed BT"/>
          <w:caps/>
          <w:smallCaps/>
          <w:sz w:val="28"/>
          <w:szCs w:val="28"/>
        </w:rPr>
        <w:t>I</w:t>
      </w:r>
      <w:r w:rsidR="001A5881" w:rsidRPr="00AB7B60">
        <w:rPr>
          <w:rFonts w:ascii="Swiss 721 Condensed BT" w:hAnsi="Swiss 721 Condensed BT"/>
          <w:caps/>
          <w:smallCaps/>
          <w:sz w:val="28"/>
          <w:szCs w:val="28"/>
        </w:rPr>
        <w:t>NGENIERO CIVIL BIOMÉDICO</w:t>
      </w:r>
    </w:p>
    <w:p w14:paraId="4285110D" w14:textId="77777777" w:rsidR="001A5881" w:rsidRDefault="001A5881" w:rsidP="00BC5DB3">
      <w:pPr>
        <w:ind w:right="-1028"/>
        <w:jc w:val="center"/>
        <w:rPr>
          <w:rFonts w:ascii="Swiss 721 Condensed BT" w:hAnsi="Swiss 721 Condensed BT"/>
          <w:caps/>
          <w:smallCaps/>
        </w:rPr>
      </w:pPr>
    </w:p>
    <w:p w14:paraId="05EBFDC3" w14:textId="77777777" w:rsidR="001A5881" w:rsidRPr="00B17043" w:rsidRDefault="001A5881" w:rsidP="00BC5DB3">
      <w:pPr>
        <w:ind w:right="-1028"/>
        <w:jc w:val="center"/>
        <w:rPr>
          <w:rFonts w:ascii="Swiss 721 Condensed BT" w:hAnsi="Swiss 721 Condensed BT"/>
          <w:caps/>
          <w:smallCaps/>
        </w:rPr>
      </w:pPr>
      <w:r>
        <w:rPr>
          <w:rFonts w:ascii="Swiss 721 Condensed BT" w:hAnsi="Swiss 721 Condensed BT"/>
          <w:caps/>
          <w:smallCaps/>
        </w:rPr>
        <w:t>por</w:t>
      </w:r>
    </w:p>
    <w:p w14:paraId="4972D3BE" w14:textId="77777777" w:rsidR="001A5881" w:rsidRPr="00B17043" w:rsidRDefault="001A5881" w:rsidP="00BC5DB3">
      <w:pPr>
        <w:ind w:right="-1028"/>
        <w:jc w:val="center"/>
        <w:rPr>
          <w:rFonts w:ascii="Swiss 721 Condensed BT" w:hAnsi="Swiss 721 Condensed BT"/>
          <w:caps/>
          <w:smallCaps/>
        </w:rPr>
      </w:pPr>
    </w:p>
    <w:p w14:paraId="5531F8D0" w14:textId="77777777" w:rsidR="001A5881" w:rsidRPr="00AB7B60" w:rsidRDefault="00AB0606" w:rsidP="00BC5DB3">
      <w:pPr>
        <w:ind w:right="-1028"/>
        <w:jc w:val="center"/>
        <w:rPr>
          <w:rFonts w:ascii="Swiss 721 Condensed BT" w:hAnsi="Swiss 721 Condensed BT"/>
          <w:b/>
          <w:bCs/>
          <w:caps/>
          <w:smallCaps/>
          <w:sz w:val="28"/>
          <w:szCs w:val="28"/>
        </w:rPr>
      </w:pPr>
      <w:r>
        <w:rPr>
          <w:rFonts w:ascii="Swiss 721 Condensed BT" w:hAnsi="Swiss 721 Condensed BT"/>
          <w:b/>
          <w:bCs/>
          <w:caps/>
          <w:smallCaps/>
          <w:sz w:val="28"/>
          <w:szCs w:val="28"/>
        </w:rPr>
        <w:t>Sebastián Andrés Sepúlveda San Martín</w:t>
      </w:r>
    </w:p>
    <w:p w14:paraId="792326C4" w14:textId="77777777" w:rsidR="001A5881" w:rsidRDefault="001A5881" w:rsidP="00BC5DB3">
      <w:pPr>
        <w:ind w:right="-1028"/>
        <w:jc w:val="center"/>
        <w:rPr>
          <w:rFonts w:ascii="Swiss 721 Condensed BT" w:hAnsi="Swiss 721 Condensed BT"/>
          <w:caps/>
          <w:smallCaps/>
        </w:rPr>
      </w:pPr>
    </w:p>
    <w:p w14:paraId="2A566228" w14:textId="77777777" w:rsidR="001A5881" w:rsidRPr="00B17043" w:rsidRDefault="001A5881" w:rsidP="00BC5DB3">
      <w:pPr>
        <w:ind w:right="-1028"/>
        <w:jc w:val="center"/>
        <w:rPr>
          <w:rFonts w:ascii="Swiss 721 Condensed BT" w:hAnsi="Swiss 721 Condensed BT"/>
          <w:caps/>
          <w:smallCaps/>
        </w:rPr>
      </w:pPr>
    </w:p>
    <w:p w14:paraId="4F004FD4" w14:textId="77777777" w:rsidR="001A5881" w:rsidRPr="00AB7B60" w:rsidRDefault="001A5881" w:rsidP="00BC5DB3">
      <w:pPr>
        <w:ind w:right="-1028"/>
        <w:jc w:val="center"/>
        <w:rPr>
          <w:rFonts w:ascii="Swiss 721 Condensed BT" w:hAnsi="Swiss 721 Condensed BT"/>
          <w:smallCaps/>
        </w:rPr>
      </w:pPr>
      <w:r w:rsidRPr="00AB7B60">
        <w:rPr>
          <w:rFonts w:ascii="Swiss 721 Condensed BT" w:hAnsi="Swiss 721 Condensed BT"/>
          <w:smallCaps/>
        </w:rPr>
        <w:t xml:space="preserve">PROFESOR GUÍA: </w:t>
      </w:r>
      <w:r w:rsidR="00AB0606">
        <w:rPr>
          <w:rFonts w:ascii="Swiss 721 Condensed BT" w:hAnsi="Swiss 721 Condensed BT"/>
          <w:smallCaps/>
        </w:rPr>
        <w:t>Dr.</w:t>
      </w:r>
      <w:r w:rsidRPr="00AB7B60">
        <w:rPr>
          <w:rFonts w:ascii="Swiss 721 Condensed BT" w:hAnsi="Swiss 721 Condensed BT"/>
          <w:smallCaps/>
        </w:rPr>
        <w:t xml:space="preserve"> </w:t>
      </w:r>
      <w:r w:rsidR="00AB0606">
        <w:rPr>
          <w:rFonts w:ascii="Swiss 721 Condensed BT" w:hAnsi="Swiss 721 Condensed BT"/>
          <w:smallCaps/>
        </w:rPr>
        <w:t>Pablo Reyes</w:t>
      </w:r>
    </w:p>
    <w:p w14:paraId="5A0353CD" w14:textId="77777777" w:rsidR="001A5881" w:rsidRPr="00AB7B60" w:rsidRDefault="001A5881" w:rsidP="00BC5DB3">
      <w:pPr>
        <w:ind w:right="-1028"/>
        <w:jc w:val="center"/>
        <w:rPr>
          <w:rFonts w:ascii="Swiss 721 Condensed BT" w:hAnsi="Swiss 721 Condensed BT"/>
          <w:smallCaps/>
        </w:rPr>
      </w:pPr>
      <w:r w:rsidRPr="00AB7B60">
        <w:rPr>
          <w:rFonts w:ascii="Swiss 721 Condensed BT" w:hAnsi="Swiss 721 Condensed BT"/>
          <w:smallCaps/>
        </w:rPr>
        <w:t xml:space="preserve">PRFESOR CO-GUÍA: </w:t>
      </w:r>
      <w:r w:rsidR="00AB0606">
        <w:rPr>
          <w:rFonts w:ascii="Swiss 721 Condensed BT" w:hAnsi="Swiss 721 Condensed BT"/>
          <w:smallCaps/>
        </w:rPr>
        <w:t>Dr. Alejandro Weinstein</w:t>
      </w:r>
    </w:p>
    <w:p w14:paraId="4CB2CCDE" w14:textId="77777777" w:rsidR="001A5881" w:rsidRDefault="001A5881" w:rsidP="00BC5DB3">
      <w:pPr>
        <w:ind w:right="-1028"/>
        <w:jc w:val="center"/>
        <w:rPr>
          <w:rFonts w:ascii="Swiss 721 Condensed BT" w:hAnsi="Swiss 721 Condensed BT"/>
          <w:caps/>
          <w:smallCaps/>
        </w:rPr>
      </w:pPr>
    </w:p>
    <w:p w14:paraId="026A41FC" w14:textId="77777777" w:rsidR="001A5881" w:rsidRDefault="001A5881" w:rsidP="00BC5DB3">
      <w:pPr>
        <w:ind w:right="-1028"/>
        <w:jc w:val="center"/>
        <w:rPr>
          <w:rFonts w:ascii="Swiss 721 Condensed BT" w:hAnsi="Swiss 721 Condensed BT"/>
          <w:caps/>
          <w:smallCaps/>
        </w:rPr>
      </w:pPr>
    </w:p>
    <w:p w14:paraId="41721226" w14:textId="77777777" w:rsidR="001A5881" w:rsidRPr="00B17043" w:rsidRDefault="001A5881" w:rsidP="00BC5DB3">
      <w:pPr>
        <w:ind w:right="-1028"/>
        <w:jc w:val="center"/>
        <w:rPr>
          <w:rFonts w:ascii="Swiss 721 Condensed BT" w:hAnsi="Swiss 721 Condensed BT"/>
          <w:caps/>
          <w:smallCaps/>
        </w:rPr>
      </w:pPr>
    </w:p>
    <w:p w14:paraId="502F1F16" w14:textId="77777777" w:rsidR="001A5881" w:rsidRPr="00B17043" w:rsidRDefault="00AB0606" w:rsidP="00BC5DB3">
      <w:pPr>
        <w:ind w:right="-1028"/>
        <w:jc w:val="center"/>
        <w:rPr>
          <w:rFonts w:ascii="Swiss 721 Condensed BT" w:hAnsi="Swiss 721 Condensed BT"/>
          <w:caps/>
          <w:smallCaps/>
        </w:rPr>
      </w:pPr>
      <w:r>
        <w:rPr>
          <w:rFonts w:ascii="Swiss 721 Condensed BT" w:hAnsi="Swiss 721 Condensed BT"/>
          <w:caps/>
          <w:smallCaps/>
        </w:rPr>
        <w:t>Octubre</w:t>
      </w:r>
      <w:r w:rsidR="001A5881" w:rsidRPr="00B17043">
        <w:rPr>
          <w:rFonts w:ascii="Swiss 721 Condensed BT" w:hAnsi="Swiss 721 Condensed BT"/>
          <w:caps/>
          <w:smallCaps/>
        </w:rPr>
        <w:t xml:space="preserve">, </w:t>
      </w:r>
      <w:r>
        <w:rPr>
          <w:rFonts w:ascii="Swiss 721 Condensed BT" w:hAnsi="Swiss 721 Condensed BT"/>
          <w:caps/>
          <w:smallCaps/>
        </w:rPr>
        <w:t>2014</w:t>
      </w:r>
    </w:p>
    <w:p w14:paraId="3AC87352" w14:textId="77777777" w:rsidR="001A5881" w:rsidRPr="00B17043" w:rsidRDefault="001A5881" w:rsidP="00BC5DB3">
      <w:pPr>
        <w:ind w:right="-1028"/>
        <w:jc w:val="center"/>
        <w:rPr>
          <w:rFonts w:ascii="Swiss 721 Condensed BT" w:hAnsi="Swiss 721 Condensed BT"/>
          <w:caps/>
          <w:smallCaps/>
        </w:rPr>
      </w:pPr>
      <w:r w:rsidRPr="00B17043">
        <w:rPr>
          <w:rFonts w:ascii="Swiss 721 Condensed BT" w:hAnsi="Swiss 721 Condensed BT"/>
          <w:caps/>
          <w:smallCaps/>
        </w:rPr>
        <w:t>Valparaíso – Chile</w:t>
      </w:r>
    </w:p>
    <w:p w14:paraId="36FCF2F2" w14:textId="77777777" w:rsidR="001A5881" w:rsidRDefault="001A5881" w:rsidP="000665E7">
      <w:pPr>
        <w:ind w:right="-1028"/>
        <w:jc w:val="center"/>
      </w:pPr>
    </w:p>
    <w:p w14:paraId="210105CF" w14:textId="77777777" w:rsidR="001A5881" w:rsidRDefault="00CD577A" w:rsidP="00B7439C">
      <w:pPr>
        <w:rPr>
          <w:rFonts w:ascii="Calibri" w:hAnsi="Calibri"/>
          <w:spacing w:val="60"/>
          <w:sz w:val="36"/>
        </w:rPr>
        <w:sectPr w:rsidR="001A5881">
          <w:headerReference w:type="even" r:id="rId9"/>
          <w:headerReference w:type="default" r:id="rId10"/>
          <w:type w:val="oddPage"/>
          <w:pgSz w:w="12240" w:h="15840"/>
          <w:pgMar w:top="1814" w:right="2722" w:bottom="1440" w:left="1474" w:header="720" w:footer="720" w:gutter="0"/>
          <w:cols w:space="720"/>
          <w:titlePg/>
        </w:sectPr>
      </w:pPr>
      <w:r>
        <w:rPr>
          <w:noProof/>
          <w:lang w:eastAsia="ko-KR"/>
        </w:rPr>
        <w:pict w14:anchorId="5CB2378C">
          <v:roundrect id="AutoShape 7" o:spid="_x0000_s1026" style="position:absolute;margin-left:28.85pt;margin-top:23.5pt;width:554.25pt;height:735.7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" filled="f" fillcolor="#f2f2f2" strokeweight="1pt">
            <w10:wrap anchorx="page" anchory="page"/>
          </v:roundrect>
        </w:pict>
      </w:r>
    </w:p>
    <w:p w14:paraId="3F488C26" w14:textId="77777777" w:rsidR="001A5881" w:rsidRPr="00EE342F" w:rsidRDefault="001A5881" w:rsidP="00A26E61">
      <w:pPr>
        <w:rPr>
          <w:rFonts w:ascii="Apple Garamond Light" w:hAnsi="Apple Garamond Light"/>
          <w:lang w:val="es-MX"/>
        </w:rPr>
        <w:sectPr w:rsidR="001A5881" w:rsidRPr="00EE342F">
          <w:pgSz w:w="12240" w:h="15840"/>
          <w:pgMar w:top="1814" w:right="2722" w:bottom="1440" w:left="1474" w:header="720" w:footer="720" w:gutter="0"/>
          <w:cols w:space="720"/>
          <w:titlePg/>
        </w:sectPr>
      </w:pPr>
    </w:p>
    <w:p w14:paraId="18CD131E" w14:textId="77777777" w:rsidR="001A5881" w:rsidRPr="001A0624" w:rsidRDefault="001A5881" w:rsidP="002723DE">
      <w:pPr>
        <w:rPr>
          <w:rFonts w:ascii="Apple Garamond Light" w:hAnsi="Apple Garamond Light"/>
          <w:spacing w:val="60"/>
          <w:sz w:val="32"/>
        </w:rPr>
      </w:pPr>
      <w:r>
        <w:rPr>
          <w:rFonts w:ascii="Apple Garamond Light" w:hAnsi="Apple Garamond Light"/>
          <w:sz w:val="32"/>
        </w:rPr>
        <w:lastRenderedPageBreak/>
        <w:t>Agradecimientos</w:t>
      </w:r>
    </w:p>
    <w:p w14:paraId="0E631615" w14:textId="6C379DC7" w:rsidR="001A5881" w:rsidRDefault="00A411C9" w:rsidP="002723DE">
      <w:pPr>
        <w:rPr>
          <w:rFonts w:ascii="Apple Garamond Light" w:hAnsi="Apple Garamond Light"/>
          <w:lang w:val="es-MX"/>
        </w:rPr>
      </w:pPr>
      <w:r>
        <w:rPr>
          <w:rFonts w:ascii="Apple Garamond Light" w:hAnsi="Apple Garamond Light"/>
          <w:lang w:val="es-MX"/>
        </w:rPr>
        <w:t>A mi familia, que a pesar de la distancia; su apoyo se hace presente cada día.</w:t>
      </w:r>
    </w:p>
    <w:p w14:paraId="575381DB" w14:textId="77777777" w:rsidR="00A411C9" w:rsidRDefault="00A411C9" w:rsidP="002723DE">
      <w:pPr>
        <w:rPr>
          <w:rFonts w:ascii="Apple Garamond Light" w:hAnsi="Apple Garamond Light"/>
          <w:lang w:val="es-MX"/>
        </w:rPr>
      </w:pPr>
    </w:p>
    <w:p w14:paraId="36BD4FEB" w14:textId="1EEEE6D2" w:rsidR="00A411C9" w:rsidRDefault="00A411C9" w:rsidP="002723DE">
      <w:pPr>
        <w:rPr>
          <w:rFonts w:ascii="Apple Garamond Light" w:hAnsi="Apple Garamond Light"/>
          <w:lang w:val="es-MX"/>
        </w:rPr>
      </w:pPr>
      <w:r>
        <w:rPr>
          <w:rFonts w:ascii="Apple Garamond Light" w:hAnsi="Apple Garamond Light"/>
          <w:lang w:val="es-MX"/>
        </w:rPr>
        <w:t>A mis profesores</w:t>
      </w:r>
      <w:r w:rsidR="00945944">
        <w:rPr>
          <w:rFonts w:ascii="Apple Garamond Light" w:hAnsi="Apple Garamond Light"/>
          <w:lang w:val="es-MX"/>
        </w:rPr>
        <w:t>, en especial</w:t>
      </w:r>
      <w:ins w:id="0" w:author="SSepulveda" w:date="2014-12-16T04:37:00Z">
        <w:r w:rsidR="001840E7">
          <w:rPr>
            <w:rFonts w:ascii="Apple Garamond Light" w:hAnsi="Apple Garamond Light"/>
            <w:lang w:val="es-MX"/>
          </w:rPr>
          <w:t>,</w:t>
        </w:r>
      </w:ins>
      <w:del w:id="1" w:author="SSepulveda" w:date="2014-12-16T04:37:00Z">
        <w:r w:rsidR="00945944" w:rsidDel="001840E7">
          <w:rPr>
            <w:rFonts w:ascii="Apple Garamond Light" w:hAnsi="Apple Garamond Light"/>
            <w:lang w:val="es-MX"/>
          </w:rPr>
          <w:delText>;</w:delText>
        </w:r>
      </w:del>
      <w:r w:rsidR="00945944">
        <w:rPr>
          <w:rFonts w:ascii="Apple Garamond Light" w:hAnsi="Apple Garamond Light"/>
          <w:lang w:val="es-MX"/>
        </w:rPr>
        <w:t xml:space="preserve"> a</w:t>
      </w:r>
      <w:r w:rsidR="003F77A3">
        <w:rPr>
          <w:rFonts w:ascii="Apple Garamond Light" w:hAnsi="Apple Garamond Light"/>
          <w:lang w:val="es-MX"/>
        </w:rPr>
        <w:t xml:space="preserve"> </w:t>
      </w:r>
      <w:r w:rsidR="00945944">
        <w:rPr>
          <w:rFonts w:ascii="Apple Garamond Light" w:hAnsi="Apple Garamond Light"/>
          <w:lang w:val="es-MX"/>
        </w:rPr>
        <w:t>l</w:t>
      </w:r>
      <w:r w:rsidR="003F77A3">
        <w:rPr>
          <w:rFonts w:ascii="Apple Garamond Light" w:hAnsi="Apple Garamond Light"/>
          <w:lang w:val="es-MX"/>
        </w:rPr>
        <w:t>os</w:t>
      </w:r>
      <w:r w:rsidR="00945944">
        <w:rPr>
          <w:rFonts w:ascii="Apple Garamond Light" w:hAnsi="Apple Garamond Light"/>
          <w:lang w:val="es-MX"/>
        </w:rPr>
        <w:t xml:space="preserve"> </w:t>
      </w:r>
      <w:r>
        <w:rPr>
          <w:rFonts w:ascii="Apple Garamond Light" w:hAnsi="Apple Garamond Light"/>
          <w:lang w:val="es-MX"/>
        </w:rPr>
        <w:t>Dr. Pablo Reyes y Dr. Alejandro Weinstein, por compartir sus conocimientos, experiencia y fortalecer mi formación.</w:t>
      </w:r>
    </w:p>
    <w:p w14:paraId="06B0F19F" w14:textId="77777777" w:rsidR="00A411C9" w:rsidRDefault="00A411C9" w:rsidP="002723DE">
      <w:pPr>
        <w:rPr>
          <w:rFonts w:ascii="Apple Garamond Light" w:hAnsi="Apple Garamond Light"/>
          <w:lang w:val="es-MX"/>
        </w:rPr>
      </w:pPr>
    </w:p>
    <w:p w14:paraId="17A37E4A" w14:textId="2E4E912C" w:rsidR="00A411C9" w:rsidRPr="00EE342F" w:rsidRDefault="00A411C9" w:rsidP="002723DE">
      <w:pPr>
        <w:rPr>
          <w:rFonts w:ascii="Apple Garamond Light" w:hAnsi="Apple Garamond Light"/>
          <w:lang w:val="es-MX"/>
        </w:rPr>
      </w:pPr>
      <w:r>
        <w:rPr>
          <w:rFonts w:ascii="Apple Garamond Light" w:hAnsi="Apple Garamond Light"/>
          <w:lang w:val="es-MX"/>
        </w:rPr>
        <w:t>A todos ellos, muchas gracias por compartir su tiempo conmigo.</w:t>
      </w:r>
    </w:p>
    <w:p w14:paraId="0A52CF3E" w14:textId="77777777" w:rsidR="001A5881" w:rsidRPr="00EE342F" w:rsidRDefault="001A5881">
      <w:pPr>
        <w:rPr>
          <w:rFonts w:ascii="Apple Garamond Light" w:hAnsi="Apple Garamond Light"/>
          <w:lang w:val="es-MX"/>
        </w:rPr>
        <w:sectPr w:rsidR="001A5881" w:rsidRPr="00EE342F">
          <w:pgSz w:w="12240" w:h="15840"/>
          <w:pgMar w:top="1814" w:right="2722" w:bottom="1440" w:left="1474" w:header="720" w:footer="720" w:gutter="0"/>
          <w:cols w:space="720"/>
          <w:titlePg/>
        </w:sectPr>
      </w:pPr>
    </w:p>
    <w:p w14:paraId="25E52610" w14:textId="77777777" w:rsidR="001A5881" w:rsidRPr="002254FE" w:rsidRDefault="00CD577A" w:rsidP="008169C7">
      <w:pPr>
        <w:jc w:val="center"/>
        <w:rPr>
          <w:rFonts w:ascii="Apple Garamond Light" w:hAnsi="Apple Garamond Light"/>
          <w:sz w:val="22"/>
          <w:szCs w:val="22"/>
          <w:lang w:val="es-MX"/>
        </w:rPr>
      </w:pPr>
      <w:r>
        <w:rPr>
          <w:noProof/>
          <w:lang w:eastAsia="ko-KR"/>
        </w:rPr>
        <w:lastRenderedPageBreak/>
        <w:pict w14:anchorId="3C09E3DB">
          <v:roundrect id="AutoShape 8" o:spid="_x0000_s1027" style="position:absolute;left:0;text-align:left;margin-left:47.5pt;margin-top:23.5pt;width:517.25pt;height:735.7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" filled="f" fillcolor="#f2f2f2" strokeweight="1pt">
            <w10:wrap anchorx="page" anchory="page"/>
          </v:roundrect>
        </w:pict>
      </w:r>
      <w:r w:rsidR="001A5881" w:rsidRPr="002254FE">
        <w:rPr>
          <w:rFonts w:ascii="Apple Garamond Light" w:hAnsi="Apple Garamond Light"/>
        </w:rPr>
        <w:t>Resumen</w:t>
      </w:r>
    </w:p>
    <w:p w14:paraId="62F1F18D" w14:textId="77777777" w:rsidR="001A5881" w:rsidRPr="002254FE" w:rsidRDefault="00AB0606" w:rsidP="008169C7">
      <w:pPr>
        <w:rPr>
          <w:rFonts w:ascii="Apple Garamond Light" w:hAnsi="Apple Garamond Light"/>
          <w:sz w:val="22"/>
          <w:szCs w:val="22"/>
        </w:rPr>
      </w:pPr>
      <w:r>
        <w:rPr>
          <w:rFonts w:ascii="Apple Garamond Light" w:hAnsi="Apple Garamond Light"/>
          <w:sz w:val="22"/>
          <w:szCs w:val="22"/>
        </w:rPr>
        <w:t>Palabras claves</w:t>
      </w:r>
      <w:r w:rsidR="001A5881" w:rsidRPr="002254FE">
        <w:rPr>
          <w:rFonts w:ascii="Apple Garamond Light" w:hAnsi="Apple Garamond Light"/>
          <w:sz w:val="22"/>
          <w:szCs w:val="22"/>
        </w:rPr>
        <w:t>:</w:t>
      </w:r>
      <w:r>
        <w:rPr>
          <w:rFonts w:ascii="Apple Garamond Light" w:hAnsi="Apple Garamond Light"/>
          <w:sz w:val="22"/>
          <w:szCs w:val="22"/>
        </w:rPr>
        <w:t xml:space="preserve"> Ambulatorio, Biomecánica, Sensores Inerciales.</w:t>
      </w:r>
    </w:p>
    <w:p w14:paraId="7168BDFC" w14:textId="52E064E2" w:rsidR="00C82865" w:rsidRDefault="001A5881" w:rsidP="001A5BB6">
      <w:pPr>
        <w:pStyle w:val="TTAbstract"/>
        <w:jc w:val="both"/>
        <w:rPr>
          <w:rFonts w:ascii="Apple Garamond Light" w:hAnsi="Apple Garamond Light"/>
          <w:b w:val="0"/>
        </w:rPr>
      </w:pPr>
      <w:r>
        <w:t xml:space="preserve">Resumen: </w:t>
      </w:r>
      <w:r w:rsidR="00C82865" w:rsidRPr="00C82865">
        <w:rPr>
          <w:rFonts w:ascii="Apple Garamond Light" w:hAnsi="Apple Garamond Light"/>
          <w:b w:val="0"/>
        </w:rPr>
        <w:t xml:space="preserve">Los sensores inerciales se han </w:t>
      </w:r>
      <w:del w:id="2" w:author="SSepulveda" w:date="2014-12-16T04:40:00Z">
        <w:r w:rsidR="00C82865" w:rsidRPr="00C82865" w:rsidDel="00CB4401">
          <w:rPr>
            <w:rFonts w:ascii="Apple Garamond Light" w:hAnsi="Apple Garamond Light"/>
            <w:b w:val="0"/>
          </w:rPr>
          <w:delText xml:space="preserve">vuelto </w:delText>
        </w:r>
      </w:del>
      <w:ins w:id="3" w:author="SSepulveda" w:date="2014-12-16T04:40:00Z">
        <w:r w:rsidR="00CB4401">
          <w:rPr>
            <w:rFonts w:ascii="Apple Garamond Light" w:hAnsi="Apple Garamond Light"/>
            <w:b w:val="0"/>
          </w:rPr>
          <w:t>convertido en</w:t>
        </w:r>
        <w:r w:rsidR="00CB4401" w:rsidRPr="00C82865">
          <w:rPr>
            <w:rFonts w:ascii="Apple Garamond Light" w:hAnsi="Apple Garamond Light"/>
            <w:b w:val="0"/>
          </w:rPr>
          <w:t xml:space="preserve"> </w:t>
        </w:r>
      </w:ins>
      <w:r w:rsidR="00C82865" w:rsidRPr="00C82865">
        <w:rPr>
          <w:rFonts w:ascii="Apple Garamond Light" w:hAnsi="Apple Garamond Light"/>
          <w:b w:val="0"/>
        </w:rPr>
        <w:t>una alternativa interesante para el estudio</w:t>
      </w:r>
      <w:r w:rsidR="00C82865">
        <w:rPr>
          <w:rFonts w:ascii="Apple Garamond Light" w:hAnsi="Apple Garamond Light"/>
          <w:b w:val="0"/>
        </w:rPr>
        <w:t xml:space="preserve"> del movimiento humano. El avan</w:t>
      </w:r>
      <w:r w:rsidR="00C82865" w:rsidRPr="00C82865">
        <w:rPr>
          <w:rFonts w:ascii="Apple Garamond Light" w:hAnsi="Apple Garamond Light"/>
          <w:b w:val="0"/>
        </w:rPr>
        <w:t>ce tecnológico de los Microelectromechanical Systems (MEMS) ha permitido obtener mejores características técnicas y mayor accesibilidad. Usando esta tecnología, los Inertial Measurement Unit (IMU)</w:t>
      </w:r>
      <w:r w:rsidR="00C82865">
        <w:rPr>
          <w:rFonts w:ascii="Apple Garamond Light" w:hAnsi="Apple Garamond Light"/>
          <w:b w:val="0"/>
        </w:rPr>
        <w:t xml:space="preserve"> </w:t>
      </w:r>
      <w:r w:rsidR="00C82865" w:rsidRPr="00C82865">
        <w:rPr>
          <w:rFonts w:ascii="Apple Garamond Light" w:hAnsi="Apple Garamond Light"/>
          <w:b w:val="0"/>
        </w:rPr>
        <w:t>son dispositivos pequeños que integran sensores inerciales como acelerómetros</w:t>
      </w:r>
      <w:ins w:id="4" w:author="SSepulveda" w:date="2014-12-16T04:33:00Z">
        <w:r w:rsidR="0012584C">
          <w:rPr>
            <w:rFonts w:ascii="Apple Garamond Light" w:hAnsi="Apple Garamond Light"/>
            <w:b w:val="0"/>
          </w:rPr>
          <w:t xml:space="preserve"> y</w:t>
        </w:r>
      </w:ins>
      <w:del w:id="5" w:author="SSepulveda" w:date="2014-12-16T04:33:00Z">
        <w:r w:rsidR="00C82865" w:rsidRPr="00C82865" w:rsidDel="0012584C">
          <w:rPr>
            <w:rFonts w:ascii="Apple Garamond Light" w:hAnsi="Apple Garamond Light"/>
            <w:b w:val="0"/>
          </w:rPr>
          <w:delText>,</w:delText>
        </w:r>
      </w:del>
      <w:r w:rsidR="00C82865" w:rsidRPr="00C82865">
        <w:rPr>
          <w:rFonts w:ascii="Apple Garamond Light" w:hAnsi="Apple Garamond Light"/>
          <w:b w:val="0"/>
        </w:rPr>
        <w:t xml:space="preserve"> </w:t>
      </w:r>
      <w:r w:rsidR="005644D2">
        <w:rPr>
          <w:rFonts w:ascii="Apple Garamond Light" w:hAnsi="Apple Garamond Light"/>
          <w:b w:val="0"/>
        </w:rPr>
        <w:t>giroscopios</w:t>
      </w:r>
      <w:r w:rsidR="00C82865">
        <w:rPr>
          <w:rFonts w:ascii="Apple Garamond Light" w:hAnsi="Apple Garamond Light"/>
          <w:b w:val="0"/>
        </w:rPr>
        <w:t>. Me</w:t>
      </w:r>
      <w:r w:rsidR="00C82865" w:rsidRPr="00C82865">
        <w:rPr>
          <w:rFonts w:ascii="Apple Garamond Light" w:hAnsi="Apple Garamond Light"/>
          <w:b w:val="0"/>
        </w:rPr>
        <w:t xml:space="preserve">diante la fusión de sus variables, permiten estimar la </w:t>
      </w:r>
      <w:r w:rsidR="005644D2">
        <w:rPr>
          <w:rFonts w:ascii="Apple Garamond Light" w:hAnsi="Apple Garamond Light"/>
          <w:b w:val="0"/>
        </w:rPr>
        <w:t>postura</w:t>
      </w:r>
      <w:r w:rsidR="00C82865" w:rsidRPr="00C82865">
        <w:rPr>
          <w:rFonts w:ascii="Apple Garamond Light" w:hAnsi="Apple Garamond Light"/>
          <w:b w:val="0"/>
        </w:rPr>
        <w:t xml:space="preserve"> del IMU en el espacio</w:t>
      </w:r>
      <w:r w:rsidR="005644D2">
        <w:rPr>
          <w:rFonts w:ascii="Apple Garamond Light" w:hAnsi="Apple Garamond Light"/>
          <w:b w:val="0"/>
        </w:rPr>
        <w:t>, respecto a un marco de referencia propio o utilizando el marco terrestre</w:t>
      </w:r>
      <w:r w:rsidR="00C82865" w:rsidRPr="00C82865">
        <w:rPr>
          <w:rFonts w:ascii="Apple Garamond Light" w:hAnsi="Apple Garamond Light"/>
          <w:b w:val="0"/>
        </w:rPr>
        <w:t>. En la actualidad, el</w:t>
      </w:r>
      <w:r w:rsidR="00C82865">
        <w:rPr>
          <w:rFonts w:ascii="Apple Garamond Light" w:hAnsi="Apple Garamond Light"/>
          <w:b w:val="0"/>
        </w:rPr>
        <w:t xml:space="preserve"> </w:t>
      </w:r>
      <w:r w:rsidR="00C82865" w:rsidRPr="00C82865">
        <w:rPr>
          <w:rFonts w:ascii="Apple Garamond Light" w:hAnsi="Apple Garamond Light"/>
          <w:b w:val="0"/>
        </w:rPr>
        <w:t xml:space="preserve">estudio del movimiento </w:t>
      </w:r>
      <w:r w:rsidR="005644D2">
        <w:rPr>
          <w:rFonts w:ascii="Apple Garamond Light" w:hAnsi="Apple Garamond Light"/>
          <w:b w:val="0"/>
        </w:rPr>
        <w:t xml:space="preserve">por métodos </w:t>
      </w:r>
      <w:r w:rsidR="00C82865">
        <w:rPr>
          <w:rFonts w:ascii="Apple Garamond Light" w:hAnsi="Apple Garamond Light"/>
          <w:b w:val="0"/>
        </w:rPr>
        <w:t xml:space="preserve">ópticos </w:t>
      </w:r>
      <w:r w:rsidR="00C82865" w:rsidRPr="00C82865">
        <w:rPr>
          <w:rFonts w:ascii="Apple Garamond Light" w:hAnsi="Apple Garamond Light"/>
          <w:b w:val="0"/>
        </w:rPr>
        <w:t>está confinado a entornos de laboratorio, donde se realizan cap</w:t>
      </w:r>
      <w:r w:rsidR="00C82865">
        <w:rPr>
          <w:rFonts w:ascii="Apple Garamond Light" w:hAnsi="Apple Garamond Light"/>
          <w:b w:val="0"/>
        </w:rPr>
        <w:t xml:space="preserve">turas del movimiento utilizando </w:t>
      </w:r>
      <w:r w:rsidR="00C82865" w:rsidRPr="00C82865">
        <w:rPr>
          <w:rFonts w:ascii="Apple Garamond Light" w:hAnsi="Apple Garamond Light"/>
          <w:b w:val="0"/>
        </w:rPr>
        <w:t>imagen y vídeo, que junto a marcadores ubicados en el cuerpo permiten medir, dentro del alcance</w:t>
      </w:r>
      <w:r w:rsidR="001A5BB6">
        <w:rPr>
          <w:rFonts w:ascii="Apple Garamond Light" w:hAnsi="Apple Garamond Light"/>
          <w:b w:val="0"/>
        </w:rPr>
        <w:t xml:space="preserve"> </w:t>
      </w:r>
      <w:r w:rsidR="00C82865" w:rsidRPr="00C82865">
        <w:rPr>
          <w:rFonts w:ascii="Apple Garamond Light" w:hAnsi="Apple Garamond Light"/>
          <w:b w:val="0"/>
        </w:rPr>
        <w:t>visual del sistema, los movimientos efectuados por el sujeto de estudio. Utilizando sen</w:t>
      </w:r>
      <w:r w:rsidR="001A5BB6">
        <w:rPr>
          <w:rFonts w:ascii="Apple Garamond Light" w:hAnsi="Apple Garamond Light"/>
          <w:b w:val="0"/>
        </w:rPr>
        <w:t>sores inerciales, es posible se</w:t>
      </w:r>
      <w:r w:rsidR="00C82865" w:rsidRPr="00C82865">
        <w:rPr>
          <w:rFonts w:ascii="Apple Garamond Light" w:hAnsi="Apple Garamond Light"/>
          <w:b w:val="0"/>
        </w:rPr>
        <w:t xml:space="preserve">guir al sujeto fuera del laboratorio y realizar la captura del movimiento en </w:t>
      </w:r>
      <w:r w:rsidR="005644D2">
        <w:rPr>
          <w:rFonts w:ascii="Apple Garamond Light" w:hAnsi="Apple Garamond Light"/>
          <w:b w:val="0"/>
        </w:rPr>
        <w:t>el hogar</w:t>
      </w:r>
      <w:r w:rsidR="00C82865" w:rsidRPr="00C82865">
        <w:rPr>
          <w:rFonts w:ascii="Apple Garamond Light" w:hAnsi="Apple Garamond Light"/>
          <w:b w:val="0"/>
        </w:rPr>
        <w:t xml:space="preserve"> del paciente, mientras el deportista</w:t>
      </w:r>
      <w:r w:rsidR="001A5BB6">
        <w:rPr>
          <w:rFonts w:ascii="Apple Garamond Light" w:hAnsi="Apple Garamond Light"/>
          <w:b w:val="0"/>
        </w:rPr>
        <w:t xml:space="preserve"> entrena en </w:t>
      </w:r>
      <w:r w:rsidR="005644D2">
        <w:rPr>
          <w:rFonts w:ascii="Apple Garamond Light" w:hAnsi="Apple Garamond Light"/>
          <w:b w:val="0"/>
        </w:rPr>
        <w:t xml:space="preserve">un </w:t>
      </w:r>
      <w:r w:rsidR="001A5BB6">
        <w:rPr>
          <w:rFonts w:ascii="Apple Garamond Light" w:hAnsi="Apple Garamond Light"/>
          <w:b w:val="0"/>
        </w:rPr>
        <w:t>ambiente</w:t>
      </w:r>
      <w:r w:rsidR="00C82865" w:rsidRPr="00C82865">
        <w:rPr>
          <w:rFonts w:ascii="Apple Garamond Light" w:hAnsi="Apple Garamond Light"/>
          <w:b w:val="0"/>
        </w:rPr>
        <w:t xml:space="preserve"> </w:t>
      </w:r>
      <w:r w:rsidR="005644D2">
        <w:rPr>
          <w:rFonts w:ascii="Apple Garamond Light" w:hAnsi="Apple Garamond Light"/>
          <w:b w:val="0"/>
        </w:rPr>
        <w:t xml:space="preserve">específico </w:t>
      </w:r>
      <w:r w:rsidR="00C82865" w:rsidRPr="00C82865">
        <w:rPr>
          <w:rFonts w:ascii="Apple Garamond Light" w:hAnsi="Apple Garamond Light"/>
          <w:b w:val="0"/>
        </w:rPr>
        <w:t>o en el lugar que el sujeto de estudio trabaja.</w:t>
      </w:r>
    </w:p>
    <w:p w14:paraId="32E765C6" w14:textId="4974CB82" w:rsidR="001A5BB6" w:rsidRDefault="001A5BB6">
      <w:pPr>
        <w:pStyle w:val="TTAbstract"/>
        <w:jc w:val="both"/>
        <w:rPr>
          <w:rFonts w:ascii="Apple Garamond Light" w:hAnsi="Apple Garamond Light"/>
          <w:b w:val="0"/>
        </w:rPr>
      </w:pPr>
      <w:r>
        <w:rPr>
          <w:rFonts w:ascii="Apple Garamond Light" w:hAnsi="Apple Garamond Light"/>
          <w:b w:val="0"/>
        </w:rPr>
        <w:t>En este trabajo se propone el desarrollo de un prototipo para una plataforma de captura de movimiento ambulatorio por medio de sensores inerciales, estableciendo requerimientos específico</w:t>
      </w:r>
      <w:ins w:id="6" w:author="SSepulveda" w:date="2014-12-16T04:35:00Z">
        <w:r w:rsidR="0012584C">
          <w:rPr>
            <w:rFonts w:ascii="Apple Garamond Light" w:hAnsi="Apple Garamond Light"/>
            <w:b w:val="0"/>
          </w:rPr>
          <w:t>s</w:t>
        </w:r>
      </w:ins>
      <w:r>
        <w:rPr>
          <w:rFonts w:ascii="Apple Garamond Light" w:hAnsi="Apple Garamond Light"/>
          <w:b w:val="0"/>
        </w:rPr>
        <w:t xml:space="preserve"> para crear </w:t>
      </w:r>
      <w:del w:id="7" w:author="SSepulveda" w:date="2014-12-16T04:35:00Z">
        <w:r w:rsidDel="0012584C">
          <w:rPr>
            <w:rFonts w:ascii="Apple Garamond Light" w:hAnsi="Apple Garamond Light"/>
            <w:b w:val="0"/>
          </w:rPr>
          <w:delText>un</w:delText>
        </w:r>
      </w:del>
      <w:ins w:id="8" w:author="SSepulveda" w:date="2014-12-16T04:35:00Z">
        <w:r w:rsidR="0012584C">
          <w:rPr>
            <w:rFonts w:ascii="Apple Garamond Light" w:hAnsi="Apple Garamond Light"/>
            <w:b w:val="0"/>
          </w:rPr>
          <w:t>una</w:t>
        </w:r>
      </w:ins>
      <w:r>
        <w:rPr>
          <w:rFonts w:ascii="Apple Garamond Light" w:hAnsi="Apple Garamond Light"/>
          <w:b w:val="0"/>
        </w:rPr>
        <w:t xml:space="preserve"> plataforma realmente ambulatoria, como portabilidad, usabilidad y acceso a controlarla desde prácticamente cualquier dispositivo capaz de conectarse a una red WiFi, como </w:t>
      </w:r>
      <w:ins w:id="9" w:author="SSepulveda" w:date="2014-12-16T04:41:00Z">
        <w:r w:rsidR="008A5049">
          <w:rPr>
            <w:rFonts w:ascii="Apple Garamond Light" w:hAnsi="Apple Garamond Light"/>
            <w:b w:val="0"/>
            <w:i w:val="0"/>
          </w:rPr>
          <w:t xml:space="preserve">un </w:t>
        </w:r>
      </w:ins>
      <w:r w:rsidR="005644D2">
        <w:rPr>
          <w:rFonts w:ascii="Apple Garamond Light" w:hAnsi="Apple Garamond Light"/>
          <w:b w:val="0"/>
        </w:rPr>
        <w:t>Smartphone</w:t>
      </w:r>
      <w:r>
        <w:rPr>
          <w:rFonts w:ascii="Apple Garamond Light" w:hAnsi="Apple Garamond Light"/>
          <w:b w:val="0"/>
        </w:rPr>
        <w:t xml:space="preserve">, </w:t>
      </w:r>
      <w:r w:rsidR="005644D2">
        <w:rPr>
          <w:rFonts w:ascii="Apple Garamond Light" w:hAnsi="Apple Garamond Light"/>
          <w:b w:val="0"/>
        </w:rPr>
        <w:t>Tablet</w:t>
      </w:r>
      <w:r>
        <w:rPr>
          <w:rFonts w:ascii="Apple Garamond Light" w:hAnsi="Apple Garamond Light"/>
          <w:b w:val="0"/>
        </w:rPr>
        <w:t xml:space="preserve"> o</w:t>
      </w:r>
      <w:r w:rsidR="005644D2">
        <w:rPr>
          <w:rFonts w:ascii="Apple Garamond Light" w:hAnsi="Apple Garamond Light"/>
          <w:b w:val="0"/>
        </w:rPr>
        <w:t xml:space="preserve"> un computador</w:t>
      </w:r>
      <w:r>
        <w:rPr>
          <w:rFonts w:ascii="Apple Garamond Light" w:hAnsi="Apple Garamond Light"/>
          <w:b w:val="0"/>
        </w:rPr>
        <w:t>.</w:t>
      </w:r>
    </w:p>
    <w:p w14:paraId="3E101F57" w14:textId="38B3F8A5" w:rsidR="001A5BB6" w:rsidRDefault="001A5BB6">
      <w:pPr>
        <w:pStyle w:val="TTAbstract"/>
        <w:jc w:val="both"/>
        <w:rPr>
          <w:rFonts w:ascii="Apple Garamond Light" w:hAnsi="Apple Garamond Light"/>
          <w:b w:val="0"/>
        </w:rPr>
      </w:pPr>
      <w:r>
        <w:rPr>
          <w:rFonts w:ascii="Apple Garamond Light" w:hAnsi="Apple Garamond Light"/>
          <w:b w:val="0"/>
        </w:rPr>
        <w:t xml:space="preserve">La metodología de desarrollo propuesta permite segmentar la problemática de captura del movimiento, acotándolo a unidades modulares de desarrollo. Adicionalmente, se detallan las problemáticas encontradas con las diferentes plataformas de desarrollo </w:t>
      </w:r>
      <w:r w:rsidR="005644D2">
        <w:rPr>
          <w:rFonts w:ascii="Apple Garamond Light" w:hAnsi="Apple Garamond Light"/>
          <w:b w:val="0"/>
        </w:rPr>
        <w:t xml:space="preserve">utilizadas </w:t>
      </w:r>
      <w:r>
        <w:rPr>
          <w:rFonts w:ascii="Apple Garamond Light" w:hAnsi="Apple Garamond Light"/>
          <w:b w:val="0"/>
        </w:rPr>
        <w:t>y el uso de las tecnologías de comunicación.</w:t>
      </w:r>
    </w:p>
    <w:p w14:paraId="776A5335" w14:textId="5C7240FC" w:rsidR="001A5BB6" w:rsidRDefault="001A5BB6">
      <w:pPr>
        <w:pStyle w:val="TTAbstract"/>
        <w:jc w:val="both"/>
        <w:rPr>
          <w:rFonts w:ascii="Apple Garamond Light" w:hAnsi="Apple Garamond Light"/>
          <w:b w:val="0"/>
        </w:rPr>
      </w:pPr>
      <w:r>
        <w:rPr>
          <w:rFonts w:ascii="Apple Garamond Light" w:hAnsi="Apple Garamond Light"/>
          <w:b w:val="0"/>
        </w:rPr>
        <w:t>Los resultados muestran que el diseño propuesto cumple con los objetivos y requisitos propuestos, asegurando modularidad tanto en hardware, software y arquitectura. El dispositivo fue proba</w:t>
      </w:r>
      <w:del w:id="10" w:author="SSepulveda" w:date="2014-12-16T04:36:00Z">
        <w:r w:rsidDel="0012584C">
          <w:rPr>
            <w:rFonts w:ascii="Apple Garamond Light" w:hAnsi="Apple Garamond Light"/>
            <w:b w:val="0"/>
          </w:rPr>
          <w:delText>n</w:delText>
        </w:r>
      </w:del>
      <w:r>
        <w:rPr>
          <w:rFonts w:ascii="Apple Garamond Light" w:hAnsi="Apple Garamond Light"/>
          <w:b w:val="0"/>
        </w:rPr>
        <w:t>do para adquirir datos en un estudio de Biomecánica en Colombia, logrando con éxito el registro y control de la plataforma con los medios propuestos.</w:t>
      </w:r>
    </w:p>
    <w:p w14:paraId="23697300" w14:textId="77777777" w:rsidR="001A5881" w:rsidRPr="0021411F" w:rsidRDefault="001A5881" w:rsidP="008169C7">
      <w:pPr>
        <w:rPr>
          <w:rFonts w:ascii="Cambria" w:hAnsi="Cambria"/>
          <w:sz w:val="32"/>
        </w:rPr>
      </w:pPr>
    </w:p>
    <w:p w14:paraId="1F6D7BFA" w14:textId="77777777" w:rsidR="001A5881" w:rsidRPr="00EE342F" w:rsidRDefault="001A5881">
      <w:pPr>
        <w:rPr>
          <w:rFonts w:ascii="Apple Garamond Light" w:hAnsi="Apple Garamond Light"/>
          <w:lang w:val="es-MX"/>
        </w:rPr>
        <w:sectPr w:rsidR="001A5881" w:rsidRPr="00EE342F">
          <w:type w:val="oddPage"/>
          <w:pgSz w:w="12240" w:h="15840"/>
          <w:pgMar w:top="1814" w:right="2722" w:bottom="1440" w:left="1474" w:header="720" w:footer="720" w:gutter="0"/>
          <w:cols w:space="720"/>
          <w:titlePg/>
        </w:sectPr>
      </w:pPr>
    </w:p>
    <w:p w14:paraId="36BC0E7A" w14:textId="0AA546EA" w:rsidR="001A5881" w:rsidRPr="00EE342F" w:rsidRDefault="001A5881" w:rsidP="00C41DE4">
      <w:pPr>
        <w:jc w:val="center"/>
        <w:rPr>
          <w:rFonts w:ascii="Apple Garamond" w:hAnsi="Apple Garamond"/>
          <w:b/>
          <w:sz w:val="40"/>
          <w:lang w:val="en-US"/>
        </w:rPr>
      </w:pPr>
      <w:r w:rsidRPr="00EA0C94">
        <w:rPr>
          <w:rFonts w:ascii="Apple Garamond" w:hAnsi="Apple Garamond"/>
          <w:b/>
          <w:sz w:val="40"/>
        </w:rPr>
        <w:lastRenderedPageBreak/>
        <w:t>Tabla de Contenidos</w:t>
      </w:r>
    </w:p>
    <w:sdt>
      <w:sdtPr>
        <w:rPr>
          <w:rFonts w:ascii="Times New Roman" w:hAnsi="Times New Roman"/>
          <w:b w:val="0"/>
          <w:color w:val="auto"/>
          <w:sz w:val="24"/>
          <w:szCs w:val="24"/>
          <w:lang w:val="es-ES" w:eastAsia="es-ES_tradnl"/>
        </w:rPr>
        <w:id w:val="1576463666"/>
        <w:docPartObj>
          <w:docPartGallery w:val="Table of Contents"/>
          <w:docPartUnique/>
        </w:docPartObj>
      </w:sdtPr>
      <w:sdtEndPr>
        <w:rPr>
          <w:bCs/>
          <w:noProof/>
          <w:lang w:val="es-CL"/>
        </w:rPr>
      </w:sdtEndPr>
      <w:sdtContent>
        <w:p w14:paraId="45B6B06F" w14:textId="3800DEBE" w:rsidR="00905B55" w:rsidRDefault="00905B55">
          <w:pPr>
            <w:pStyle w:val="TtulodeTDC"/>
          </w:pPr>
        </w:p>
        <w:p w14:paraId="2EEC1727" w14:textId="77777777" w:rsidR="00796781" w:rsidRDefault="0062370F">
          <w:pPr>
            <w:pStyle w:val="TDC1"/>
            <w:tabs>
              <w:tab w:val="left" w:pos="480"/>
              <w:tab w:val="right" w:pos="8039"/>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404230828" w:history="1">
            <w:r w:rsidR="00796781" w:rsidRPr="00820EE9">
              <w:rPr>
                <w:rStyle w:val="Hipervnculo"/>
                <w:noProof/>
              </w:rPr>
              <w:t>1.</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Introducción</w:t>
            </w:r>
            <w:r w:rsidR="00796781">
              <w:rPr>
                <w:noProof/>
                <w:webHidden/>
              </w:rPr>
              <w:tab/>
            </w:r>
            <w:r w:rsidR="00796781">
              <w:rPr>
                <w:noProof/>
                <w:webHidden/>
              </w:rPr>
              <w:fldChar w:fldCharType="begin"/>
            </w:r>
            <w:r w:rsidR="00796781">
              <w:rPr>
                <w:noProof/>
                <w:webHidden/>
              </w:rPr>
              <w:instrText xml:space="preserve"> PAGEREF _Toc404230828 \h </w:instrText>
            </w:r>
            <w:r w:rsidR="00796781">
              <w:rPr>
                <w:noProof/>
                <w:webHidden/>
              </w:rPr>
            </w:r>
            <w:r w:rsidR="00796781">
              <w:rPr>
                <w:noProof/>
                <w:webHidden/>
              </w:rPr>
              <w:fldChar w:fldCharType="separate"/>
            </w:r>
            <w:r w:rsidR="00CA29B9">
              <w:rPr>
                <w:noProof/>
                <w:webHidden/>
              </w:rPr>
              <w:t>1</w:t>
            </w:r>
            <w:r w:rsidR="00796781">
              <w:rPr>
                <w:noProof/>
                <w:webHidden/>
              </w:rPr>
              <w:fldChar w:fldCharType="end"/>
            </w:r>
          </w:hyperlink>
        </w:p>
        <w:p w14:paraId="3240F3E8" w14:textId="77777777" w:rsidR="00796781" w:rsidRDefault="00CD577A">
          <w:pPr>
            <w:pStyle w:val="TDC2"/>
            <w:tabs>
              <w:tab w:val="right" w:pos="8039"/>
            </w:tabs>
            <w:rPr>
              <w:rFonts w:asciiTheme="minorHAnsi" w:eastAsiaTheme="minorEastAsia" w:hAnsiTheme="minorHAnsi" w:cstheme="minorBidi"/>
              <w:noProof/>
              <w:lang w:val="en-US" w:eastAsia="en-US"/>
            </w:rPr>
          </w:pPr>
          <w:hyperlink w:anchor="_Toc404230829" w:history="1">
            <w:r w:rsidR="00796781" w:rsidRPr="00820EE9">
              <w:rPr>
                <w:rStyle w:val="Hipervnculo"/>
                <w:noProof/>
              </w:rPr>
              <w:t>1.1. Objetivo General</w:t>
            </w:r>
            <w:r w:rsidR="00796781">
              <w:rPr>
                <w:noProof/>
                <w:webHidden/>
              </w:rPr>
              <w:tab/>
            </w:r>
            <w:r w:rsidR="00796781">
              <w:rPr>
                <w:noProof/>
                <w:webHidden/>
              </w:rPr>
              <w:fldChar w:fldCharType="begin"/>
            </w:r>
            <w:r w:rsidR="00796781">
              <w:rPr>
                <w:noProof/>
                <w:webHidden/>
              </w:rPr>
              <w:instrText xml:space="preserve"> PAGEREF _Toc404230829 \h </w:instrText>
            </w:r>
            <w:r w:rsidR="00796781">
              <w:rPr>
                <w:noProof/>
                <w:webHidden/>
              </w:rPr>
            </w:r>
            <w:r w:rsidR="00796781">
              <w:rPr>
                <w:noProof/>
                <w:webHidden/>
              </w:rPr>
              <w:fldChar w:fldCharType="separate"/>
            </w:r>
            <w:r w:rsidR="00CA29B9">
              <w:rPr>
                <w:noProof/>
                <w:webHidden/>
              </w:rPr>
              <w:t>2</w:t>
            </w:r>
            <w:r w:rsidR="00796781">
              <w:rPr>
                <w:noProof/>
                <w:webHidden/>
              </w:rPr>
              <w:fldChar w:fldCharType="end"/>
            </w:r>
          </w:hyperlink>
        </w:p>
        <w:p w14:paraId="00D9E2BA" w14:textId="77777777" w:rsidR="00796781" w:rsidRDefault="00CD577A">
          <w:pPr>
            <w:pStyle w:val="TDC2"/>
            <w:tabs>
              <w:tab w:val="right" w:pos="8039"/>
            </w:tabs>
            <w:rPr>
              <w:rFonts w:asciiTheme="minorHAnsi" w:eastAsiaTheme="minorEastAsia" w:hAnsiTheme="minorHAnsi" w:cstheme="minorBidi"/>
              <w:noProof/>
              <w:lang w:val="en-US" w:eastAsia="en-US"/>
            </w:rPr>
          </w:pPr>
          <w:hyperlink w:anchor="_Toc404230830" w:history="1">
            <w:r w:rsidR="00796781" w:rsidRPr="00820EE9">
              <w:rPr>
                <w:rStyle w:val="Hipervnculo"/>
                <w:noProof/>
              </w:rPr>
              <w:t>1.2. Objetivo especifico</w:t>
            </w:r>
            <w:r w:rsidR="00796781">
              <w:rPr>
                <w:noProof/>
                <w:webHidden/>
              </w:rPr>
              <w:tab/>
            </w:r>
            <w:r w:rsidR="00796781">
              <w:rPr>
                <w:noProof/>
                <w:webHidden/>
              </w:rPr>
              <w:fldChar w:fldCharType="begin"/>
            </w:r>
            <w:r w:rsidR="00796781">
              <w:rPr>
                <w:noProof/>
                <w:webHidden/>
              </w:rPr>
              <w:instrText xml:space="preserve"> PAGEREF _Toc404230830 \h </w:instrText>
            </w:r>
            <w:r w:rsidR="00796781">
              <w:rPr>
                <w:noProof/>
                <w:webHidden/>
              </w:rPr>
            </w:r>
            <w:r w:rsidR="00796781">
              <w:rPr>
                <w:noProof/>
                <w:webHidden/>
              </w:rPr>
              <w:fldChar w:fldCharType="separate"/>
            </w:r>
            <w:r w:rsidR="00CA29B9">
              <w:rPr>
                <w:noProof/>
                <w:webHidden/>
              </w:rPr>
              <w:t>2</w:t>
            </w:r>
            <w:r w:rsidR="00796781">
              <w:rPr>
                <w:noProof/>
                <w:webHidden/>
              </w:rPr>
              <w:fldChar w:fldCharType="end"/>
            </w:r>
          </w:hyperlink>
        </w:p>
        <w:p w14:paraId="41DBAC12" w14:textId="77777777" w:rsidR="00796781" w:rsidRDefault="00CD577A">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31" w:history="1">
            <w:r w:rsidR="00796781" w:rsidRPr="00820EE9">
              <w:rPr>
                <w:rStyle w:val="Hipervnculo"/>
                <w:noProof/>
              </w:rPr>
              <w:t>2.</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Análisis de la problemática</w:t>
            </w:r>
            <w:r w:rsidR="00796781">
              <w:rPr>
                <w:noProof/>
                <w:webHidden/>
              </w:rPr>
              <w:tab/>
            </w:r>
            <w:r w:rsidR="00796781">
              <w:rPr>
                <w:noProof/>
                <w:webHidden/>
              </w:rPr>
              <w:fldChar w:fldCharType="begin"/>
            </w:r>
            <w:r w:rsidR="00796781">
              <w:rPr>
                <w:noProof/>
                <w:webHidden/>
              </w:rPr>
              <w:instrText xml:space="preserve"> PAGEREF _Toc404230831 \h </w:instrText>
            </w:r>
            <w:r w:rsidR="00796781">
              <w:rPr>
                <w:noProof/>
                <w:webHidden/>
              </w:rPr>
            </w:r>
            <w:r w:rsidR="00796781">
              <w:rPr>
                <w:noProof/>
                <w:webHidden/>
              </w:rPr>
              <w:fldChar w:fldCharType="separate"/>
            </w:r>
            <w:r w:rsidR="00CA29B9">
              <w:rPr>
                <w:noProof/>
                <w:webHidden/>
              </w:rPr>
              <w:t>3</w:t>
            </w:r>
            <w:r w:rsidR="00796781">
              <w:rPr>
                <w:noProof/>
                <w:webHidden/>
              </w:rPr>
              <w:fldChar w:fldCharType="end"/>
            </w:r>
          </w:hyperlink>
        </w:p>
        <w:p w14:paraId="236518B7" w14:textId="77777777" w:rsidR="00796781" w:rsidRDefault="00CD577A">
          <w:pPr>
            <w:pStyle w:val="TDC2"/>
            <w:tabs>
              <w:tab w:val="right" w:pos="8039"/>
            </w:tabs>
            <w:rPr>
              <w:rFonts w:asciiTheme="minorHAnsi" w:eastAsiaTheme="minorEastAsia" w:hAnsiTheme="minorHAnsi" w:cstheme="minorBidi"/>
              <w:noProof/>
              <w:lang w:val="en-US" w:eastAsia="en-US"/>
            </w:rPr>
          </w:pPr>
          <w:hyperlink w:anchor="_Toc404230832" w:history="1">
            <w:r w:rsidR="00796781" w:rsidRPr="00820EE9">
              <w:rPr>
                <w:rStyle w:val="Hipervnculo"/>
                <w:noProof/>
              </w:rPr>
              <w:t>2.1. Estado del arte</w:t>
            </w:r>
            <w:r w:rsidR="00796781">
              <w:rPr>
                <w:noProof/>
                <w:webHidden/>
              </w:rPr>
              <w:tab/>
            </w:r>
            <w:r w:rsidR="00796781">
              <w:rPr>
                <w:noProof/>
                <w:webHidden/>
              </w:rPr>
              <w:fldChar w:fldCharType="begin"/>
            </w:r>
            <w:r w:rsidR="00796781">
              <w:rPr>
                <w:noProof/>
                <w:webHidden/>
              </w:rPr>
              <w:instrText xml:space="preserve"> PAGEREF _Toc404230832 \h </w:instrText>
            </w:r>
            <w:r w:rsidR="00796781">
              <w:rPr>
                <w:noProof/>
                <w:webHidden/>
              </w:rPr>
            </w:r>
            <w:r w:rsidR="00796781">
              <w:rPr>
                <w:noProof/>
                <w:webHidden/>
              </w:rPr>
              <w:fldChar w:fldCharType="separate"/>
            </w:r>
            <w:r w:rsidR="00CA29B9">
              <w:rPr>
                <w:noProof/>
                <w:webHidden/>
              </w:rPr>
              <w:t>5</w:t>
            </w:r>
            <w:r w:rsidR="00796781">
              <w:rPr>
                <w:noProof/>
                <w:webHidden/>
              </w:rPr>
              <w:fldChar w:fldCharType="end"/>
            </w:r>
          </w:hyperlink>
        </w:p>
        <w:p w14:paraId="7871F22E" w14:textId="77777777" w:rsidR="00796781" w:rsidRDefault="00CD577A">
          <w:pPr>
            <w:pStyle w:val="TDC3"/>
            <w:tabs>
              <w:tab w:val="right" w:pos="8039"/>
            </w:tabs>
            <w:rPr>
              <w:rFonts w:asciiTheme="minorHAnsi" w:eastAsiaTheme="minorEastAsia" w:hAnsiTheme="minorHAnsi" w:cstheme="minorBidi"/>
              <w:noProof/>
              <w:lang w:val="en-US" w:eastAsia="en-US"/>
            </w:rPr>
          </w:pPr>
          <w:hyperlink w:anchor="_Toc404230833" w:history="1">
            <w:r w:rsidR="00796781" w:rsidRPr="00820EE9">
              <w:rPr>
                <w:rStyle w:val="Hipervnculo"/>
                <w:noProof/>
              </w:rPr>
              <w:t>2.1.1. Respecto a los algoritmos de fusión</w:t>
            </w:r>
            <w:r w:rsidR="00796781">
              <w:rPr>
                <w:noProof/>
                <w:webHidden/>
              </w:rPr>
              <w:tab/>
            </w:r>
            <w:r w:rsidR="00796781">
              <w:rPr>
                <w:noProof/>
                <w:webHidden/>
              </w:rPr>
              <w:fldChar w:fldCharType="begin"/>
            </w:r>
            <w:r w:rsidR="00796781">
              <w:rPr>
                <w:noProof/>
                <w:webHidden/>
              </w:rPr>
              <w:instrText xml:space="preserve"> PAGEREF _Toc404230833 \h </w:instrText>
            </w:r>
            <w:r w:rsidR="00796781">
              <w:rPr>
                <w:noProof/>
                <w:webHidden/>
              </w:rPr>
            </w:r>
            <w:r w:rsidR="00796781">
              <w:rPr>
                <w:noProof/>
                <w:webHidden/>
              </w:rPr>
              <w:fldChar w:fldCharType="separate"/>
            </w:r>
            <w:r w:rsidR="00CA29B9">
              <w:rPr>
                <w:noProof/>
                <w:webHidden/>
              </w:rPr>
              <w:t>5</w:t>
            </w:r>
            <w:r w:rsidR="00796781">
              <w:rPr>
                <w:noProof/>
                <w:webHidden/>
              </w:rPr>
              <w:fldChar w:fldCharType="end"/>
            </w:r>
          </w:hyperlink>
        </w:p>
        <w:p w14:paraId="4664B669" w14:textId="77777777" w:rsidR="00796781" w:rsidRDefault="00CD577A">
          <w:pPr>
            <w:pStyle w:val="TDC3"/>
            <w:tabs>
              <w:tab w:val="right" w:pos="8039"/>
            </w:tabs>
            <w:rPr>
              <w:rFonts w:asciiTheme="minorHAnsi" w:eastAsiaTheme="minorEastAsia" w:hAnsiTheme="minorHAnsi" w:cstheme="minorBidi"/>
              <w:noProof/>
              <w:lang w:val="en-US" w:eastAsia="en-US"/>
            </w:rPr>
          </w:pPr>
          <w:hyperlink w:anchor="_Toc404230834" w:history="1">
            <w:r w:rsidR="00796781" w:rsidRPr="00820EE9">
              <w:rPr>
                <w:rStyle w:val="Hipervnculo"/>
                <w:noProof/>
              </w:rPr>
              <w:t>2.1.2. Respecto a la utilización EMG con IMU</w:t>
            </w:r>
            <w:r w:rsidR="00796781">
              <w:rPr>
                <w:noProof/>
                <w:webHidden/>
              </w:rPr>
              <w:tab/>
            </w:r>
            <w:r w:rsidR="00796781">
              <w:rPr>
                <w:noProof/>
                <w:webHidden/>
              </w:rPr>
              <w:fldChar w:fldCharType="begin"/>
            </w:r>
            <w:r w:rsidR="00796781">
              <w:rPr>
                <w:noProof/>
                <w:webHidden/>
              </w:rPr>
              <w:instrText xml:space="preserve"> PAGEREF _Toc404230834 \h </w:instrText>
            </w:r>
            <w:r w:rsidR="00796781">
              <w:rPr>
                <w:noProof/>
                <w:webHidden/>
              </w:rPr>
            </w:r>
            <w:r w:rsidR="00796781">
              <w:rPr>
                <w:noProof/>
                <w:webHidden/>
              </w:rPr>
              <w:fldChar w:fldCharType="separate"/>
            </w:r>
            <w:r w:rsidR="00CA29B9">
              <w:rPr>
                <w:noProof/>
                <w:webHidden/>
              </w:rPr>
              <w:t>6</w:t>
            </w:r>
            <w:r w:rsidR="00796781">
              <w:rPr>
                <w:noProof/>
                <w:webHidden/>
              </w:rPr>
              <w:fldChar w:fldCharType="end"/>
            </w:r>
          </w:hyperlink>
        </w:p>
        <w:p w14:paraId="20B6C2F9" w14:textId="77777777" w:rsidR="00796781" w:rsidRDefault="00CD577A">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35" w:history="1">
            <w:r w:rsidR="00796781" w:rsidRPr="00820EE9">
              <w:rPr>
                <w:rStyle w:val="Hipervnculo"/>
                <w:noProof/>
              </w:rPr>
              <w:t>3.</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Desarrollo de la propuesta</w:t>
            </w:r>
            <w:r w:rsidR="00796781">
              <w:rPr>
                <w:noProof/>
                <w:webHidden/>
              </w:rPr>
              <w:tab/>
            </w:r>
            <w:r w:rsidR="00796781">
              <w:rPr>
                <w:noProof/>
                <w:webHidden/>
              </w:rPr>
              <w:fldChar w:fldCharType="begin"/>
            </w:r>
            <w:r w:rsidR="00796781">
              <w:rPr>
                <w:noProof/>
                <w:webHidden/>
              </w:rPr>
              <w:instrText xml:space="preserve"> PAGEREF _Toc404230835 \h </w:instrText>
            </w:r>
            <w:r w:rsidR="00796781">
              <w:rPr>
                <w:noProof/>
                <w:webHidden/>
              </w:rPr>
            </w:r>
            <w:r w:rsidR="00796781">
              <w:rPr>
                <w:noProof/>
                <w:webHidden/>
              </w:rPr>
              <w:fldChar w:fldCharType="separate"/>
            </w:r>
            <w:r w:rsidR="00CA29B9">
              <w:rPr>
                <w:noProof/>
                <w:webHidden/>
              </w:rPr>
              <w:t>6</w:t>
            </w:r>
            <w:r w:rsidR="00796781">
              <w:rPr>
                <w:noProof/>
                <w:webHidden/>
              </w:rPr>
              <w:fldChar w:fldCharType="end"/>
            </w:r>
          </w:hyperlink>
        </w:p>
        <w:p w14:paraId="1E62825B" w14:textId="77777777" w:rsidR="00796781" w:rsidRDefault="00CD577A">
          <w:pPr>
            <w:pStyle w:val="TDC2"/>
            <w:tabs>
              <w:tab w:val="right" w:pos="8039"/>
            </w:tabs>
            <w:rPr>
              <w:rFonts w:asciiTheme="minorHAnsi" w:eastAsiaTheme="minorEastAsia" w:hAnsiTheme="minorHAnsi" w:cstheme="minorBidi"/>
              <w:noProof/>
              <w:lang w:val="en-US" w:eastAsia="en-US"/>
            </w:rPr>
          </w:pPr>
          <w:hyperlink w:anchor="_Toc404230836" w:history="1">
            <w:r w:rsidR="00796781" w:rsidRPr="00820EE9">
              <w:rPr>
                <w:rStyle w:val="Hipervnculo"/>
                <w:noProof/>
              </w:rPr>
              <w:t>3.1. Marco teórico</w:t>
            </w:r>
            <w:r w:rsidR="00796781">
              <w:rPr>
                <w:noProof/>
                <w:webHidden/>
              </w:rPr>
              <w:tab/>
            </w:r>
            <w:r w:rsidR="00796781">
              <w:rPr>
                <w:noProof/>
                <w:webHidden/>
              </w:rPr>
              <w:fldChar w:fldCharType="begin"/>
            </w:r>
            <w:r w:rsidR="00796781">
              <w:rPr>
                <w:noProof/>
                <w:webHidden/>
              </w:rPr>
              <w:instrText xml:space="preserve"> PAGEREF _Toc404230836 \h </w:instrText>
            </w:r>
            <w:r w:rsidR="00796781">
              <w:rPr>
                <w:noProof/>
                <w:webHidden/>
              </w:rPr>
            </w:r>
            <w:r w:rsidR="00796781">
              <w:rPr>
                <w:noProof/>
                <w:webHidden/>
              </w:rPr>
              <w:fldChar w:fldCharType="separate"/>
            </w:r>
            <w:r w:rsidR="00CA29B9">
              <w:rPr>
                <w:noProof/>
                <w:webHidden/>
              </w:rPr>
              <w:t>6</w:t>
            </w:r>
            <w:r w:rsidR="00796781">
              <w:rPr>
                <w:noProof/>
                <w:webHidden/>
              </w:rPr>
              <w:fldChar w:fldCharType="end"/>
            </w:r>
          </w:hyperlink>
        </w:p>
        <w:p w14:paraId="442FA3DE" w14:textId="77777777" w:rsidR="00796781" w:rsidRDefault="00CD577A">
          <w:pPr>
            <w:pStyle w:val="TDC2"/>
            <w:tabs>
              <w:tab w:val="right" w:pos="8039"/>
            </w:tabs>
            <w:rPr>
              <w:rFonts w:asciiTheme="minorHAnsi" w:eastAsiaTheme="minorEastAsia" w:hAnsiTheme="minorHAnsi" w:cstheme="minorBidi"/>
              <w:noProof/>
              <w:lang w:val="en-US" w:eastAsia="en-US"/>
            </w:rPr>
          </w:pPr>
          <w:hyperlink w:anchor="_Toc404230837" w:history="1">
            <w:r w:rsidR="00796781" w:rsidRPr="00820EE9">
              <w:rPr>
                <w:rStyle w:val="Hipervnculo"/>
                <w:noProof/>
              </w:rPr>
              <w:t>3.2. Diseño de la propuesta</w:t>
            </w:r>
            <w:r w:rsidR="00796781">
              <w:rPr>
                <w:noProof/>
                <w:webHidden/>
              </w:rPr>
              <w:tab/>
            </w:r>
            <w:r w:rsidR="00796781">
              <w:rPr>
                <w:noProof/>
                <w:webHidden/>
              </w:rPr>
              <w:fldChar w:fldCharType="begin"/>
            </w:r>
            <w:r w:rsidR="00796781">
              <w:rPr>
                <w:noProof/>
                <w:webHidden/>
              </w:rPr>
              <w:instrText xml:space="preserve"> PAGEREF _Toc404230837 \h </w:instrText>
            </w:r>
            <w:r w:rsidR="00796781">
              <w:rPr>
                <w:noProof/>
                <w:webHidden/>
              </w:rPr>
            </w:r>
            <w:r w:rsidR="00796781">
              <w:rPr>
                <w:noProof/>
                <w:webHidden/>
              </w:rPr>
              <w:fldChar w:fldCharType="separate"/>
            </w:r>
            <w:r w:rsidR="00CA29B9">
              <w:rPr>
                <w:noProof/>
                <w:webHidden/>
              </w:rPr>
              <w:t>18</w:t>
            </w:r>
            <w:r w:rsidR="00796781">
              <w:rPr>
                <w:noProof/>
                <w:webHidden/>
              </w:rPr>
              <w:fldChar w:fldCharType="end"/>
            </w:r>
          </w:hyperlink>
        </w:p>
        <w:p w14:paraId="72AE4813" w14:textId="77777777" w:rsidR="00796781" w:rsidRDefault="00CD577A">
          <w:pPr>
            <w:pStyle w:val="TDC3"/>
            <w:tabs>
              <w:tab w:val="right" w:pos="8039"/>
            </w:tabs>
            <w:rPr>
              <w:rFonts w:asciiTheme="minorHAnsi" w:eastAsiaTheme="minorEastAsia" w:hAnsiTheme="minorHAnsi" w:cstheme="minorBidi"/>
              <w:noProof/>
              <w:lang w:val="en-US" w:eastAsia="en-US"/>
            </w:rPr>
          </w:pPr>
          <w:hyperlink w:anchor="_Toc404230838" w:history="1">
            <w:r w:rsidR="00796781" w:rsidRPr="00820EE9">
              <w:rPr>
                <w:rStyle w:val="Hipervnculo"/>
                <w:noProof/>
              </w:rPr>
              <w:t>3.2.1. Metodología</w:t>
            </w:r>
            <w:r w:rsidR="00796781">
              <w:rPr>
                <w:noProof/>
                <w:webHidden/>
              </w:rPr>
              <w:tab/>
            </w:r>
            <w:r w:rsidR="00796781">
              <w:rPr>
                <w:noProof/>
                <w:webHidden/>
              </w:rPr>
              <w:fldChar w:fldCharType="begin"/>
            </w:r>
            <w:r w:rsidR="00796781">
              <w:rPr>
                <w:noProof/>
                <w:webHidden/>
              </w:rPr>
              <w:instrText xml:space="preserve"> PAGEREF _Toc404230838 \h </w:instrText>
            </w:r>
            <w:r w:rsidR="00796781">
              <w:rPr>
                <w:noProof/>
                <w:webHidden/>
              </w:rPr>
            </w:r>
            <w:r w:rsidR="00796781">
              <w:rPr>
                <w:noProof/>
                <w:webHidden/>
              </w:rPr>
              <w:fldChar w:fldCharType="separate"/>
            </w:r>
            <w:r w:rsidR="00CA29B9">
              <w:rPr>
                <w:noProof/>
                <w:webHidden/>
              </w:rPr>
              <w:t>18</w:t>
            </w:r>
            <w:r w:rsidR="00796781">
              <w:rPr>
                <w:noProof/>
                <w:webHidden/>
              </w:rPr>
              <w:fldChar w:fldCharType="end"/>
            </w:r>
          </w:hyperlink>
        </w:p>
        <w:p w14:paraId="230FE53C" w14:textId="77777777" w:rsidR="00796781" w:rsidRDefault="00CD577A">
          <w:pPr>
            <w:pStyle w:val="TDC3"/>
            <w:tabs>
              <w:tab w:val="right" w:pos="8039"/>
            </w:tabs>
            <w:rPr>
              <w:rFonts w:asciiTheme="minorHAnsi" w:eastAsiaTheme="minorEastAsia" w:hAnsiTheme="minorHAnsi" w:cstheme="minorBidi"/>
              <w:noProof/>
              <w:lang w:val="en-US" w:eastAsia="en-US"/>
            </w:rPr>
          </w:pPr>
          <w:hyperlink w:anchor="_Toc404230839" w:history="1">
            <w:r w:rsidR="00796781" w:rsidRPr="00820EE9">
              <w:rPr>
                <w:rStyle w:val="Hipervnculo"/>
                <w:noProof/>
              </w:rPr>
              <w:t>3.2.2. Requisitos</w:t>
            </w:r>
            <w:r w:rsidR="00796781">
              <w:rPr>
                <w:noProof/>
                <w:webHidden/>
              </w:rPr>
              <w:tab/>
            </w:r>
            <w:r w:rsidR="00796781">
              <w:rPr>
                <w:noProof/>
                <w:webHidden/>
              </w:rPr>
              <w:fldChar w:fldCharType="begin"/>
            </w:r>
            <w:r w:rsidR="00796781">
              <w:rPr>
                <w:noProof/>
                <w:webHidden/>
              </w:rPr>
              <w:instrText xml:space="preserve"> PAGEREF _Toc404230839 \h </w:instrText>
            </w:r>
            <w:r w:rsidR="00796781">
              <w:rPr>
                <w:noProof/>
                <w:webHidden/>
              </w:rPr>
            </w:r>
            <w:r w:rsidR="00796781">
              <w:rPr>
                <w:noProof/>
                <w:webHidden/>
              </w:rPr>
              <w:fldChar w:fldCharType="separate"/>
            </w:r>
            <w:r w:rsidR="00CA29B9">
              <w:rPr>
                <w:noProof/>
                <w:webHidden/>
              </w:rPr>
              <w:t>18</w:t>
            </w:r>
            <w:r w:rsidR="00796781">
              <w:rPr>
                <w:noProof/>
                <w:webHidden/>
              </w:rPr>
              <w:fldChar w:fldCharType="end"/>
            </w:r>
          </w:hyperlink>
        </w:p>
        <w:p w14:paraId="33D9EAAA" w14:textId="77777777" w:rsidR="00796781" w:rsidRDefault="00CD577A">
          <w:pPr>
            <w:pStyle w:val="TDC2"/>
            <w:tabs>
              <w:tab w:val="right" w:pos="8039"/>
            </w:tabs>
            <w:rPr>
              <w:rFonts w:asciiTheme="minorHAnsi" w:eastAsiaTheme="minorEastAsia" w:hAnsiTheme="minorHAnsi" w:cstheme="minorBidi"/>
              <w:noProof/>
              <w:lang w:val="en-US" w:eastAsia="en-US"/>
            </w:rPr>
          </w:pPr>
          <w:hyperlink w:anchor="_Toc404230840" w:history="1">
            <w:r w:rsidR="00796781" w:rsidRPr="00820EE9">
              <w:rPr>
                <w:rStyle w:val="Hipervnculo"/>
                <w:noProof/>
              </w:rPr>
              <w:t>3.3. Implementación</w:t>
            </w:r>
            <w:r w:rsidR="00796781">
              <w:rPr>
                <w:noProof/>
                <w:webHidden/>
              </w:rPr>
              <w:tab/>
            </w:r>
            <w:r w:rsidR="00796781">
              <w:rPr>
                <w:noProof/>
                <w:webHidden/>
              </w:rPr>
              <w:fldChar w:fldCharType="begin"/>
            </w:r>
            <w:r w:rsidR="00796781">
              <w:rPr>
                <w:noProof/>
                <w:webHidden/>
              </w:rPr>
              <w:instrText xml:space="preserve"> PAGEREF _Toc404230840 \h </w:instrText>
            </w:r>
            <w:r w:rsidR="00796781">
              <w:rPr>
                <w:noProof/>
                <w:webHidden/>
              </w:rPr>
            </w:r>
            <w:r w:rsidR="00796781">
              <w:rPr>
                <w:noProof/>
                <w:webHidden/>
              </w:rPr>
              <w:fldChar w:fldCharType="separate"/>
            </w:r>
            <w:r w:rsidR="00CA29B9">
              <w:rPr>
                <w:noProof/>
                <w:webHidden/>
              </w:rPr>
              <w:t>19</w:t>
            </w:r>
            <w:r w:rsidR="00796781">
              <w:rPr>
                <w:noProof/>
                <w:webHidden/>
              </w:rPr>
              <w:fldChar w:fldCharType="end"/>
            </w:r>
          </w:hyperlink>
        </w:p>
        <w:p w14:paraId="4A0C5A9E" w14:textId="77777777" w:rsidR="00796781" w:rsidRDefault="00CD577A">
          <w:pPr>
            <w:pStyle w:val="TDC3"/>
            <w:tabs>
              <w:tab w:val="right" w:pos="8039"/>
            </w:tabs>
            <w:rPr>
              <w:rFonts w:asciiTheme="minorHAnsi" w:eastAsiaTheme="minorEastAsia" w:hAnsiTheme="minorHAnsi" w:cstheme="minorBidi"/>
              <w:noProof/>
              <w:lang w:val="en-US" w:eastAsia="en-US"/>
            </w:rPr>
          </w:pPr>
          <w:hyperlink w:anchor="_Toc404230841" w:history="1">
            <w:r w:rsidR="00796781" w:rsidRPr="00820EE9">
              <w:rPr>
                <w:rStyle w:val="Hipervnculo"/>
                <w:noProof/>
              </w:rPr>
              <w:t>3.3.1. Selección de los sensores</w:t>
            </w:r>
            <w:r w:rsidR="00796781">
              <w:rPr>
                <w:noProof/>
                <w:webHidden/>
              </w:rPr>
              <w:tab/>
            </w:r>
            <w:r w:rsidR="00796781">
              <w:rPr>
                <w:noProof/>
                <w:webHidden/>
              </w:rPr>
              <w:fldChar w:fldCharType="begin"/>
            </w:r>
            <w:r w:rsidR="00796781">
              <w:rPr>
                <w:noProof/>
                <w:webHidden/>
              </w:rPr>
              <w:instrText xml:space="preserve"> PAGEREF _Toc404230841 \h </w:instrText>
            </w:r>
            <w:r w:rsidR="00796781">
              <w:rPr>
                <w:noProof/>
                <w:webHidden/>
              </w:rPr>
            </w:r>
            <w:r w:rsidR="00796781">
              <w:rPr>
                <w:noProof/>
                <w:webHidden/>
              </w:rPr>
              <w:fldChar w:fldCharType="separate"/>
            </w:r>
            <w:r w:rsidR="00CA29B9">
              <w:rPr>
                <w:noProof/>
                <w:webHidden/>
              </w:rPr>
              <w:t>19</w:t>
            </w:r>
            <w:r w:rsidR="00796781">
              <w:rPr>
                <w:noProof/>
                <w:webHidden/>
              </w:rPr>
              <w:fldChar w:fldCharType="end"/>
            </w:r>
          </w:hyperlink>
        </w:p>
        <w:p w14:paraId="56FD3797" w14:textId="77777777" w:rsidR="00796781" w:rsidRDefault="00CD577A">
          <w:pPr>
            <w:pStyle w:val="TDC3"/>
            <w:tabs>
              <w:tab w:val="right" w:pos="8039"/>
            </w:tabs>
            <w:rPr>
              <w:rFonts w:asciiTheme="minorHAnsi" w:eastAsiaTheme="minorEastAsia" w:hAnsiTheme="minorHAnsi" w:cstheme="minorBidi"/>
              <w:noProof/>
              <w:lang w:val="en-US" w:eastAsia="en-US"/>
            </w:rPr>
          </w:pPr>
          <w:hyperlink w:anchor="_Toc404230842" w:history="1">
            <w:r w:rsidR="00796781" w:rsidRPr="00820EE9">
              <w:rPr>
                <w:rStyle w:val="Hipervnculo"/>
                <w:noProof/>
              </w:rPr>
              <w:t>3.3.2. Selección de protocolo de comunicación</w:t>
            </w:r>
            <w:r w:rsidR="00796781">
              <w:rPr>
                <w:noProof/>
                <w:webHidden/>
              </w:rPr>
              <w:tab/>
            </w:r>
            <w:r w:rsidR="00796781">
              <w:rPr>
                <w:noProof/>
                <w:webHidden/>
              </w:rPr>
              <w:fldChar w:fldCharType="begin"/>
            </w:r>
            <w:r w:rsidR="00796781">
              <w:rPr>
                <w:noProof/>
                <w:webHidden/>
              </w:rPr>
              <w:instrText xml:space="preserve"> PAGEREF _Toc404230842 \h </w:instrText>
            </w:r>
            <w:r w:rsidR="00796781">
              <w:rPr>
                <w:noProof/>
                <w:webHidden/>
              </w:rPr>
            </w:r>
            <w:r w:rsidR="00796781">
              <w:rPr>
                <w:noProof/>
                <w:webHidden/>
              </w:rPr>
              <w:fldChar w:fldCharType="separate"/>
            </w:r>
            <w:r w:rsidR="00CA29B9">
              <w:rPr>
                <w:noProof/>
                <w:webHidden/>
              </w:rPr>
              <w:t>20</w:t>
            </w:r>
            <w:r w:rsidR="00796781">
              <w:rPr>
                <w:noProof/>
                <w:webHidden/>
              </w:rPr>
              <w:fldChar w:fldCharType="end"/>
            </w:r>
          </w:hyperlink>
        </w:p>
        <w:p w14:paraId="4B4A6DAD" w14:textId="77777777" w:rsidR="00796781" w:rsidRDefault="00CD577A">
          <w:pPr>
            <w:pStyle w:val="TDC3"/>
            <w:tabs>
              <w:tab w:val="right" w:pos="8039"/>
            </w:tabs>
            <w:rPr>
              <w:rFonts w:asciiTheme="minorHAnsi" w:eastAsiaTheme="minorEastAsia" w:hAnsiTheme="minorHAnsi" w:cstheme="minorBidi"/>
              <w:noProof/>
              <w:lang w:val="en-US" w:eastAsia="en-US"/>
            </w:rPr>
          </w:pPr>
          <w:hyperlink w:anchor="_Toc404230843" w:history="1">
            <w:r w:rsidR="00796781" w:rsidRPr="00820EE9">
              <w:rPr>
                <w:rStyle w:val="Hipervnculo"/>
                <w:noProof/>
              </w:rPr>
              <w:t>3.3.3. Selección de la plataforma de desarrollo</w:t>
            </w:r>
            <w:r w:rsidR="00796781">
              <w:rPr>
                <w:noProof/>
                <w:webHidden/>
              </w:rPr>
              <w:tab/>
            </w:r>
            <w:r w:rsidR="00796781">
              <w:rPr>
                <w:noProof/>
                <w:webHidden/>
              </w:rPr>
              <w:fldChar w:fldCharType="begin"/>
            </w:r>
            <w:r w:rsidR="00796781">
              <w:rPr>
                <w:noProof/>
                <w:webHidden/>
              </w:rPr>
              <w:instrText xml:space="preserve"> PAGEREF _Toc404230843 \h </w:instrText>
            </w:r>
            <w:r w:rsidR="00796781">
              <w:rPr>
                <w:noProof/>
                <w:webHidden/>
              </w:rPr>
            </w:r>
            <w:r w:rsidR="00796781">
              <w:rPr>
                <w:noProof/>
                <w:webHidden/>
              </w:rPr>
              <w:fldChar w:fldCharType="separate"/>
            </w:r>
            <w:r w:rsidR="00CA29B9">
              <w:rPr>
                <w:noProof/>
                <w:webHidden/>
              </w:rPr>
              <w:t>21</w:t>
            </w:r>
            <w:r w:rsidR="00796781">
              <w:rPr>
                <w:noProof/>
                <w:webHidden/>
              </w:rPr>
              <w:fldChar w:fldCharType="end"/>
            </w:r>
          </w:hyperlink>
        </w:p>
        <w:p w14:paraId="015E6D2E" w14:textId="77777777" w:rsidR="00796781" w:rsidRDefault="00CD577A">
          <w:pPr>
            <w:pStyle w:val="TDC3"/>
            <w:tabs>
              <w:tab w:val="right" w:pos="8039"/>
            </w:tabs>
            <w:rPr>
              <w:rFonts w:asciiTheme="minorHAnsi" w:eastAsiaTheme="minorEastAsia" w:hAnsiTheme="minorHAnsi" w:cstheme="minorBidi"/>
              <w:noProof/>
              <w:lang w:val="en-US" w:eastAsia="en-US"/>
            </w:rPr>
          </w:pPr>
          <w:hyperlink w:anchor="_Toc404230844" w:history="1">
            <w:r w:rsidR="00796781" w:rsidRPr="00820EE9">
              <w:rPr>
                <w:rStyle w:val="Hipervnculo"/>
                <w:noProof/>
              </w:rPr>
              <w:t>3.3.4. Hardware del dispositivo</w:t>
            </w:r>
            <w:r w:rsidR="00796781">
              <w:rPr>
                <w:noProof/>
                <w:webHidden/>
              </w:rPr>
              <w:tab/>
            </w:r>
            <w:r w:rsidR="00796781">
              <w:rPr>
                <w:noProof/>
                <w:webHidden/>
              </w:rPr>
              <w:fldChar w:fldCharType="begin"/>
            </w:r>
            <w:r w:rsidR="00796781">
              <w:rPr>
                <w:noProof/>
                <w:webHidden/>
              </w:rPr>
              <w:instrText xml:space="preserve"> PAGEREF _Toc404230844 \h </w:instrText>
            </w:r>
            <w:r w:rsidR="00796781">
              <w:rPr>
                <w:noProof/>
                <w:webHidden/>
              </w:rPr>
            </w:r>
            <w:r w:rsidR="00796781">
              <w:rPr>
                <w:noProof/>
                <w:webHidden/>
              </w:rPr>
              <w:fldChar w:fldCharType="separate"/>
            </w:r>
            <w:r w:rsidR="00CA29B9">
              <w:rPr>
                <w:noProof/>
                <w:webHidden/>
              </w:rPr>
              <w:t>24</w:t>
            </w:r>
            <w:r w:rsidR="00796781">
              <w:rPr>
                <w:noProof/>
                <w:webHidden/>
              </w:rPr>
              <w:fldChar w:fldCharType="end"/>
            </w:r>
          </w:hyperlink>
        </w:p>
        <w:p w14:paraId="1E8F1D55" w14:textId="77777777" w:rsidR="00796781" w:rsidRDefault="00CD577A">
          <w:pPr>
            <w:pStyle w:val="TDC3"/>
            <w:tabs>
              <w:tab w:val="right" w:pos="8039"/>
            </w:tabs>
            <w:rPr>
              <w:rFonts w:asciiTheme="minorHAnsi" w:eastAsiaTheme="minorEastAsia" w:hAnsiTheme="minorHAnsi" w:cstheme="minorBidi"/>
              <w:noProof/>
              <w:lang w:val="en-US" w:eastAsia="en-US"/>
            </w:rPr>
          </w:pPr>
          <w:hyperlink w:anchor="_Toc404230845" w:history="1">
            <w:r w:rsidR="00796781" w:rsidRPr="00820EE9">
              <w:rPr>
                <w:rStyle w:val="Hipervnculo"/>
                <w:noProof/>
              </w:rPr>
              <w:t>3.3.5. Firmware del dispositivo</w:t>
            </w:r>
            <w:r w:rsidR="00796781">
              <w:rPr>
                <w:noProof/>
                <w:webHidden/>
              </w:rPr>
              <w:tab/>
            </w:r>
            <w:r w:rsidR="00796781">
              <w:rPr>
                <w:noProof/>
                <w:webHidden/>
              </w:rPr>
              <w:fldChar w:fldCharType="begin"/>
            </w:r>
            <w:r w:rsidR="00796781">
              <w:rPr>
                <w:noProof/>
                <w:webHidden/>
              </w:rPr>
              <w:instrText xml:space="preserve"> PAGEREF _Toc404230845 \h </w:instrText>
            </w:r>
            <w:r w:rsidR="00796781">
              <w:rPr>
                <w:noProof/>
                <w:webHidden/>
              </w:rPr>
            </w:r>
            <w:r w:rsidR="00796781">
              <w:rPr>
                <w:noProof/>
                <w:webHidden/>
              </w:rPr>
              <w:fldChar w:fldCharType="separate"/>
            </w:r>
            <w:r w:rsidR="00CA29B9">
              <w:rPr>
                <w:noProof/>
                <w:webHidden/>
              </w:rPr>
              <w:t>25</w:t>
            </w:r>
            <w:r w:rsidR="00796781">
              <w:rPr>
                <w:noProof/>
                <w:webHidden/>
              </w:rPr>
              <w:fldChar w:fldCharType="end"/>
            </w:r>
          </w:hyperlink>
        </w:p>
        <w:p w14:paraId="73651261" w14:textId="77777777" w:rsidR="00796781" w:rsidRDefault="00CD577A">
          <w:pPr>
            <w:pStyle w:val="TDC3"/>
            <w:tabs>
              <w:tab w:val="right" w:pos="8039"/>
            </w:tabs>
            <w:rPr>
              <w:rFonts w:asciiTheme="minorHAnsi" w:eastAsiaTheme="minorEastAsia" w:hAnsiTheme="minorHAnsi" w:cstheme="minorBidi"/>
              <w:noProof/>
              <w:lang w:val="en-US" w:eastAsia="en-US"/>
            </w:rPr>
          </w:pPr>
          <w:hyperlink w:anchor="_Toc404230846" w:history="1">
            <w:r w:rsidR="00796781" w:rsidRPr="00820EE9">
              <w:rPr>
                <w:rStyle w:val="Hipervnculo"/>
                <w:noProof/>
              </w:rPr>
              <w:t>3.3.6. Software del dispositivo</w:t>
            </w:r>
            <w:r w:rsidR="00796781">
              <w:rPr>
                <w:noProof/>
                <w:webHidden/>
              </w:rPr>
              <w:tab/>
            </w:r>
            <w:r w:rsidR="00796781">
              <w:rPr>
                <w:noProof/>
                <w:webHidden/>
              </w:rPr>
              <w:fldChar w:fldCharType="begin"/>
            </w:r>
            <w:r w:rsidR="00796781">
              <w:rPr>
                <w:noProof/>
                <w:webHidden/>
              </w:rPr>
              <w:instrText xml:space="preserve"> PAGEREF _Toc404230846 \h </w:instrText>
            </w:r>
            <w:r w:rsidR="00796781">
              <w:rPr>
                <w:noProof/>
                <w:webHidden/>
              </w:rPr>
            </w:r>
            <w:r w:rsidR="00796781">
              <w:rPr>
                <w:noProof/>
                <w:webHidden/>
              </w:rPr>
              <w:fldChar w:fldCharType="separate"/>
            </w:r>
            <w:r w:rsidR="00CA29B9">
              <w:rPr>
                <w:noProof/>
                <w:webHidden/>
              </w:rPr>
              <w:t>26</w:t>
            </w:r>
            <w:r w:rsidR="00796781">
              <w:rPr>
                <w:noProof/>
                <w:webHidden/>
              </w:rPr>
              <w:fldChar w:fldCharType="end"/>
            </w:r>
          </w:hyperlink>
        </w:p>
        <w:p w14:paraId="077F0A0A" w14:textId="77777777" w:rsidR="00796781" w:rsidRDefault="00CD577A">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47" w:history="1">
            <w:r w:rsidR="00796781" w:rsidRPr="00820EE9">
              <w:rPr>
                <w:rStyle w:val="Hipervnculo"/>
                <w:noProof/>
              </w:rPr>
              <w:t>4.</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Resultados</w:t>
            </w:r>
            <w:r w:rsidR="00796781">
              <w:rPr>
                <w:noProof/>
                <w:webHidden/>
              </w:rPr>
              <w:tab/>
            </w:r>
            <w:r w:rsidR="00796781">
              <w:rPr>
                <w:noProof/>
                <w:webHidden/>
              </w:rPr>
              <w:fldChar w:fldCharType="begin"/>
            </w:r>
            <w:r w:rsidR="00796781">
              <w:rPr>
                <w:noProof/>
                <w:webHidden/>
              </w:rPr>
              <w:instrText xml:space="preserve"> PAGEREF _Toc404230847 \h </w:instrText>
            </w:r>
            <w:r w:rsidR="00796781">
              <w:rPr>
                <w:noProof/>
                <w:webHidden/>
              </w:rPr>
            </w:r>
            <w:r w:rsidR="00796781">
              <w:rPr>
                <w:noProof/>
                <w:webHidden/>
              </w:rPr>
              <w:fldChar w:fldCharType="separate"/>
            </w:r>
            <w:r w:rsidR="00CA29B9">
              <w:rPr>
                <w:noProof/>
                <w:webHidden/>
              </w:rPr>
              <w:t>31</w:t>
            </w:r>
            <w:r w:rsidR="00796781">
              <w:rPr>
                <w:noProof/>
                <w:webHidden/>
              </w:rPr>
              <w:fldChar w:fldCharType="end"/>
            </w:r>
          </w:hyperlink>
        </w:p>
        <w:p w14:paraId="2FB0E7FE" w14:textId="77777777" w:rsidR="00796781" w:rsidRDefault="00CD577A">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48" w:history="1">
            <w:r w:rsidR="00796781" w:rsidRPr="00820EE9">
              <w:rPr>
                <w:rStyle w:val="Hipervnculo"/>
                <w:noProof/>
              </w:rPr>
              <w:t>5.</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Discusión</w:t>
            </w:r>
            <w:r w:rsidR="00796781">
              <w:rPr>
                <w:noProof/>
                <w:webHidden/>
              </w:rPr>
              <w:tab/>
            </w:r>
            <w:r w:rsidR="00796781">
              <w:rPr>
                <w:noProof/>
                <w:webHidden/>
              </w:rPr>
              <w:fldChar w:fldCharType="begin"/>
            </w:r>
            <w:r w:rsidR="00796781">
              <w:rPr>
                <w:noProof/>
                <w:webHidden/>
              </w:rPr>
              <w:instrText xml:space="preserve"> PAGEREF _Toc404230848 \h </w:instrText>
            </w:r>
            <w:r w:rsidR="00796781">
              <w:rPr>
                <w:noProof/>
                <w:webHidden/>
              </w:rPr>
            </w:r>
            <w:r w:rsidR="00796781">
              <w:rPr>
                <w:noProof/>
                <w:webHidden/>
              </w:rPr>
              <w:fldChar w:fldCharType="separate"/>
            </w:r>
            <w:r w:rsidR="00CA29B9">
              <w:rPr>
                <w:noProof/>
                <w:webHidden/>
              </w:rPr>
              <w:t>33</w:t>
            </w:r>
            <w:r w:rsidR="00796781">
              <w:rPr>
                <w:noProof/>
                <w:webHidden/>
              </w:rPr>
              <w:fldChar w:fldCharType="end"/>
            </w:r>
          </w:hyperlink>
        </w:p>
        <w:p w14:paraId="30C0C441" w14:textId="77777777" w:rsidR="00796781" w:rsidRDefault="00CD577A">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49" w:history="1">
            <w:r w:rsidR="00796781" w:rsidRPr="00820EE9">
              <w:rPr>
                <w:rStyle w:val="Hipervnculo"/>
                <w:noProof/>
              </w:rPr>
              <w:t>6.</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Conclusiones</w:t>
            </w:r>
            <w:r w:rsidR="00796781">
              <w:rPr>
                <w:noProof/>
                <w:webHidden/>
              </w:rPr>
              <w:tab/>
            </w:r>
            <w:r w:rsidR="00796781">
              <w:rPr>
                <w:noProof/>
                <w:webHidden/>
              </w:rPr>
              <w:fldChar w:fldCharType="begin"/>
            </w:r>
            <w:r w:rsidR="00796781">
              <w:rPr>
                <w:noProof/>
                <w:webHidden/>
              </w:rPr>
              <w:instrText xml:space="preserve"> PAGEREF _Toc404230849 \h </w:instrText>
            </w:r>
            <w:r w:rsidR="00796781">
              <w:rPr>
                <w:noProof/>
                <w:webHidden/>
              </w:rPr>
            </w:r>
            <w:r w:rsidR="00796781">
              <w:rPr>
                <w:noProof/>
                <w:webHidden/>
              </w:rPr>
              <w:fldChar w:fldCharType="separate"/>
            </w:r>
            <w:r w:rsidR="00CA29B9">
              <w:rPr>
                <w:noProof/>
                <w:webHidden/>
              </w:rPr>
              <w:t>33</w:t>
            </w:r>
            <w:r w:rsidR="00796781">
              <w:rPr>
                <w:noProof/>
                <w:webHidden/>
              </w:rPr>
              <w:fldChar w:fldCharType="end"/>
            </w:r>
          </w:hyperlink>
        </w:p>
        <w:p w14:paraId="6E35C84E" w14:textId="77777777" w:rsidR="00796781" w:rsidRDefault="00CD577A">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50" w:history="1">
            <w:r w:rsidR="00796781" w:rsidRPr="00820EE9">
              <w:rPr>
                <w:rStyle w:val="Hipervnculo"/>
                <w:noProof/>
              </w:rPr>
              <w:t>7.</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Referencias Bibliográficas</w:t>
            </w:r>
            <w:r w:rsidR="00796781">
              <w:rPr>
                <w:noProof/>
                <w:webHidden/>
              </w:rPr>
              <w:tab/>
            </w:r>
            <w:r w:rsidR="00796781">
              <w:rPr>
                <w:noProof/>
                <w:webHidden/>
              </w:rPr>
              <w:fldChar w:fldCharType="begin"/>
            </w:r>
            <w:r w:rsidR="00796781">
              <w:rPr>
                <w:noProof/>
                <w:webHidden/>
              </w:rPr>
              <w:instrText xml:space="preserve"> PAGEREF _Toc404230850 \h </w:instrText>
            </w:r>
            <w:r w:rsidR="00796781">
              <w:rPr>
                <w:noProof/>
                <w:webHidden/>
              </w:rPr>
            </w:r>
            <w:r w:rsidR="00796781">
              <w:rPr>
                <w:noProof/>
                <w:webHidden/>
              </w:rPr>
              <w:fldChar w:fldCharType="separate"/>
            </w:r>
            <w:r w:rsidR="00CA29B9">
              <w:rPr>
                <w:noProof/>
                <w:webHidden/>
              </w:rPr>
              <w:t>35</w:t>
            </w:r>
            <w:r w:rsidR="00796781">
              <w:rPr>
                <w:noProof/>
                <w:webHidden/>
              </w:rPr>
              <w:fldChar w:fldCharType="end"/>
            </w:r>
          </w:hyperlink>
        </w:p>
        <w:p w14:paraId="2052383F" w14:textId="77777777" w:rsidR="00796781" w:rsidRDefault="00CD577A">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51" w:history="1">
            <w:r w:rsidR="00796781" w:rsidRPr="00820EE9">
              <w:rPr>
                <w:rStyle w:val="Hipervnculo"/>
                <w:noProof/>
              </w:rPr>
              <w:t>8.</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Glosario</w:t>
            </w:r>
            <w:r w:rsidR="00796781">
              <w:rPr>
                <w:noProof/>
                <w:webHidden/>
              </w:rPr>
              <w:tab/>
            </w:r>
            <w:r w:rsidR="00796781">
              <w:rPr>
                <w:noProof/>
                <w:webHidden/>
              </w:rPr>
              <w:fldChar w:fldCharType="begin"/>
            </w:r>
            <w:r w:rsidR="00796781">
              <w:rPr>
                <w:noProof/>
                <w:webHidden/>
              </w:rPr>
              <w:instrText xml:space="preserve"> PAGEREF _Toc404230851 \h </w:instrText>
            </w:r>
            <w:r w:rsidR="00796781">
              <w:rPr>
                <w:noProof/>
                <w:webHidden/>
              </w:rPr>
            </w:r>
            <w:r w:rsidR="00796781">
              <w:rPr>
                <w:noProof/>
                <w:webHidden/>
              </w:rPr>
              <w:fldChar w:fldCharType="separate"/>
            </w:r>
            <w:r w:rsidR="00CA29B9">
              <w:rPr>
                <w:noProof/>
                <w:webHidden/>
              </w:rPr>
              <w:t>38</w:t>
            </w:r>
            <w:r w:rsidR="00796781">
              <w:rPr>
                <w:noProof/>
                <w:webHidden/>
              </w:rPr>
              <w:fldChar w:fldCharType="end"/>
            </w:r>
          </w:hyperlink>
        </w:p>
        <w:p w14:paraId="0D448F8C" w14:textId="77777777" w:rsidR="00796781" w:rsidRDefault="00CD577A">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52" w:history="1">
            <w:r w:rsidR="00796781" w:rsidRPr="00820EE9">
              <w:rPr>
                <w:rStyle w:val="Hipervnculo"/>
                <w:noProof/>
              </w:rPr>
              <w:t>9.</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Anexos</w:t>
            </w:r>
            <w:r w:rsidR="00796781">
              <w:rPr>
                <w:noProof/>
                <w:webHidden/>
              </w:rPr>
              <w:tab/>
            </w:r>
            <w:r w:rsidR="00796781">
              <w:rPr>
                <w:noProof/>
                <w:webHidden/>
              </w:rPr>
              <w:fldChar w:fldCharType="begin"/>
            </w:r>
            <w:r w:rsidR="00796781">
              <w:rPr>
                <w:noProof/>
                <w:webHidden/>
              </w:rPr>
              <w:instrText xml:space="preserve"> PAGEREF _Toc404230852 \h </w:instrText>
            </w:r>
            <w:r w:rsidR="00796781">
              <w:rPr>
                <w:noProof/>
                <w:webHidden/>
              </w:rPr>
            </w:r>
            <w:r w:rsidR="00796781">
              <w:rPr>
                <w:noProof/>
                <w:webHidden/>
              </w:rPr>
              <w:fldChar w:fldCharType="separate"/>
            </w:r>
            <w:r w:rsidR="00CA29B9">
              <w:rPr>
                <w:noProof/>
                <w:webHidden/>
              </w:rPr>
              <w:t>39</w:t>
            </w:r>
            <w:r w:rsidR="00796781">
              <w:rPr>
                <w:noProof/>
                <w:webHidden/>
              </w:rPr>
              <w:fldChar w:fldCharType="end"/>
            </w:r>
          </w:hyperlink>
        </w:p>
        <w:p w14:paraId="1A43AC5A" w14:textId="77777777" w:rsidR="00796781" w:rsidRDefault="00CD577A">
          <w:pPr>
            <w:pStyle w:val="TDC2"/>
            <w:tabs>
              <w:tab w:val="right" w:pos="8039"/>
            </w:tabs>
            <w:rPr>
              <w:rFonts w:asciiTheme="minorHAnsi" w:eastAsiaTheme="minorEastAsia" w:hAnsiTheme="minorHAnsi" w:cstheme="minorBidi"/>
              <w:noProof/>
              <w:lang w:val="en-US" w:eastAsia="en-US"/>
            </w:rPr>
          </w:pPr>
          <w:hyperlink w:anchor="_Toc404230853" w:history="1">
            <w:r w:rsidR="00796781" w:rsidRPr="00820EE9">
              <w:rPr>
                <w:rStyle w:val="Hipervnculo"/>
                <w:noProof/>
              </w:rPr>
              <w:t>9.1. Esquemático de multiplexor I2C PCA9547</w:t>
            </w:r>
            <w:r w:rsidR="00796781">
              <w:rPr>
                <w:noProof/>
                <w:webHidden/>
              </w:rPr>
              <w:tab/>
            </w:r>
            <w:r w:rsidR="00796781">
              <w:rPr>
                <w:noProof/>
                <w:webHidden/>
              </w:rPr>
              <w:fldChar w:fldCharType="begin"/>
            </w:r>
            <w:r w:rsidR="00796781">
              <w:rPr>
                <w:noProof/>
                <w:webHidden/>
              </w:rPr>
              <w:instrText xml:space="preserve"> PAGEREF _Toc404230853 \h </w:instrText>
            </w:r>
            <w:r w:rsidR="00796781">
              <w:rPr>
                <w:noProof/>
                <w:webHidden/>
              </w:rPr>
            </w:r>
            <w:r w:rsidR="00796781">
              <w:rPr>
                <w:noProof/>
                <w:webHidden/>
              </w:rPr>
              <w:fldChar w:fldCharType="separate"/>
            </w:r>
            <w:r w:rsidR="00CA29B9">
              <w:rPr>
                <w:noProof/>
                <w:webHidden/>
              </w:rPr>
              <w:t>39</w:t>
            </w:r>
            <w:r w:rsidR="00796781">
              <w:rPr>
                <w:noProof/>
                <w:webHidden/>
              </w:rPr>
              <w:fldChar w:fldCharType="end"/>
            </w:r>
          </w:hyperlink>
        </w:p>
        <w:p w14:paraId="3137BEE8" w14:textId="77777777" w:rsidR="00796781" w:rsidRDefault="00CD577A">
          <w:pPr>
            <w:pStyle w:val="TDC2"/>
            <w:tabs>
              <w:tab w:val="right" w:pos="8039"/>
            </w:tabs>
            <w:rPr>
              <w:rFonts w:asciiTheme="minorHAnsi" w:eastAsiaTheme="minorEastAsia" w:hAnsiTheme="minorHAnsi" w:cstheme="minorBidi"/>
              <w:noProof/>
              <w:lang w:val="en-US" w:eastAsia="en-US"/>
            </w:rPr>
          </w:pPr>
          <w:hyperlink w:anchor="_Toc404230854" w:history="1">
            <w:r w:rsidR="00796781" w:rsidRPr="00820EE9">
              <w:rPr>
                <w:rStyle w:val="Hipervnculo"/>
                <w:noProof/>
              </w:rPr>
              <w:t>9.2.</w:t>
            </w:r>
            <w:r w:rsidR="00796781" w:rsidRPr="00820EE9">
              <w:rPr>
                <w:rStyle w:val="Hipervnculo"/>
                <w:noProof/>
                <w:lang w:val="en-US" w:eastAsia="en-US"/>
              </w:rPr>
              <w:t xml:space="preserve"> </w:t>
            </w:r>
            <w:r w:rsidR="00796781" w:rsidRPr="00820EE9">
              <w:rPr>
                <w:rStyle w:val="Hipervnculo"/>
                <w:noProof/>
              </w:rPr>
              <w:t xml:space="preserve">Planos de </w:t>
            </w:r>
            <w:r w:rsidR="00796781" w:rsidRPr="00820EE9">
              <w:rPr>
                <w:rStyle w:val="Hipervnculo"/>
                <w:i/>
                <w:noProof/>
              </w:rPr>
              <w:t>enclosure</w:t>
            </w:r>
            <w:r w:rsidR="00796781" w:rsidRPr="00820EE9">
              <w:rPr>
                <w:rStyle w:val="Hipervnculo"/>
                <w:noProof/>
              </w:rPr>
              <w:t xml:space="preserve"> sensor LSM9DS0</w:t>
            </w:r>
            <w:r w:rsidR="00796781">
              <w:rPr>
                <w:noProof/>
                <w:webHidden/>
              </w:rPr>
              <w:tab/>
            </w:r>
            <w:r w:rsidR="00796781">
              <w:rPr>
                <w:noProof/>
                <w:webHidden/>
              </w:rPr>
              <w:fldChar w:fldCharType="begin"/>
            </w:r>
            <w:r w:rsidR="00796781">
              <w:rPr>
                <w:noProof/>
                <w:webHidden/>
              </w:rPr>
              <w:instrText xml:space="preserve"> PAGEREF _Toc404230854 \h </w:instrText>
            </w:r>
            <w:r w:rsidR="00796781">
              <w:rPr>
                <w:noProof/>
                <w:webHidden/>
              </w:rPr>
            </w:r>
            <w:r w:rsidR="00796781">
              <w:rPr>
                <w:noProof/>
                <w:webHidden/>
              </w:rPr>
              <w:fldChar w:fldCharType="separate"/>
            </w:r>
            <w:r w:rsidR="00CA29B9">
              <w:rPr>
                <w:noProof/>
                <w:webHidden/>
              </w:rPr>
              <w:t>40</w:t>
            </w:r>
            <w:r w:rsidR="00796781">
              <w:rPr>
                <w:noProof/>
                <w:webHidden/>
              </w:rPr>
              <w:fldChar w:fldCharType="end"/>
            </w:r>
          </w:hyperlink>
        </w:p>
        <w:p w14:paraId="42A38553" w14:textId="77777777" w:rsidR="00796781" w:rsidRDefault="00CD577A">
          <w:pPr>
            <w:pStyle w:val="TDC2"/>
            <w:tabs>
              <w:tab w:val="right" w:pos="8039"/>
            </w:tabs>
            <w:rPr>
              <w:rFonts w:asciiTheme="minorHAnsi" w:eastAsiaTheme="minorEastAsia" w:hAnsiTheme="minorHAnsi" w:cstheme="minorBidi"/>
              <w:noProof/>
              <w:lang w:val="en-US" w:eastAsia="en-US"/>
            </w:rPr>
          </w:pPr>
          <w:hyperlink w:anchor="_Toc404230855" w:history="1">
            <w:r w:rsidR="00796781" w:rsidRPr="00820EE9">
              <w:rPr>
                <w:rStyle w:val="Hipervnculo"/>
                <w:noProof/>
              </w:rPr>
              <w:t>9.3. Documentación de IMU Graph</w:t>
            </w:r>
            <w:r w:rsidR="00796781">
              <w:rPr>
                <w:noProof/>
                <w:webHidden/>
              </w:rPr>
              <w:tab/>
            </w:r>
            <w:r w:rsidR="00796781">
              <w:rPr>
                <w:noProof/>
                <w:webHidden/>
              </w:rPr>
              <w:fldChar w:fldCharType="begin"/>
            </w:r>
            <w:r w:rsidR="00796781">
              <w:rPr>
                <w:noProof/>
                <w:webHidden/>
              </w:rPr>
              <w:instrText xml:space="preserve"> PAGEREF _Toc404230855 \h </w:instrText>
            </w:r>
            <w:r w:rsidR="00796781">
              <w:rPr>
                <w:noProof/>
                <w:webHidden/>
              </w:rPr>
            </w:r>
            <w:r w:rsidR="00796781">
              <w:rPr>
                <w:noProof/>
                <w:webHidden/>
              </w:rPr>
              <w:fldChar w:fldCharType="separate"/>
            </w:r>
            <w:r w:rsidR="00CA29B9">
              <w:rPr>
                <w:noProof/>
                <w:webHidden/>
              </w:rPr>
              <w:t>43</w:t>
            </w:r>
            <w:r w:rsidR="00796781">
              <w:rPr>
                <w:noProof/>
                <w:webHidden/>
              </w:rPr>
              <w:fldChar w:fldCharType="end"/>
            </w:r>
          </w:hyperlink>
        </w:p>
        <w:p w14:paraId="163EA017" w14:textId="77777777" w:rsidR="00796781" w:rsidRDefault="00CD577A">
          <w:pPr>
            <w:pStyle w:val="TDC2"/>
            <w:tabs>
              <w:tab w:val="right" w:pos="8039"/>
            </w:tabs>
            <w:rPr>
              <w:rFonts w:asciiTheme="minorHAnsi" w:eastAsiaTheme="minorEastAsia" w:hAnsiTheme="minorHAnsi" w:cstheme="minorBidi"/>
              <w:noProof/>
              <w:lang w:val="en-US" w:eastAsia="en-US"/>
            </w:rPr>
          </w:pPr>
          <w:hyperlink w:anchor="_Toc404230856" w:history="1">
            <w:r w:rsidR="00796781" w:rsidRPr="00820EE9">
              <w:rPr>
                <w:rStyle w:val="Hipervnculo"/>
                <w:noProof/>
              </w:rPr>
              <w:t>9.4. Documentación de IMU Monitor</w:t>
            </w:r>
            <w:r w:rsidR="00796781">
              <w:rPr>
                <w:noProof/>
                <w:webHidden/>
              </w:rPr>
              <w:tab/>
            </w:r>
            <w:r w:rsidR="00796781">
              <w:rPr>
                <w:noProof/>
                <w:webHidden/>
              </w:rPr>
              <w:fldChar w:fldCharType="begin"/>
            </w:r>
            <w:r w:rsidR="00796781">
              <w:rPr>
                <w:noProof/>
                <w:webHidden/>
              </w:rPr>
              <w:instrText xml:space="preserve"> PAGEREF _Toc404230856 \h </w:instrText>
            </w:r>
            <w:r w:rsidR="00796781">
              <w:rPr>
                <w:noProof/>
                <w:webHidden/>
              </w:rPr>
            </w:r>
            <w:r w:rsidR="00796781">
              <w:rPr>
                <w:noProof/>
                <w:webHidden/>
              </w:rPr>
              <w:fldChar w:fldCharType="separate"/>
            </w:r>
            <w:r w:rsidR="00CA29B9">
              <w:rPr>
                <w:noProof/>
                <w:webHidden/>
              </w:rPr>
              <w:t>89</w:t>
            </w:r>
            <w:r w:rsidR="00796781">
              <w:rPr>
                <w:noProof/>
                <w:webHidden/>
              </w:rPr>
              <w:fldChar w:fldCharType="end"/>
            </w:r>
          </w:hyperlink>
        </w:p>
        <w:p w14:paraId="0C9B6DF7" w14:textId="69C05798" w:rsidR="00905B55" w:rsidRDefault="0062370F">
          <w:r>
            <w:rPr>
              <w:rFonts w:ascii="Apple Garamond" w:hAnsi="Apple Garamond"/>
            </w:rPr>
            <w:fldChar w:fldCharType="end"/>
          </w:r>
        </w:p>
      </w:sdtContent>
    </w:sdt>
    <w:p w14:paraId="07004143" w14:textId="48244437" w:rsidR="000C07A7" w:rsidRDefault="000C07A7" w:rsidP="000C07A7">
      <w:pPr>
        <w:rPr>
          <w:rFonts w:ascii="Apple Garamond Light" w:hAnsi="Apple Garamond Light"/>
          <w:lang w:val="es-MX"/>
        </w:rPr>
      </w:pPr>
    </w:p>
    <w:p w14:paraId="3259D69C" w14:textId="77777777" w:rsidR="000C07A7" w:rsidRDefault="000C07A7">
      <w:pPr>
        <w:rPr>
          <w:rFonts w:ascii="Apple Garamond Light" w:hAnsi="Apple Garamond Light"/>
          <w:lang w:val="es-MX"/>
        </w:rPr>
      </w:pPr>
      <w:r>
        <w:rPr>
          <w:rFonts w:ascii="Apple Garamond Light" w:hAnsi="Apple Garamond Light"/>
          <w:lang w:val="es-MX"/>
        </w:rPr>
        <w:br w:type="page"/>
      </w:r>
    </w:p>
    <w:p w14:paraId="3D10CA0E" w14:textId="77777777" w:rsidR="000C07A7" w:rsidRPr="00EE342F" w:rsidRDefault="000C07A7" w:rsidP="000C07A7">
      <w:pPr>
        <w:rPr>
          <w:rFonts w:ascii="Apple Garamond Light" w:hAnsi="Apple Garamond Light"/>
          <w:lang w:val="es-MX"/>
        </w:rPr>
        <w:sectPr w:rsidR="000C07A7" w:rsidRPr="00EE342F" w:rsidSect="000C07A7">
          <w:type w:val="oddPage"/>
          <w:pgSz w:w="12240" w:h="15840" w:code="1"/>
          <w:pgMar w:top="1814" w:right="2722" w:bottom="1440" w:left="1469" w:header="720" w:footer="720" w:gutter="0"/>
          <w:cols w:space="720"/>
          <w:titlePg/>
        </w:sectPr>
      </w:pPr>
    </w:p>
    <w:p w14:paraId="49C84CB2" w14:textId="3B8AF657" w:rsidR="000C07A7" w:rsidRDefault="000C07A7">
      <w:pPr>
        <w:rPr>
          <w:rFonts w:ascii="Apple Garamond" w:hAnsi="Apple Garamond"/>
          <w:b/>
          <w:sz w:val="56"/>
        </w:rPr>
      </w:pPr>
      <w:r>
        <w:rPr>
          <w:rFonts w:ascii="Apple Garamond" w:hAnsi="Apple Garamond"/>
          <w:b/>
          <w:sz w:val="56"/>
        </w:rPr>
        <w:lastRenderedPageBreak/>
        <w:br w:type="page"/>
      </w:r>
    </w:p>
    <w:p w14:paraId="5D192F03" w14:textId="77777777" w:rsidR="001D0157" w:rsidRDefault="001D0157">
      <w:pPr>
        <w:rPr>
          <w:rFonts w:ascii="Apple Garamond" w:hAnsi="Apple Garamond"/>
          <w:b/>
          <w:sz w:val="56"/>
        </w:rPr>
      </w:pPr>
    </w:p>
    <w:p w14:paraId="30502A8D" w14:textId="534644C0" w:rsidR="001A5881" w:rsidRPr="00F70C96" w:rsidRDefault="00B62818" w:rsidP="00AE3257">
      <w:pPr>
        <w:pStyle w:val="TTProjectName"/>
      </w:pPr>
      <w:r>
        <w:t xml:space="preserve">Desarrollo de una </w:t>
      </w:r>
      <w:r w:rsidR="00401CAA">
        <w:t xml:space="preserve">Plataforma de Captura de Movimiento </w:t>
      </w:r>
      <w:r w:rsidR="00BE5FCB">
        <w:t xml:space="preserve">Ambulatorio </w:t>
      </w:r>
      <w:r w:rsidR="00401CAA">
        <w:t xml:space="preserve">por </w:t>
      </w:r>
      <w:r w:rsidR="001A5BB6">
        <w:t xml:space="preserve">medio de </w:t>
      </w:r>
      <w:r w:rsidR="00401CAA">
        <w:t>Sensores Inerciales</w:t>
      </w:r>
    </w:p>
    <w:p w14:paraId="0E7D1F52" w14:textId="77777777" w:rsidR="001A5881" w:rsidRPr="00DD6492" w:rsidRDefault="00AB0606" w:rsidP="00DD6492">
      <w:pPr>
        <w:pStyle w:val="TTNombre"/>
      </w:pPr>
      <w:r>
        <w:t>Sebastián Andrés Sepúlveda San Martín</w:t>
      </w:r>
    </w:p>
    <w:p w14:paraId="712733D3" w14:textId="77777777" w:rsidR="001A5881" w:rsidRPr="00694BBA" w:rsidRDefault="00951AEB" w:rsidP="00DD6492">
      <w:pPr>
        <w:pStyle w:val="TTUNiversidad"/>
      </w:pPr>
      <w:r>
        <w:t>Escuela</w:t>
      </w:r>
      <w:r w:rsidR="001A5881">
        <w:t xml:space="preserve"> de Ingeniería </w:t>
      </w:r>
      <w:r>
        <w:t xml:space="preserve">Civil </w:t>
      </w:r>
      <w:r w:rsidR="001A5881">
        <w:t xml:space="preserve">Biomédica, </w:t>
      </w:r>
      <w:r w:rsidR="001A5881" w:rsidRPr="00694BBA">
        <w:t>Universidad de Valparaíso, Chile</w:t>
      </w:r>
    </w:p>
    <w:p w14:paraId="07FC17D9" w14:textId="46416DF8" w:rsidR="001A5881" w:rsidRPr="00DA208E" w:rsidRDefault="001A5881" w:rsidP="00DA208E">
      <w:pPr>
        <w:pStyle w:val="TTKeywords"/>
      </w:pPr>
      <w:r w:rsidRPr="00DA208E">
        <w:rPr>
          <w:rFonts w:ascii="Apple Garamond" w:hAnsi="Apple Garamond"/>
          <w:b/>
        </w:rPr>
        <w:t xml:space="preserve">Palabras claves: </w:t>
      </w:r>
      <w:r w:rsidR="00AB0606">
        <w:t>Ambulatorio, Biomecánica, Captura del movimiento, Sensores Inerciales.</w:t>
      </w:r>
    </w:p>
    <w:p w14:paraId="6D2B8C69" w14:textId="6C0014C9" w:rsidR="001A5881" w:rsidRPr="00AB0606" w:rsidRDefault="001A5881" w:rsidP="00AB0606">
      <w:pPr>
        <w:pStyle w:val="Ttulo1"/>
      </w:pPr>
      <w:bookmarkStart w:id="11" w:name="_Toc404230828"/>
      <w:r w:rsidRPr="00AB0606">
        <w:t>Introducción</w:t>
      </w:r>
      <w:bookmarkEnd w:id="11"/>
    </w:p>
    <w:p w14:paraId="234A891F" w14:textId="34B7BB91" w:rsidR="00A411C9" w:rsidRDefault="00A411C9" w:rsidP="00A169D4">
      <w:pPr>
        <w:pStyle w:val="TTCuerpo"/>
      </w:pPr>
      <w:r>
        <w:t>El movimiento</w:t>
      </w:r>
      <w:r w:rsidR="00A169D4" w:rsidRPr="00A169D4">
        <w:t xml:space="preserve"> es la distorsión del estado natural de un objeto. Es una característica que pueden </w:t>
      </w:r>
      <w:r>
        <w:t>controlar</w:t>
      </w:r>
      <w:r w:rsidR="00A169D4" w:rsidRPr="00A169D4">
        <w:t xml:space="preserve"> los seres vivos superiores, y su correcto dominio les puede permi</w:t>
      </w:r>
      <w:r>
        <w:t>tir realizar complejas secuencias de</w:t>
      </w:r>
      <w:r w:rsidR="00A169D4" w:rsidRPr="00A169D4">
        <w:t xml:space="preserve"> movimientos que resultan en actividades como </w:t>
      </w:r>
      <w:r w:rsidR="005F0BA2">
        <w:t>desplazarse a través de su entorno para sobrevivir</w:t>
      </w:r>
      <w:r w:rsidR="006D056D">
        <w:t>;</w:t>
      </w:r>
      <w:r w:rsidR="005F0BA2">
        <w:t xml:space="preserve"> y a diferencia de la gran mayoría </w:t>
      </w:r>
      <w:r w:rsidR="006D056D">
        <w:t>de los animales, el humano logró</w:t>
      </w:r>
      <w:r w:rsidR="005F0BA2">
        <w:t xml:space="preserve"> dominar el desplazarse</w:t>
      </w:r>
      <w:r w:rsidR="005F0BA2" w:rsidRPr="00A169D4">
        <w:t xml:space="preserve"> </w:t>
      </w:r>
      <w:r w:rsidR="005F0BA2">
        <w:t>erguido</w:t>
      </w:r>
      <w:r w:rsidR="005F0BA2" w:rsidRPr="00A169D4">
        <w:t xml:space="preserve"> </w:t>
      </w:r>
      <w:r w:rsidR="00A169D4" w:rsidRPr="00A169D4">
        <w:t>en dos piernas</w:t>
      </w:r>
      <w:r w:rsidR="005F0BA2">
        <w:t>.</w:t>
      </w:r>
    </w:p>
    <w:p w14:paraId="590D3B17" w14:textId="100BD88E" w:rsidR="00A81643" w:rsidRDefault="00A411C9" w:rsidP="00A169D4">
      <w:pPr>
        <w:pStyle w:val="TTCuerpo"/>
      </w:pPr>
      <w:r>
        <w:t>Las secuencias de</w:t>
      </w:r>
      <w:r w:rsidR="00A169D4" w:rsidRPr="00A169D4">
        <w:t xml:space="preserve"> movimiento</w:t>
      </w:r>
      <w:r>
        <w:t>s</w:t>
      </w:r>
      <w:r w:rsidR="00A169D4" w:rsidRPr="00A169D4">
        <w:t xml:space="preserve"> puede</w:t>
      </w:r>
      <w:r>
        <w:t>n</w:t>
      </w:r>
      <w:r w:rsidR="00A169D4" w:rsidRPr="00A169D4">
        <w:t xml:space="preserve"> llegar a ser extremadamente complej</w:t>
      </w:r>
      <w:ins w:id="12" w:author="SSepulveda" w:date="2014-12-16T04:39:00Z">
        <w:r w:rsidR="00CB4401">
          <w:t>a</w:t>
        </w:r>
      </w:ins>
      <w:del w:id="13" w:author="SSepulveda" w:date="2014-12-16T04:39:00Z">
        <w:r w:rsidR="00A169D4" w:rsidRPr="00A169D4" w:rsidDel="00CB4401">
          <w:delText>o</w:delText>
        </w:r>
      </w:del>
      <w:r>
        <w:t>s</w:t>
      </w:r>
      <w:r w:rsidR="00A169D4" w:rsidRPr="00A169D4">
        <w:t xml:space="preserve">: </w:t>
      </w:r>
      <w:r>
        <w:t>para un ser humano, impulsos nerviosos originados voluntariamente en el cerebro orquestan</w:t>
      </w:r>
      <w:r w:rsidR="00A169D4" w:rsidRPr="00A169D4">
        <w:t xml:space="preserve"> la </w:t>
      </w:r>
      <w:r w:rsidR="00A81643">
        <w:t>contracción de</w:t>
      </w:r>
      <w:r w:rsidR="00A169D4" w:rsidRPr="00A169D4">
        <w:t xml:space="preserve"> </w:t>
      </w:r>
      <w:r w:rsidR="00A81643">
        <w:t xml:space="preserve">los </w:t>
      </w:r>
      <w:r w:rsidR="00A169D4" w:rsidRPr="00A169D4">
        <w:t>músculos</w:t>
      </w:r>
      <w:r w:rsidR="00A81643">
        <w:t xml:space="preserve"> que accionan sobre la unidad estructural; el esqueleto, para llevar a cabo el movimiento en forma voluntaria. El cuerpo humano posee en su esqueleto huesos y articulaciones, definiendo las posibilidades de movimiento, o grados de libertad de cada segmento o extremidad del cuerpo.</w:t>
      </w:r>
    </w:p>
    <w:p w14:paraId="3610FF35" w14:textId="34E576B4" w:rsidR="00A169D4" w:rsidRPr="00A169D4" w:rsidRDefault="00A169D4" w:rsidP="00A169D4">
      <w:pPr>
        <w:pStyle w:val="TTCuerpo"/>
      </w:pPr>
      <w:r w:rsidRPr="00A169D4">
        <w:t xml:space="preserve">El movimiento además nos entrega información. Notamos </w:t>
      </w:r>
      <w:r w:rsidR="00A81643">
        <w:t>visualmente que el caminar de una persona es anormal</w:t>
      </w:r>
      <w:r w:rsidRPr="00A169D4">
        <w:t xml:space="preserve">. La comparación de </w:t>
      </w:r>
      <w:r w:rsidR="00A81643">
        <w:t>condiciones</w:t>
      </w:r>
      <w:r w:rsidRPr="00A169D4">
        <w:t xml:space="preserve"> normales y anormales </w:t>
      </w:r>
      <w:r w:rsidR="00A81643">
        <w:t xml:space="preserve">para movimientos “comunes” </w:t>
      </w:r>
      <w:r w:rsidRPr="00A169D4">
        <w:t xml:space="preserve">surge entonces como medición y diagnóstico. Más aún, existen condiciones extraordinarias, como por ejemplo, </w:t>
      </w:r>
      <w:r w:rsidR="00A81643">
        <w:t>analizar</w:t>
      </w:r>
      <w:r w:rsidRPr="00A169D4">
        <w:t xml:space="preserve"> cómo un deportista de alto rendimiento puede realizar movimientos que un ser humano normal no puede realizar, tanto en sus dimensiones como en los tiempos</w:t>
      </w:r>
      <w:r w:rsidR="00A81643">
        <w:t>, extensiones o fuerza</w:t>
      </w:r>
      <w:r w:rsidR="0012312E">
        <w:t xml:space="preserve"> del movimiento.</w:t>
      </w:r>
    </w:p>
    <w:p w14:paraId="462DB97B" w14:textId="69BF5829" w:rsidR="00A169D4" w:rsidRPr="00A169D4" w:rsidRDefault="00A81643" w:rsidP="0012312E">
      <w:pPr>
        <w:pStyle w:val="TTCuerpo"/>
      </w:pPr>
      <w:r>
        <w:t>Existe</w:t>
      </w:r>
      <w:r w:rsidR="00A169D4" w:rsidRPr="00A169D4">
        <w:t xml:space="preserve"> un gran interés </w:t>
      </w:r>
      <w:r>
        <w:t>-</w:t>
      </w:r>
      <w:r w:rsidR="00A169D4" w:rsidRPr="00CB4401">
        <w:rPr>
          <w:rPrChange w:id="14" w:author="SSepulveda" w:date="2014-12-16T04:38:00Z">
            <w:rPr>
              <w:i/>
            </w:rPr>
          </w:rPrChange>
        </w:rPr>
        <w:t>y más aún, una fascinación</w:t>
      </w:r>
      <w:r w:rsidR="00C93D74">
        <w:rPr>
          <w:i/>
        </w:rPr>
        <w:t xml:space="preserve"> </w:t>
      </w:r>
      <w:r w:rsidR="00C93D74">
        <w:rPr>
          <w:i/>
        </w:rPr>
        <w:fldChar w:fldCharType="begin"/>
      </w:r>
      <w:r w:rsidR="00C93D74">
        <w:rPr>
          <w:i/>
        </w:rPr>
        <w:instrText xml:space="preserve"> ADDIN ZOTERO_ITEM CSL_CITATION {"citationID":"7gpsj94vb","properties":{"formattedCitation":"(Roetenberg, 2006)","plainCitation":"(Roetenberg, 2006)"},"citationItems":[{"id":269,"uris":["http://zotero.org/users/local/bwVY6orv/items/F4NM9IVA"],"uri":["http://zotero.org/users/local/bwVY6orv/items/F4NM9IVA"],"itemData":{"id":269,"type":"book","title":"Inertial and Magnetic Sensing of Human Motion","publisher":"University of Twente [Host]","number-of-pages":"126","source":"Google Books","ISBN":"9789090206202","language":"en","author":[{"family":"Roetenberg","given":"Daniel"}],"issued":{"date-parts":[["2006"]]}}}],"schema":"https://github.com/citation-style-language/schema/raw/master/csl-citation.json"} </w:instrText>
      </w:r>
      <w:r w:rsidR="00C93D74">
        <w:rPr>
          <w:i/>
        </w:rPr>
        <w:fldChar w:fldCharType="separate"/>
      </w:r>
      <w:r w:rsidR="00C93D74" w:rsidRPr="00C93D74">
        <w:t>(Roetenberg, 2006)</w:t>
      </w:r>
      <w:r w:rsidR="00C93D74">
        <w:rPr>
          <w:i/>
        </w:rPr>
        <w:fldChar w:fldCharType="end"/>
      </w:r>
      <w:r w:rsidR="00A4157C">
        <w:rPr>
          <w:i/>
        </w:rPr>
        <w:t xml:space="preserve"> </w:t>
      </w:r>
      <w:r>
        <w:t>-</w:t>
      </w:r>
      <w:r w:rsidR="00A169D4" w:rsidRPr="00A169D4">
        <w:t xml:space="preserve"> por entender, cuantificar y modelar el movimiento. Para esto, capturarlo y registrarlo es el primer paso a seguir al momento </w:t>
      </w:r>
      <w:r w:rsidR="005E43B9">
        <w:t xml:space="preserve">de </w:t>
      </w:r>
      <w:r w:rsidR="00A169D4" w:rsidRPr="00A169D4">
        <w:t>querer analizar el movimiento. El método ampliamente aceptado por la comunidad científica y clínica para la captura del movimiento es a través de MOCAP</w:t>
      </w:r>
      <w:r w:rsidR="00905B55">
        <w:fldChar w:fldCharType="begin"/>
      </w:r>
      <w:r w:rsidR="00905B55">
        <w:instrText xml:space="preserve"> XE "</w:instrText>
      </w:r>
      <w:r w:rsidR="008C1DDE">
        <w:instrText>Motion Capture</w:instrText>
      </w:r>
      <w:r w:rsidR="00905B55" w:rsidRPr="005A407D">
        <w:instrText>:</w:instrText>
      </w:r>
      <w:r w:rsidR="008C1DDE">
        <w:instrText>(Captura de movimiento) Acrónimo para denominar a un sistema de captura de movimiento</w:instrText>
      </w:r>
      <w:r w:rsidR="00905B55">
        <w:instrText xml:space="preserve">" </w:instrText>
      </w:r>
      <w:r w:rsidR="00905B55">
        <w:fldChar w:fldCharType="end"/>
      </w:r>
      <w:r w:rsidR="00A169D4" w:rsidRPr="00A169D4">
        <w:t xml:space="preserve"> </w:t>
      </w:r>
      <w:r w:rsidR="00B52F90">
        <w:t>(</w:t>
      </w:r>
      <w:r w:rsidR="00B52F90" w:rsidRPr="00EA0C94">
        <w:rPr>
          <w:i/>
        </w:rPr>
        <w:t>Motion Capture</w:t>
      </w:r>
      <w:r w:rsidR="00B52F90">
        <w:t xml:space="preserve">) </w:t>
      </w:r>
      <w:r w:rsidR="005F0BA2">
        <w:t>por</w:t>
      </w:r>
      <w:r w:rsidR="00B52F90">
        <w:t xml:space="preserve"> medios ópticos</w:t>
      </w:r>
      <w:r w:rsidR="00A169D4" w:rsidRPr="00A169D4">
        <w:t>.</w:t>
      </w:r>
      <w:r w:rsidR="00573938">
        <w:t xml:space="preserve"> Este tipo de sistemas es considerado el </w:t>
      </w:r>
      <w:r w:rsidR="00573938" w:rsidRPr="00010489">
        <w:rPr>
          <w:i/>
        </w:rPr>
        <w:t>Gold Standard</w:t>
      </w:r>
      <w:r w:rsidR="008C1DDE">
        <w:rPr>
          <w:i/>
        </w:rPr>
        <w:fldChar w:fldCharType="begin"/>
      </w:r>
      <w:r w:rsidR="008C1DDE">
        <w:instrText xml:space="preserve"> XE "</w:instrText>
      </w:r>
      <w:r w:rsidR="008C1DDE" w:rsidRPr="00313E23">
        <w:rPr>
          <w:i/>
        </w:rPr>
        <w:instrText>Gold Standard:</w:instrText>
      </w:r>
      <w:r w:rsidR="008C1DDE" w:rsidRPr="00FB4E02">
        <w:rPr>
          <w:lang w:val="es-ES"/>
        </w:rPr>
        <w:instrText>Denominación para un dispostivo o aparato que sirve como referencia o parámetro de comparación</w:instrText>
      </w:r>
      <w:r w:rsidR="008C1DDE">
        <w:instrText xml:space="preserve">" </w:instrText>
      </w:r>
      <w:r w:rsidR="008C1DDE">
        <w:rPr>
          <w:i/>
        </w:rPr>
        <w:fldChar w:fldCharType="end"/>
      </w:r>
      <w:r w:rsidR="00573938">
        <w:t xml:space="preserve"> del MOCAP.</w:t>
      </w:r>
      <w:r w:rsidR="008C1DDE">
        <w:tab/>
      </w:r>
    </w:p>
    <w:p w14:paraId="7BAC5ABB" w14:textId="5CE1CDB3" w:rsidR="00A169D4" w:rsidRPr="00A169D4" w:rsidRDefault="00A169D4" w:rsidP="00A169D4">
      <w:pPr>
        <w:pStyle w:val="TTCuerpo"/>
      </w:pPr>
      <w:r w:rsidRPr="00A169D4">
        <w:t xml:space="preserve">La captura de movimiento por medios ópticos </w:t>
      </w:r>
      <w:r>
        <w:t>cons</w:t>
      </w:r>
      <w:r w:rsidRPr="00A169D4">
        <w:t>i</w:t>
      </w:r>
      <w:r>
        <w:t>s</w:t>
      </w:r>
      <w:r w:rsidRPr="00A169D4">
        <w:t xml:space="preserve">te en adosar marcadores superficiales a los segmentos del cuerpo de interés para la captura. Al marcar en forma apropiada un segmento en </w:t>
      </w:r>
      <w:r w:rsidR="005F0BA2">
        <w:t xml:space="preserve">la </w:t>
      </w:r>
      <w:r w:rsidRPr="00A169D4">
        <w:t>superficie de la piel, es posible estimar el movimiento que realiza el esqueleto del sujeto de estudio. Estos marcadores son registrados mediante cámaras posicionadas de tal forma que sea posible capturar los marcador</w:t>
      </w:r>
      <w:r w:rsidR="00B52F90">
        <w:t xml:space="preserve">es desde al menos 3 </w:t>
      </w:r>
      <w:r w:rsidR="006968AC">
        <w:t>posiciones conocidas</w:t>
      </w:r>
      <w:r w:rsidRPr="00A169D4">
        <w:t>, generando un espacio de captura delimitado por las capacidades y características de las cámaras para registrar los marcadores en imágenes o videos.</w:t>
      </w:r>
      <w:r w:rsidR="00B52F90">
        <w:t xml:space="preserve"> Los registros son posteriormente </w:t>
      </w:r>
      <w:r w:rsidR="006D056D">
        <w:t>procesados</w:t>
      </w:r>
      <w:r w:rsidR="00B52F90">
        <w:t xml:space="preserve"> para dejar solamente los marcadores, y por medio de trilateración es posible determinar la posición en el </w:t>
      </w:r>
      <w:r w:rsidR="00B52F90">
        <w:lastRenderedPageBreak/>
        <w:t>tiempo de un marcador. Posteriormente, se unen los marcadores para determinar a qué segmento del cuerpo pertenece el marcador registrado.</w:t>
      </w:r>
    </w:p>
    <w:p w14:paraId="1E21A2B5" w14:textId="42DB98B7" w:rsidR="00A169D4" w:rsidRPr="00A169D4" w:rsidRDefault="00A169D4" w:rsidP="00A169D4">
      <w:pPr>
        <w:pStyle w:val="TTCuerpo"/>
      </w:pPr>
      <w:r w:rsidRPr="00A169D4">
        <w:t>Para asegurar las mejores condiciones de captura del movi</w:t>
      </w:r>
      <w:r w:rsidR="00B52F90">
        <w:t xml:space="preserve">miento, es común </w:t>
      </w:r>
      <w:r w:rsidRPr="00A169D4">
        <w:t>instala</w:t>
      </w:r>
      <w:r w:rsidR="00B52F90">
        <w:t>r</w:t>
      </w:r>
      <w:r w:rsidRPr="00A169D4">
        <w:t xml:space="preserve"> laboratorios de biomecánica </w:t>
      </w:r>
      <w:r w:rsidR="00B52F90">
        <w:t>especializados</w:t>
      </w:r>
      <w:r w:rsidRPr="00A169D4">
        <w:t xml:space="preserve"> en el tipo de </w:t>
      </w:r>
      <w:r w:rsidR="00B52F90">
        <w:t>capturas</w:t>
      </w:r>
      <w:r w:rsidRPr="00A169D4">
        <w:t xml:space="preserve"> que se desea realizar. La cantidad </w:t>
      </w:r>
      <w:ins w:id="15" w:author="SSepulveda" w:date="2014-12-16T04:45:00Z">
        <w:r w:rsidR="00880C18">
          <w:t xml:space="preserve"> y tipo </w:t>
        </w:r>
      </w:ins>
      <w:r w:rsidRPr="00A169D4">
        <w:t xml:space="preserve">de cámaras, el tipo </w:t>
      </w:r>
      <w:del w:id="16" w:author="SSepulveda" w:date="2014-12-16T04:46:00Z">
        <w:r w:rsidRPr="00A169D4" w:rsidDel="00880C18">
          <w:delText xml:space="preserve">de cámaras y </w:delText>
        </w:r>
      </w:del>
      <w:r w:rsidRPr="00A169D4">
        <w:t>marcado</w:t>
      </w:r>
      <w:r w:rsidR="00B52F90">
        <w:t xml:space="preserve">res, el espacio de captura y las condiciones del ambiente (principalmente </w:t>
      </w:r>
      <w:r w:rsidRPr="00A169D4">
        <w:t>condiciones lumínicas</w:t>
      </w:r>
      <w:r w:rsidR="00B52F90">
        <w:t xml:space="preserve"> y nivel de suelo</w:t>
      </w:r>
      <w:r w:rsidRPr="00A169D4">
        <w:t xml:space="preserve">) son </w:t>
      </w:r>
      <w:r w:rsidR="00B52F90" w:rsidRPr="00A169D4">
        <w:t>controlados</w:t>
      </w:r>
      <w:r w:rsidRPr="00A169D4">
        <w:t xml:space="preserve"> para adquirir la captura del movimiento con una precisión menor al milímetro</w:t>
      </w:r>
      <w:r w:rsidR="00B52F90">
        <w:t xml:space="preserve"> </w:t>
      </w:r>
      <w:r w:rsidR="00B52F90">
        <w:fldChar w:fldCharType="begin"/>
      </w:r>
      <w:r w:rsidR="00B52F90">
        <w:instrText xml:space="preserve"> ADDIN ZOTERO_ITEM CSL_CITATION {"citationID":"bc0dp0csu","properties":{"formattedCitation":"(Field, Stirling, Naghdy, &amp; Pan, 2009)","plainCitation":"(Field, Stirling, Naghdy, &amp; Pan, 2009)"},"citationItems":[{"id":483,"uris":["http://zotero.org/users/local/bwVY6orv/items/F2S5B9N3"],"uri":["http://zotero.org/users/local/bwVY6orv/items/F2S5B9N3"],"itemData":{"id":483,"type":"paper-conference","title":"Motion capture in robotics review","page":"1697-1702","source":"IEEE Xplore","event":"IEEE International Conference on Control and Automation, 2009. ICCA 2009","abstract":"This survey reviews motion capture technologies and the current challenges associated with their application in robotic systems. Various sensor systems used in current literature are introduced and evaluated based on the relative strengths and weaknesses. Some research problems pursued with these sensors in robotics are reviewed and application areas are discussed. Significant methodologies in analysing the sensor data are discussed and evaluated based on the perceived benefits and limitations. Finally, results from experimentation with an inertial motion capture system are shown based on clustering and segmentation techniques.","DOI":"10.1109/ICCA.2009.5410185","author":[{"family":"Field","given":"M."},{"family":"Stirling","given":"D."},{"family":"Naghdy","given":"F."},{"family":"Pan","given":"Zengxi"}],"issued":{"date-parts":[["2009",12]]}}}],"schema":"https://github.com/citation-style-language/schema/raw/master/csl-citation.json"} </w:instrText>
      </w:r>
      <w:r w:rsidR="00B52F90">
        <w:fldChar w:fldCharType="separate"/>
      </w:r>
      <w:r w:rsidR="00B52F90" w:rsidRPr="00B52F90">
        <w:t>(Field, Stirling, Naghdy, &amp; Pan, 2009)</w:t>
      </w:r>
      <w:r w:rsidR="00B52F90">
        <w:fldChar w:fldCharType="end"/>
      </w:r>
      <w:r w:rsidRPr="00A169D4">
        <w:t>. Sin embargo, al establecer un área delimitada de adquisición, como un laboratorio, surge el principal problema de los métodos de adquisición por imágenes y video: Los movimientos están confinados al área de captura y a las condiciones de laboratorio</w:t>
      </w:r>
      <w:r>
        <w:t xml:space="preserve"> </w:t>
      </w:r>
      <w:r>
        <w:fldChar w:fldCharType="begin"/>
      </w:r>
      <w:r>
        <w:instrText xml:space="preserve"> ADDIN ZOTERO_ITEM CSL_CITATION {"citationID":"lttdvpseb","properties":{"formattedCitation":"{\\rtf (M\\uc0\\u252{}ndermann, Corazza, &amp; Andriacchi, 2006)}","plainCitation":"(Mündermann, Corazza, &amp; Andriacchi, 2006)"},"citationItems":[{"id":302,"uris":["http://zotero.org/users/local/bwVY6orv/items/EAQBVNZM"],"uri":["http://zotero.org/users/local/bwVY6orv/items/EAQBVNZM"],"itemData":{"id":302,"type":"article-journal","title":"The evolution of methods for the capture of human movement leading to markerless motion capture for biomechanical applications","container-title":"Journal of NeuroEngineering and Rehabilitation","page":"6","volume":"3","issue":"1","source":"www.jneuroengrehab.com","abstract":"Over the centuries the evolution of methods for the capture of human movement has been motivated by the need for new information on the characteristics of normal and pathological human movement. This study was motivated in part by the need of new clinical approaches for the treatment and prevention of diseases that are influenced by subtle changes in the patterns movement. These clinical approaches require new methods to measure accurately patterns of locomotion without the risk of artificial stimulus producing unwanted artifacts that could mask the natural patterns of motion. Most common methods for accurate capture of three-dimensional human movement require a laboratory environment and the attachment of markers or fixtures to the body's segments. These laboratory conditions can cause unknown experimental artifacts. Thus, our understanding of normal and pathological human movement would be enhanced by a method that allows the capture of human movement without the constraint of markers or fixtures placed on the body. In this paper, the need for markerless human motion capture methods is discussed and the advancement of markerless approaches is considered in view of accurate capture of three-dimensional human movement for biomechanical applications. The role of choosing appropriate technical equipment and algorithms for accurate markerless motion capture is critical. The implementation of this new methodology offers the promise for simple, time-efficient, and potentially more meaningful assessments of human movement in research and clinical practice. The feasibility of accurately and precisely measuring 3D human body kinematics for the lower limbs using a markerless motion capture system on the basis of visual hulls is demonstrated.\nPMID: 16539701","DOI":"10.1186/1743-0003-3-6","ISSN":"1743-0003","note":"PMID: 16539701","language":"en","author":[{"family":"Mündermann","given":"Lars"},{"family":"Corazza","given":"Stefano"},{"family":"Andriacchi","given":"Thomas P."}],"issued":{"date-parts":[["2006",3,15]]},"accessed":{"date-parts":[["2014",10,19]]},"PMID":"16539701"}}],"schema":"https://github.com/citation-style-language/schema/raw/master/csl-citation.json"} </w:instrText>
      </w:r>
      <w:r>
        <w:fldChar w:fldCharType="separate"/>
      </w:r>
      <w:r w:rsidR="00C6133C" w:rsidRPr="00EA0C94">
        <w:t>(Mündermann, Corazza, &amp; Andriacchi, 2006)</w:t>
      </w:r>
      <w:r>
        <w:fldChar w:fldCharType="end"/>
      </w:r>
      <w:r w:rsidRPr="00A169D4">
        <w:t>.</w:t>
      </w:r>
    </w:p>
    <w:p w14:paraId="0B6BCD74" w14:textId="77777777" w:rsidR="00A169D4" w:rsidRPr="00A169D4" w:rsidRDefault="00A169D4" w:rsidP="00A169D4">
      <w:pPr>
        <w:pStyle w:val="TTCuerpo"/>
      </w:pPr>
    </w:p>
    <w:p w14:paraId="19A2A8D6" w14:textId="5D9D2617" w:rsidR="0041270C" w:rsidRPr="0012312E" w:rsidRDefault="007A37D0" w:rsidP="0012312E">
      <w:pPr>
        <w:pStyle w:val="TTCuerpo"/>
        <w:rPr>
          <w:lang w:val="es-ES"/>
        </w:rPr>
      </w:pPr>
      <w:r>
        <w:t xml:space="preserve">Analizar el movimiento humano permite diagnosticar enfermedades, seguir la recuperación ante terapias y operaciones </w:t>
      </w:r>
      <w:r>
        <w:fldChar w:fldCharType="begin"/>
      </w:r>
      <w:r>
        <w:instrText xml:space="preserve"> ADDIN ZOTERO_ITEM CSL_CITATION {"citationID":"1l2hquer6d","properties":{"formattedCitation":"(Zheng, Black, &amp; Harris, 2005)","plainCitation":"(Zheng, Black, &amp; Harris, 2005)"},"citationItems":[{"id":512,"uris":["http://zotero.org/users/local/bwVY6orv/items/IP3RIR53"],"uri":["http://zotero.org/users/local/bwVY6orv/items/IP3RIR53"],"itemData":{"id":512,"type":"article-journal","title":"Position-sensing technologies for movement analysis in stroke rehabilitation","container-title":"Medical and Biological Engineering and Computing","page":"413-420","volume":"43","issue":"4","source":"link.springer.com","abstract":"Research has focused on improvement of the quality of life of stroke patients. Gait detection, kinematics and kinetics analysis, home-based rehabilitation and telerehabilitation are the areas where there has been increasing research interest. The paper reviews position-sensing technologies and their application for human movement tracking and stroke rehabilitation. The review suggests that it is feasible to build a home-based telerehabilitation system for sensing and tracking the motion of stroke patients.","DOI":"10.1007/BF02344720","ISSN":"0140-0118, 1741-0444","journalAbbreviation":"Med. Biol. Eng. Comput.","language":"en","author":[{"family":"Zheng","given":"H."},{"family":"Black","given":"N. D."},{"family":"Harris","given":"Dr N. D."}],"issued":{"date-parts":[["2005",8,1]]},"accessed":{"date-parts":[["2014",3,12]]}}}],"schema":"https://github.com/citation-style-language/schema/raw/master/csl-citation.json"} </w:instrText>
      </w:r>
      <w:r>
        <w:fldChar w:fldCharType="separate"/>
      </w:r>
      <w:r w:rsidRPr="00C82865">
        <w:t>(Zheng, Black, &amp; Harris, 2005)</w:t>
      </w:r>
      <w:r>
        <w:fldChar w:fldCharType="end"/>
      </w:r>
      <w:r>
        <w:t xml:space="preserve">, controlar el gasto energético ante diferentes actividades </w:t>
      </w:r>
      <w:r>
        <w:fldChar w:fldCharType="begin"/>
      </w:r>
      <w:r>
        <w:instrText xml:space="preserve"> ADDIN ZOTERO_ITEM CSL_CITATION {"citationID":"1rqdimqrjk","properties":{"formattedCitation":"(Bouarfa et al., 2014; Dong, Biswas, Montoye, &amp; Pfeiffer, 2013; Lustrek, Cvetkovic, &amp; Kozina, 2012)","plainCitation":"(Bouarfa et al., 2014; Dong, Biswas, Montoye, &amp; Pfeiffer, 2013; Lustrek, Cvetkovic, &amp; Kozina, 2012)"},"citationItems":[{"id":220,"uris":["http://zotero.org/users/local/bwVY6orv/items/ITSZQQ7D"],"uri":["http://zotero.org/users/local/bwVY6orv/items/ITSZQQ7D"],"itemData":{"id":220,"type":"article-journal","title":"Predicting Free-Living Energy Expenditure Using a Miniaturized Ear-Worn Sensor: An Evaluation Against Doubly Labeled Water","container-title":"IEEE Transactions on Biomedical Engineering","page":"566-575","volume":"61","issue":"2","source":"IEEE Xplore","abstract":"Accurate estimation of daily total energy expenditure (EE) is a prerequisite for assisted weight management and assessing certain health conditions. The use of wearable sensors for predicting free-living EE is challenged by consistent sensor placement, user compliance, and estimation methods used. This paper examines whether a single ear-worn accelerometer can be used for EE estimation under free-living conditions. An EE prediction model was first derived and validated in a controlled setting using healthy subjects involving different physical activities. Ten different activities were assessed showing a tenfold cross validation error of 0.24. Furthermore, the EE prediction model shows a mean absolute deviation below 1.2 metabolic equivalent of tasks. The same model was applied to a free-living setting with a different population for further validation. The results were compared against those derived from doubly labeled water. In free-living settings, the predicted daily EE has a correlation of 0.74, p = 0.008, and a MAD of 27 kcal/day. These results demonstrate that laboratory-derived prediction models can be used to predict EE under free-living conditions.","DOI":"10.1109/TBME.2013.2284069","ISSN":"0018-9294","shortTitle":"Predicting Free-Living Energy Expenditure Using a Miniaturized Ear-Worn Sensor","author":[{"family":"Bouarfa","given":"L."},{"family":"Atallah","given":"L."},{"family":"Kwasnicki","given":"R.M."},{"family":"Pettitt","given":"C."},{"family":"Frost","given":"G."},{"family":"Yang","given":"Guang-Zhong"}],"issued":{"date-parts":[["2014",2]]}}},{"id":79,"uris":["http://zotero.org/users/local/bwVY6orv/items/Q4B6ARIV"],"uri":["http://zotero.org/users/local/bwVY6orv/items/Q4B6ARIV"],"itemData":{"id":79,"type":"paper-conference","title":"Comparing metabolic energy expenditure estimation using wearable multi-sensor network and single accelerometer","page":"2866-2869","source":"IEEE Xplore","event":"2013 35th Annual International Conference of the IEEE Engineering in Medicine and Biology Society (EMBC)","abstract":"This paper presents the implementation details, system architecture and performance of a wearable sensor network that was designed for human activity recognition and energy expenditure estimation. We also included ActiGraph GT3X+ as a popular single sensor solution for detailed comparison with the proposed wearable sensor network. Linear regression and Artificial Neural Network are implemented and tested. Through a rigorous system study and experiment, it is shown that the wearable multi-sensor network outperforms the single sensor solution in terms of energy expenditure estimation.","DOI":"10.1109/EMBC.2013.6610138","author":[{"family":"Dong","given":"Bo"},{"family":"Biswas","given":"S."},{"family":"Montoye","given":"A."},{"family":"Pfeiffer","given":"K."}],"issued":{"date-parts":[["2013",7]]}}},{"id":528,"uris":["http://zotero.org/users/local/bwVY6orv/items/4SP9N2R4"],"uri":["http://zotero.org/users/local/bwVY6orv/items/4SP9N2R4"],"itemData":{"id":528,"type":"paper-conference","title":"Energy expenditure estimation with wearable accelerometers","page":"5-8","source":"IEEE Xplore","event":"2012 IEEE International Symposium on Circuits and Systems (ISCAS)","abstract":"This paper presents a method for human activity recognition and energy expenditure estimation with two tri-axial accelerometers. Recognizing the activity of a person and measuring his/her energy expenditure is important for the management of several diseases. In the CHIRON project we aim to monitor congestive heart failure patients using wearable sensors and a smartphone. Our method uses a classifier for activity recognition constructed with machine learning. Attention was paid to the complexity of the attributes for machine learning, resulting in the omission of the most complex attributes in order to prolong the battery life. The recognized activity serves as an input to a classifier for energy expenditure estimation, which was also constructed with machine learning. The best-performing classifier turned out to be a composite of two activity-specific classifiers and a general classifier. Its mean absolute error was 0.91 metabolic equivalents of task (MET).","DOI":"10.1109/ISCAS.2012.6271906","author":[{"family":"Lustrek","given":"M."},{"family":"Cvetkovic","given":"B."},{"family":"Kozina","given":"S."}],"issued":{"date-parts":[["2012",5]]}}}],"schema":"https://github.com/citation-style-language/schema/raw/master/csl-citation.json"} </w:instrText>
      </w:r>
      <w:r>
        <w:fldChar w:fldCharType="separate"/>
      </w:r>
      <w:r w:rsidRPr="00C82865">
        <w:t>(Bouarfa et al., 2014; Dong, Biswas, Montoye, &amp; Pfeiffer, 2013; Lustrek, Cvetkovic, &amp; Kozina, 2012)</w:t>
      </w:r>
      <w:r>
        <w:fldChar w:fldCharType="end"/>
      </w:r>
      <w:r>
        <w:t xml:space="preserve">, llegando a clasificar el tipo de actividades que realizan </w:t>
      </w:r>
      <w:r>
        <w:fldChar w:fldCharType="begin"/>
      </w:r>
      <w:r>
        <w:instrText xml:space="preserve"> ADDIN ZOTERO_ITEM CSL_CITATION {"citationID":"79ldmlpre","properties":{"formattedCitation":"(Pham, Tran, Thang, Cooper, &amp; Kamei, 2011)","plainCitation":"(Pham, Tran, Thang, Cooper, &amp; Kamei, 2011)"},"citationItems":[{"id":359,"uris":["http://zotero.org/users/local/bwVY6orv/items/UQRUV72X"],"uri":["http://zotero.org/users/local/bwVY6orv/items/UQRUV72X"],"itemData":{"id":359,"type":"paper-conference","title":"Human Reasoning Awareness Quantified by Self-Organizing Map Using Collaborative Decision Making for Multiple Investment Models","page":"101-108","source":"IEEE Xplore","event":"2011 International Conference on Complex, Intelligent and Software Intensive Systems (CISIS)","abstract":"Collaborative Decision Making (CDM) is one of the concepts of human reasoning awareness, which refers to expert knowledge of the group and its preferences in a dynamic market environment. In this paper, we present a new approach, which is a framework for collaborative decision making, together with expert feelings about market dynamics to deal with multiple models of stock investment portfolios. The framework aims to aggregate collective expert preferences, including of group expert psychology and sensibility, assists a dynamic trading support system and achieve the greatest investment returns. Kansei evaluation uses to quantify trader sensibilities about trading decisions, market conditions with uncertain risks. Collective group psychology and preference of traders are quantified that represent in membership weights. The framework is used to quantify Kansei, quantitative and qualitative data sets, which are visualized by Self-Organizing Map (SOM) in order to select the best alternatives with dynamic solutions for investment. To confirm the model's performance, the proposed approach has been tested and performed well in stock trading for stock investment portfolios. The experiments through case studies show that the new approach, applying Kansei evaluation enhances the capability of investment returns and reduce losses to deal with various financial investment models.","DOI":"10.1109/CISIS.2011.24","author":[{"family":"Pham","given":"H.V."},{"family":"Tran","given":"K.D."},{"family":"Thang","given":"C."},{"family":"Cooper","given":"E.W."},{"family":"Kamei","given":"K."}],"issued":{"date-parts":[["2011",6]]}}}],"schema":"https://github.com/citation-style-language/schema/raw/master/csl-citation.json"} </w:instrText>
      </w:r>
      <w:r>
        <w:fldChar w:fldCharType="separate"/>
      </w:r>
      <w:r w:rsidRPr="00C82865">
        <w:t>(Pham, Tran, Thang, Cooper, &amp; Kamei, 2011)</w:t>
      </w:r>
      <w:r>
        <w:fldChar w:fldCharType="end"/>
      </w:r>
      <w:r>
        <w:t xml:space="preserve">. Estas inquietudes han llevado la captura de movimiento fuera del laboratorio, para medir en el entorno natural y monitorear ambulatoriamente los movimientos. Esto se ve ampliamente </w:t>
      </w:r>
      <w:r w:rsidR="0041270C">
        <w:t xml:space="preserve">aplicado en estudios sujetos al deporte </w:t>
      </w:r>
      <w:r w:rsidR="0041270C">
        <w:fldChar w:fldCharType="begin"/>
      </w:r>
      <w:r w:rsidR="0041270C">
        <w:instrText xml:space="preserve"> ADDIN ZOTERO_ITEM CSL_CITATION {"citationID":"ikemuveqt","properties":{"formattedCitation":"(Haapalainen, Laurinen, Roning, &amp; Kinnunen, 2008; Lee &amp; Shiroma, 2014; Panagiota, Layal, &amp; Stefan, 2012; Wixted et al., 2007)","plainCitation":"(Haapalainen, Laurinen, Roning, &amp; Kinnunen, 2008; Lee &amp; Shiroma, 2014; Panagiota, Layal, &amp; Stefan, 2012; Wixted et al., 2007)"},"citationItems":[{"id":463,"uris":["http://zotero.org/users/local/bwVY6orv/items/REIMIKQM"],"uri":["http://zotero.org/users/local/bwVY6orv/items/REIMIKQM"],"itemData":{"id":463,"type":"paper-conference","title":"Estimation of Exercise Energy Expenditure Using a Wrist-Worn Accelerometer: A Linear Mixed Model Approach with Fixed-Effect Variable Selection","page":"796-801","source":"IEEE Xplore","event":"Seventh International Conference on Machine Learning and Applications, 2008. ICMLA '08","abstract":"This article presents an approach to estimating exercise energy expenditure based on acceleration measurements from a wrist-worn biaxial sensor. The method uses the linear mixed model that makes it possible to model both between-subject and within-subject variation in energy expenditure. More precisely, a random-intercepts model is used. The variance and mean of the acceleration signals at 15-second intervals as well as subject demographics (height, weight, body mass index, age and VO2max) are used. Energy expenditure is modelled in four different activities: walking, running, Nordic walking and bicycling. This study introduces an effective backward model selection procedure for selecting the fixed-effect variables in the model. The procedure uses leave-one-out cross-validation to be able to effectively exploit the available data set and to ensure the robustness of the model. Estimation accuracy in test sets is used as a criterion of model performance. The model selection procedure proposed notably improves estimation accuracy. In walking, running, Nordic walking and bicycling, average estimation errors of 3.9, 3.6, 1.9 and 13.5 percent are reached. The respective Person correlations for these activities are 0.91, 0.98, 0.97, and 0.81. These results are also compared to the performance of the general linear model. It is discovered that the linear mixed model outperforms the model that does not take the individual levels of energy expenditure of the subjects into account.","DOI":"10.1109/ICMLA.2008.131","shortTitle":"Estimation of Exercise Energy Expenditure Using a Wrist-Worn Accelerometer","author":[{"family":"Haapalainen","given":"Eija"},{"family":"Laurinen","given":"P."},{"family":"Roning","given":"J."},{"family":"Kinnunen","given":"H."}],"issued":{"date-parts":[["2008",12]]}}},{"id":493,"uris":["http://zotero.org/users/local/bwVY6orv/items/8NMPK24D"],"uri":["http://zotero.org/users/local/bwVY6orv/items/8NMPK24D"],"itemData":{"id":493,"type":"article-journal","title":"Using accelerometers to measure physical activity in large-scale epidemiological studies: issues and challenges","container-title":"British Journal of Sports Medicine","page":"197-201","volume":"48","issue":"3","source":"bjsm.bmj.com","abstract":"Background The current guidelines for aerobic activity require that adults carry out </w:instrText>
      </w:r>
      <w:r w:rsidR="0041270C">
        <w:rPr>
          <w:rFonts w:ascii="Times New Roman" w:hAnsi="Times New Roman"/>
        </w:rPr>
        <w:instrText>≥</w:instrText>
      </w:r>
      <w:r w:rsidR="0041270C">
        <w:instrText xml:space="preserve">150 min/week of moderate-intensity physical activity, with a large body of epidemiological evidence showing this level of activity to decrease the incidence of many chronic diseases. Less is known about whether light-intensity activities also have such benefits, and whether sedentary behaviour is an independent predictor of increased risks of these chronic diseases, as imprecise assessments of these behaviours and cross-sectional study designs have limited knowledge to date.\nMethods Recent technological advances in assessment methods have made the use of movement sensors, such as the accelerometer, feasible for use in longitudinal, large-scale epidemiological studies. Several such studies are collecting sensor-assessed, objective measures of physical activity with the aim of relating these to the development of clinical endpoints. This is a relatively new area of research; thus, in this article, we use the Women's Health Study (WHS) as a case study to illustrate the challenges related to data collection, data processing and analyses of the vast amount of data collected.\nResults The WHS plans to collect 7 days of accelerometer-assessed physical activity and sedentary behaviour in </w:instrText>
      </w:r>
      <w:r w:rsidR="0041270C">
        <w:rPr>
          <w:rFonts w:ascii="Cambria Math" w:hAnsi="Cambria Math" w:cs="Cambria Math"/>
        </w:rPr>
        <w:instrText>∼</w:instrText>
      </w:r>
      <w:r w:rsidR="0041270C">
        <w:instrText xml:space="preserve">18 000 women aged </w:instrText>
      </w:r>
      <w:r w:rsidR="0041270C">
        <w:rPr>
          <w:rFonts w:ascii="Times New Roman" w:hAnsi="Times New Roman"/>
        </w:rPr>
        <w:instrText>≥</w:instrText>
      </w:r>
      <w:r w:rsidR="0041270C">
        <w:instrText xml:space="preserve">62 years. Several logistical challenges exist in collecting data; nonetheless, as of 31 August 2013, 11 590 women have already provided some data. In addition, the WHS experience on data reduction and data analyses can help inform other similar large-scale epidemiological studies.\nConclusions Important data on the health effects of light-intensity activity and sedentary behaviour will emerge from large-scale epidemiological studies collecting objective assessments of these behaviours.","DOI":"10.1136/bjsports-2013-093154","ISSN":", 14730480","note":"PMID: 24297837","shortTitle":"Using accelerometers to measure physical activity in large-scale epidemiological studies","journalAbbreviation":"Br J Sports Med","language":"en","author":[{"family":"Lee","given":"I.-Min"},{"family":"Shiroma","given":"Eric J."}],"issued":{"date-parts":[["2014",2,1]]},"accessed":{"date-parts":[["2014",4,16]]},"PMID":"24297837"}},{"id":245,"uris":["http://zotero.org/users/local/bwVY6orv/items/6RR7ZASF"],"uri":["http://zotero.org/users/local/bwVY6orv/items/6RR7ZASF"],"itemData":{"id":245,"type":"paper-conference","title":"Assessment of Human Gait Speed and Energy Expenditure Using a Single Triaxial Accelerometer","page":"184-188","source":"IEEE Xplore","event":"2012 Ninth International Conference on Wearable and Implantable Body Sensor Networks (BSN)","abstract":"Assessing people's everyday life physical activity by accelerometry has gained a large role in the medical, sports and psychology science research in recent years. Walking is the most common everyday life activity and walking speed can be used as an indicator for human physical activity profile. Energy expenditure is on the other hand often used as a dimension while assessing human activity and is strongly related to people's walking speed. We propose an algorithm, which predicts the gait speed based on body accelerations measured on the right side hip by a tri-axial accelerometer. Based on the gait speed the activity is classified and the energy expenditure is estimated. After applying the algorithm to free living track data (both indoor and outdoor), the results show a good agreement between actual and estimated gait speed and energy expenditure.","DOI":"10.1109/BSN.2012.7","author":[{"family":"Panagiota","given":"A."},{"family":"Layal","given":"S."},{"family":"Stefan","given":"H."}],"issued":{"date-parts":[["2012",5]]}}},{"id":391,"uris":["http://zotero.org/users/local/bwVY6orv/items/QRUAC4IV"],"uri":["http://zotero.org/users/local/bwVY6orv/items/QRUAC4IV"],"itemData":{"id":391,"type":"article-journal","title":"Measurement of Energy Expenditure in Elite Athletes Using MEMS-Based Triaxial Accelerometers","container-title":"IEEE Sensors Journal","page":"481-488","volume":"7","issue":"4","source":"IEEE Xplore","abstract":"Fitness development and performance assessment of elite athletes requires an understanding of many physiological factors, many of these are direct and indirect measures of athlete energy expenditure. Many methods are physiological factor assessments and require the athlete to be constrained by laboratory equipment </w:instrText>
      </w:r>
      <w:r w:rsidR="0041270C" w:rsidRPr="00775A97">
        <w:rPr>
          <w:lang w:val="es-ES"/>
        </w:rPr>
        <w:instrText>or periodic interruption of activity to take measurements such as blood samples are required to be taken. This paper p</w:instrText>
      </w:r>
      <w:r w:rsidR="0041270C" w:rsidRPr="00C82865">
        <w:rPr>
          <w:lang w:val="es-ES"/>
        </w:rPr>
        <w:instrText xml:space="preserve">resents a method that is entirely ambulatory and noninvasive, using microelectromechanical systems (MEMS) accelerometers. The commonly used output of commercial accelerometer-based devices (known as \"counts\") cannot discriminate activity intensity for the activities of interest. This, in conjunction with variability in output from different systems and lack of commonality across manufacturers, limits the usefulness of commercial devices. This paper identifies anthropometric and kinematic sources of inter-athlete variability in accelerometer output, leading to an alternate energy expenditure estimator based mainly on step frequency modified by anthropometric measures. This energy expenditure estimator is more robust and not influenced by many sources of variability that affect the currently used estimator. In this system, low-power signal processing was implemented to extract both the energy estimator and other information of physiological and statistical interest","DOI":"10.1109/JSEN.2007.891947","ISSN":"1530-437X","author":[{"family":"Wixted","given":"A.J."},{"family":"Thiel","given":"David V."},{"family":"Hahn","given":"A.G."},{"family":"Gore","given":"C.J."},{"family":"Pyne","given":"D.B."},{"family":"James","given":"D.A."}],"issued":{"date-parts":[["2007",4]]}}}],"schema":"https://github.com/citation-style-language/schema/raw/master/csl-citation.json"} </w:instrText>
      </w:r>
      <w:r w:rsidR="0041270C">
        <w:fldChar w:fldCharType="separate"/>
      </w:r>
      <w:r w:rsidR="0041270C" w:rsidRPr="00C82865">
        <w:rPr>
          <w:lang w:val="es-ES"/>
        </w:rPr>
        <w:t>(Haapalainen, Laurinen, Roning, &amp; Kinnunen, 2008; Lee &amp; Shiroma, 2014; Panagiota, Layal, &amp; Stefan, 2012; Wixted et al., 2007)</w:t>
      </w:r>
      <w:r w:rsidR="0041270C">
        <w:fldChar w:fldCharType="end"/>
      </w:r>
      <w:r w:rsidR="0041270C">
        <w:t xml:space="preserve"> y en la detección de caídas, tanto para prevenirlas como para detectarlas </w:t>
      </w:r>
      <w:r w:rsidR="0041270C">
        <w:fldChar w:fldCharType="begin"/>
      </w:r>
      <w:r w:rsidR="0041270C">
        <w:instrText xml:space="preserve"> ADDIN ZOTERO_ITEM CSL_CITATION {"citationID":"27off0i8tc","properties":{"formattedCitation":"{\\rtf (Aziz, Park, Mori, &amp; Robinovitch, 2014; Bagal\\uc0\\u224{}, Klenk, Chiari, Cappello, &amp; Becker, 2012; Bourke et al., 2010; Bourke &amp; Lyons, 2008; Hausdorff, Rios, &amp; Edelberg, 2001; Tsai, 2014)}","plainCitation":"(Aziz, Park, Mori, &amp; Robinovitch, 2014; Bagalà, Klenk, Chiari, Cappello, &amp; Becker, 2012; Bourke et al., 2010; Bourke &amp; Lyons, 2008; Hausdorff, Rios, &amp; Edelberg, 2001; Tsai, 2014)"},"citationItems":[{"id":37,"uris":["http://zotero.org/users/local/bwVY6orv/items/7QF9MJ5P"],"uri":["http://zotero.org/users/local/bwVY6orv/items/7QF9MJ5P"],"itemData":{"id":37,"type":"article-journal","title":"Distinguishing the causes of falls in humans using an array of wearable tri-axial accelerometers","container-title":"Gait &amp; Posture","page":"506-512","volume":"39","issue":"1","source":"ScienceDirect","abstract":"Falls are the number one cause of injury in older adults. Lack of objective evidence on the cause and circumstances of falls is often a barrier to effective prevention strategies. Previous studies have established the ability of wearable miniature inertial sensors (accelerometers and gyroscopes) to automatically detect falls, for the purpose of delivering medical assistance. In the current study, we extend the applications of this technology, by developing and evaluating the accuracy of wearable sensor systems for determining the cause of falls. Twelve young adults participated in experimental trials involving falls due to seven causes: slips, trips, fainting, and incorrect shifting/transfer of body weight while sitting down, standing up from sitting, reaching and turning. Features (means and variances) of acceleration data acquired from four tri-axial accelerometers during the falling trials were input to a linear discriminant analysis technique. Data from an array of three sensors (left ankle + right ankle + sternum) provided at least 83% sensitivity and 89% specificity in classifying falls due to slips, trips, and incorrect shift of body weight during sitting, reaching and turning. Classification of falls due to fainting and incorrect shift during rising was less successful across all sensor combinations. Furthermore, similar classification accuracy was observed with data from wearable sensors and a video-based motion analysis system. These results establish a basis for the development of sensor-based fall monitoring systems that provide information on the cause and circumstances of falls, to direct fall prevention strategies at a patient or population level.","DOI":"10.1016/j.gaitpost.2013.08.034","ISSN":"0966-6362","journalAbbreviation":"Gait &amp; Posture","author":[{"family":"Aziz","given":"Omar"},{"family":"Park","given":"Edward J."},{"family":"Mori","given":"Greg"},{"family":"Robinovitch","given":"Stephen N."}],"issued":{"date-parts":[["2014",1]]},"accessed":{"date-parts":[["2014",3,12]]}}},{"id":417,"uris":["http://zotero.org/users/local/bwVY6orv/items/3X7UH927"],"uri":["http://zotero.org/users/local/bwVY6orv/items/3X7UH927"],"itemData":{"id":417,"type":"article-journal","title":"Accelerometer-based algorithms on real falls database","container-title":"Gait &amp; Posture","page":"S28","volume":"35, Supplement 1","source":"ScienceDirect","DOI":"10.1016/j.gaitpost.2011.09.060","ISSN":"0966-6362","journalAbbreviation":"Gait &amp; Posture","author":[{"family":"Bagalà","given":"F."},{"family":"Klenk","given":"J."},{"family":"Chiari","given":"L."},{"family":"Cappello","given":"A."},{"family":"Becker","given":"C."}],"issued":{"date-parts":[["2012",4]]},"accessed":{"date-parts":[["2014",3,12]]}}},{"id":490,"uris":["http://zotero.org/users/local/bwVY6orv/items/VJ8PPG3G"],"uri":["http://zotero.org/users/local/bwVY6orv/items/VJ8PPG3G"],"itemData":{"id":490,"type":"article-journal","title":"Evaluation of waist-mounted tri-axial accelerometer based fall-detection algorithms during scripted and continuous unscripted activities","container-title":"Journal of Biomechanics","page":"3051-3057","volume":"43","issue":"15","source":"ScienceDirect","abstract":"It is estimated that by 2050 more than one in five people will be aged 65 or over. In this age group, falls are one of the most serious life-threatening events that can occur. Their automatic detection would help reduce the time of arrival of medical attention, thus reducing the mortality rate and in turn promoting independent living.\nThis study evaluated a variety of existing and novel fall-detection algorithms for a waist-mounted accelerometer based system. In total, 21 algorithms of varying degrees of complexity were tested against a comprehensive data-set recorded from 10 young healthy volunteers performing 240 falls and 120 activities of daily living (ADL) and 10 elderly healthy volunteers performing 240 scripted ADL and 52.4 waking hours of continuous unscripted normal ADL.\nResults show that using an algorithm that employs thresholds in velocity, impact and posture (velocity+impact+posture) achieves 100% specificity and sensitivity with a false-positive rate of less than 1 false-positive (0.6 false-positives) per day of waking hours. This algorithm is the most suitable method of fall-detection, when tested using continuous unscripted activities performed by elderly healthy volunteers, which is the target environment for a fall-detection device.","DOI":"10.1016/j.jbiomech.2010.07.005","ISSN":"0021-9290","journalAbbreviation":"Journal of Biomechanics","author":[{"family":"Bourke","given":"A. K."},{"family":"van de Ven","given":"P."},{"family":"Gamble","given":"M."},{"family":"O’Connor","given":"R."},{"family":"Murphy","given":"K."},{"family":"Bogan","given":"E."},{"family":"McQuade","given":"E."},{"family":"Finucane","given":"P."},{"family":"ÓLaighin","given":"G."},{"family":"Nelson","given":"J."}],"issued":{"date-parts":[["2010",11,16]]},"accessed":{"date-parts":[["2014",3,12]]}}},{"id":331,"uris":["http://zotero.org/users/local/bwVY6orv/items/KXH7FI38"],"uri":["http://zotero.org/users/local/bwVY6orv/items/KXH7FI38"],"itemData":{"id":331,"type":"article-journal","title":"A threshold-based fall-detection algorithm using a bi-axial gyroscope sensor","container-title":"Medical Engineering &amp; Physics","page":"84-90","volume":"30","issue":"1","source":"ScienceDirect","abstract":"A threshold-based algorithm, to distinguish between Activities of Daily Living (ADL) and falls is described. A gyroscope based fall-detection sensor array is used. Using simulated-falls performed by young volunteers under supervised conditions onto crash mats and ADL performed by elderly subjects, the ability to discriminate between falls and ADL was achieved using a bi-axial gyroscope sensor mounted on the trunk, measuring pitch and roll angular velocities, and a threshold-based algorithm. Data analysis was performed using Matlab® to determine the angular accelerations, angular velocities and changes in trunk angle recorded, during eight different fall and ADL types. Three thresholds were identified so that a fall could be distinguished from an ADL: if the resultant angular velocity is greater than 3.1 rads/s (Fall Threshold 1), the resultant angular acceleration is greater than 0.05 rads/s2 (Fall Threshold 2), and the resultant change in trunk-angle is greater than 0.59 rad (Fall Threshold 3), a fall is detected. Results show that falls can be distinguished from ADL with 100% accuracy, for a total data set of 480 movements.","DOI":"10.1016/j.medengphy.2006.12.001","ISSN":"1350-4533","journalAbbreviation":"Medical Engineering &amp; Physics","author":[{"family":"Bourke","given":"A. K."},{"family":"Lyons","given":"G. M."}],"issued":{"date-parts":[["2008",1]]},"accessed":{"date-parts":[["2014",3,13]]}}},{"id":222,"uris":["http://zotero.org/users/local/bwVY6orv/items/6IW2IIGN"],"uri":["http://zotero.org/users/local/bwVY6orv/items/6IW2IIGN"],"itemData":{"id":222,"type":"article-journal","title":"Gait variability and fall risk in community-living older adults: A 1-year prospective study","container-title":"Archives of Physical Medicine and Rehabilitation","page":"1050-1056","volume":"82","issue":"8","source":"ScienceDirect","abstract":"Hausdorff JM, Rios DA, Edelberg HK. Gait variability and fall risk in community-living older adults: a 1-year prospective study. Arch Phys Med Rehabil 2001;82:1050-6. Objective: To test the hypothesis that increased gait variability predicts falls among community-living older adults attending an outpatient clinic. Design: Prospective, cohort study. Setting: Three outpatient geriatric clinics. Participants: Fifty-two community-living, ambulatory men and women aged </w:instrText>
      </w:r>
      <w:r w:rsidR="0041270C">
        <w:rPr>
          <w:rFonts w:ascii="Times New Roman" w:hAnsi="Times New Roman"/>
        </w:rPr>
        <w:instrText>≥</w:instrText>
      </w:r>
      <w:r w:rsidR="0041270C">
        <w:instrText xml:space="preserve"> 70 years. Interventions: Not applicable. Main Outcome Measures: Subjects walked at a normal pace for up to 6 minutes wearing force-sensitive insoles that measured the gait rhythm on a stride-to-stride basis. Afterward, subjects reported fall status on a weekly basis for 1 year. The primary outcomes were the association between measures of the stride-to-stride fluctuations in gait rhythm and (1) subsequent falls during a 12-month follow-up period and (2) potential contributing factors. Results: Almost 40% of the subjects reported falling during the 12-month follow-up period. Stride time variability was 106 ± 30ms in subjects who subsequently fell (n = 20) and 49 ± 4ms in those who did not experience a fall (n = 32) during the 12-month follow-up period (p &lt;.04). Logistic regression also showed that stride time variability predicted falls (p &lt;.05). Stride time variability correlated significantly with multiple factors including strength, balance, gait speed, functional status, and even mental health, but these other measures did not discriminate future fallers from nonfallers. Conclusions: These findings show both the feasibility of obtaining stride-to-stride measures of gait timing in the ambulatory setting and the potential use of gait variability measures in augmenting the prospective evaluation of fall risk in community-living older adults. © 2001 by the American Congress of Rehabilitation Medicine and the American Academy of Physical Medicine and Rehabilitation","DOI":"10.1053/apmr.2001.24893","ISSN":"0003-9993","shortTitle":"Gait variability and fall risk in community-living older adults","journalAbbreviation":"Archives of Physical Medicine and Rehabilitation","author":[{"family":"Hausdorff","given":"Jeffrey M."},{"family":"Rios","given":"Dean A."},{"family":"Edelberg","given":"Helen K."}],"issued":{"date-parts":[["2001",8]]},"accessed":{"date-parts":[["2014",3,13]]}}},{"id":100,"uris":["http://zotero.org/users/local/bwVY6orv/items/XEQKWHH4"],"uri":["http://zotero.org/users/local/bwVY6orv/items/XEQKWHH4"],"itemData":{"id":100,"type":"article-journal","title":"Automatically determining accidental falls in field surveying: A case study of integrating accelerometer determination and image recognition","container-title":"Safety Science","page":"19-26","volume":"66","source":"ScienceDirect","abstract":"Nowadays, many construction engineering-related students participate in field surveying. For practical exercises, since some students are injured in accidental falls, protecting their health and safety is of utmost importance. After investigating the current standard operating procedure (SOP) regarding accident management and common information techniques (e.g., object tracking, vision monitoring, geographic information), this study recognized a major problem. Unclear on-site status during fall accidents affects faculty advisors to respond to emergency situations. Therefore, this study constructed a safety practicum information system. The applied accelerometer determination-based mechanism automatically monitored the behavior of on-site students via mobile phones. For occurring accidental falls, the used image recognition-based mechanism visually highlighted the falling students through surveillance facilities. Relying on the test results in a surveying practicum, this study indicated that the safety practicum information system actively informed faculty advisors of accidental falls and clearly detailed on-site status (i.e., accident sites and falling students). Consequently, this study is a useful reference for similar applications in promoting safety education and training in field surveying and the construction industry.","DOI":"10.1016/j.ssci.2014.01.012","ISSN":"0925-7535","shortTitle":"Automatically determining accidental falls in field surveying","journalAbbreviation":"Safety Science","author":[{"family":"Tsai","given":"Ming-Kuan"}],"issued":{"date-parts":[["2014",7]]},"accessed":{"date-parts":[["2014",3,12]]}}}],"schema":"https://github.com/citation-style-language/schema/raw/master/csl-citation.json"} </w:instrText>
      </w:r>
      <w:r w:rsidR="0041270C">
        <w:fldChar w:fldCharType="separate"/>
      </w:r>
      <w:r w:rsidR="0041270C" w:rsidRPr="00C82865">
        <w:t>(Aziz, Park, Mori, &amp; Robinovitch, 2014; Bagalà, Klenk, Chiari, Cappello, &amp; Becker, 2012; Bourke et al., 2010; Bourke &amp; Lyons, 2008; Hausdorff, Rios, &amp; Edelberg, 2001; Tsai, 2014)</w:t>
      </w:r>
      <w:r w:rsidR="0041270C">
        <w:fldChar w:fldCharType="end"/>
      </w:r>
      <w:r w:rsidR="0041270C">
        <w:t>, sobre todo en adultos mayores, donde el mayor peligro se presenta en sus hogares y sus actividades cotidianas.</w:t>
      </w:r>
    </w:p>
    <w:p w14:paraId="3304D4DE" w14:textId="3B4DAC3E" w:rsidR="0041270C" w:rsidRDefault="0041270C" w:rsidP="00C82865">
      <w:pPr>
        <w:pStyle w:val="TTCuerpoIndentado"/>
        <w:ind w:firstLine="0"/>
      </w:pPr>
      <w:r>
        <w:t xml:space="preserve">En estos casos, el sistema óptico de MOCAP </w:t>
      </w:r>
      <w:r w:rsidR="006D056D">
        <w:t>no se puede utilizar</w:t>
      </w:r>
      <w:del w:id="17" w:author="SSepulveda" w:date="2014-12-16T04:47:00Z">
        <w:r w:rsidR="006D056D" w:rsidDel="00B5224E">
          <w:delText xml:space="preserve"> correctamente</w:delText>
        </w:r>
      </w:del>
      <w:r w:rsidR="006D056D">
        <w:t>, ya que</w:t>
      </w:r>
      <w:r>
        <w:t xml:space="preserve"> necesita una referencia fija para realizar las mediciones</w:t>
      </w:r>
      <w:r w:rsidR="006D056D">
        <w:t xml:space="preserve">, donde los elementos naturales del ambiente, como los muebles de la casa, las paredes o incluso los instrumentos que utiliza el deportista pueden generar puntos ciegos en el sistema de referencia. Por tanto, </w:t>
      </w:r>
      <w:r>
        <w:t xml:space="preserve">los sistemas ópticos de MOCAP no son apropiados para mediciones ambulatorias del movimiento. La necesidad de contar con sistemas ambulatorios de captura del movimiento ha llevado a utilizar sensores inerciales miniaturizados para lograr este objetivo. Este método logra solucionar la problemática principal, sin embargo, </w:t>
      </w:r>
      <w:commentRangeStart w:id="18"/>
      <w:r>
        <w:t>la gran mayoría de la soluciones son comerciales y propietarias, dificultando la masificación de una tecnología que puede ser accesible masivamente</w:t>
      </w:r>
      <w:commentRangeEnd w:id="18"/>
      <w:r w:rsidR="00880C18">
        <w:rPr>
          <w:rStyle w:val="Refdecomentario"/>
          <w:rFonts w:ascii="Times New Roman" w:hAnsi="Times New Roman"/>
        </w:rPr>
        <w:commentReference w:id="18"/>
      </w:r>
      <w:r>
        <w:t>.</w:t>
      </w:r>
    </w:p>
    <w:p w14:paraId="0CD94F0B" w14:textId="77777777" w:rsidR="0041270C" w:rsidRDefault="0041270C" w:rsidP="00C82865">
      <w:pPr>
        <w:pStyle w:val="TTCuerpoIndentado"/>
        <w:ind w:firstLine="0"/>
      </w:pPr>
    </w:p>
    <w:p w14:paraId="2E2AD82C" w14:textId="70CB26EE" w:rsidR="001F785B" w:rsidRDefault="0041270C" w:rsidP="00C82865">
      <w:pPr>
        <w:pStyle w:val="TTCuerpoIndentado"/>
        <w:ind w:firstLine="0"/>
      </w:pPr>
      <w:r>
        <w:t xml:space="preserve">En este trabajo, se propone desarrollar una plataforma de captura de movimiento ambulatoria mediante sensores inerciales, desarrollado con tecnología accesible, </w:t>
      </w:r>
      <w:r w:rsidRPr="00C82865">
        <w:rPr>
          <w:i/>
        </w:rPr>
        <w:t>open source</w:t>
      </w:r>
      <w:r>
        <w:t xml:space="preserve"> y </w:t>
      </w:r>
      <w:r w:rsidR="00C96AEC">
        <w:t xml:space="preserve">modular, con el objetivo de que sea posible ajustar la plataforma a las necesidades individuales de la aplicación. Adicionalmente, se propone una solución para controlar la plataforma desde cualquier tipo de dispositivo en forma inalámbrica, </w:t>
      </w:r>
      <w:r w:rsidR="00644616">
        <w:t xml:space="preserve">pudiendo permitir, </w:t>
      </w:r>
      <w:r w:rsidR="00C96AEC">
        <w:t>incluso, controlarse remotamente a través de internet.</w:t>
      </w:r>
    </w:p>
    <w:p w14:paraId="3CA16BDA" w14:textId="77777777" w:rsidR="0012312E" w:rsidRDefault="0012312E" w:rsidP="00C82865">
      <w:pPr>
        <w:pStyle w:val="TTCuerpoIndentado"/>
        <w:ind w:firstLine="0"/>
      </w:pPr>
    </w:p>
    <w:p w14:paraId="53536835" w14:textId="3C962D3D" w:rsidR="003A481C" w:rsidRDefault="003A481C" w:rsidP="00FB4E02">
      <w:pPr>
        <w:pStyle w:val="Ttulo2"/>
      </w:pPr>
      <w:bookmarkStart w:id="19" w:name="_Toc404230829"/>
      <w:r>
        <w:t>Objetivo General</w:t>
      </w:r>
      <w:bookmarkEnd w:id="19"/>
    </w:p>
    <w:p w14:paraId="2C834564" w14:textId="313A3824" w:rsidR="00C96AEC" w:rsidRPr="00C82865" w:rsidRDefault="00C96AEC" w:rsidP="00C82865">
      <w:pPr>
        <w:pStyle w:val="normalhere"/>
      </w:pPr>
      <w:r>
        <w:t>Desarrollar un prototipo de la plataforma de captura de movimiento ambulatoria por medio de sensores inerciales</w:t>
      </w:r>
      <w:ins w:id="20" w:author="SSepulveda" w:date="2014-12-16T04:42:00Z">
        <w:r w:rsidR="0075155C">
          <w:t>.</w:t>
        </w:r>
      </w:ins>
    </w:p>
    <w:p w14:paraId="7341C101" w14:textId="36063D07" w:rsidR="003A481C" w:rsidRDefault="003A481C" w:rsidP="00FB4E02">
      <w:pPr>
        <w:pStyle w:val="Ttulo2"/>
      </w:pPr>
      <w:bookmarkStart w:id="21" w:name="_Toc404230830"/>
      <w:r>
        <w:t>Objetivo espec</w:t>
      </w:r>
      <w:ins w:id="22" w:author="SSepulveda" w:date="2014-12-16T04:48:00Z">
        <w:r w:rsidR="00B5224E">
          <w:t>í</w:t>
        </w:r>
      </w:ins>
      <w:del w:id="23" w:author="SSepulveda" w:date="2014-12-16T04:48:00Z">
        <w:r w:rsidDel="00B5224E">
          <w:delText>i</w:delText>
        </w:r>
      </w:del>
      <w:r>
        <w:t>fico</w:t>
      </w:r>
      <w:bookmarkEnd w:id="21"/>
    </w:p>
    <w:p w14:paraId="6C435A3D" w14:textId="42FAD1EE" w:rsidR="00C96AEC" w:rsidRDefault="00C96AEC" w:rsidP="00BC4B5E">
      <w:pPr>
        <w:pStyle w:val="normalhere"/>
        <w:numPr>
          <w:ilvl w:val="0"/>
          <w:numId w:val="9"/>
        </w:numPr>
      </w:pPr>
      <w:r>
        <w:t>Determinar la arquitectura apropiada para desarrollar la plataforma</w:t>
      </w:r>
    </w:p>
    <w:p w14:paraId="4A4B39F2" w14:textId="5D5322B0" w:rsidR="00C96AEC" w:rsidRDefault="00C96AEC" w:rsidP="00BC4B5E">
      <w:pPr>
        <w:pStyle w:val="normalhere"/>
        <w:numPr>
          <w:ilvl w:val="0"/>
          <w:numId w:val="9"/>
        </w:numPr>
      </w:pPr>
      <w:r>
        <w:t>Obtener los datos en tiempo real, registrarlos y evaluar el desempeño del procesamiento.</w:t>
      </w:r>
    </w:p>
    <w:p w14:paraId="47B74807" w14:textId="04931271" w:rsidR="00C96AEC" w:rsidRDefault="00C96AEC" w:rsidP="00BC4B5E">
      <w:pPr>
        <w:pStyle w:val="normalhere"/>
        <w:numPr>
          <w:ilvl w:val="0"/>
          <w:numId w:val="9"/>
        </w:numPr>
      </w:pPr>
      <w:r>
        <w:lastRenderedPageBreak/>
        <w:t xml:space="preserve">Implementar una interfaz </w:t>
      </w:r>
      <w:del w:id="24" w:author="SSepulveda" w:date="2014-12-16T04:50:00Z">
        <w:r w:rsidDel="00BD6626">
          <w:delText xml:space="preserve">agnóstica </w:delText>
        </w:r>
      </w:del>
      <w:ins w:id="25" w:author="SSepulveda" w:date="2014-12-16T04:50:00Z">
        <w:r w:rsidR="00BD6626">
          <w:t xml:space="preserve">independiente </w:t>
        </w:r>
      </w:ins>
      <w:r>
        <w:t>del sistema operativo o dispositivo para controla</w:t>
      </w:r>
      <w:ins w:id="26" w:author="SSepulveda" w:date="2014-12-16T04:49:00Z">
        <w:r w:rsidR="00BD6626">
          <w:t>r</w:t>
        </w:r>
      </w:ins>
      <w:r>
        <w:t xml:space="preserve"> la plataforma</w:t>
      </w:r>
    </w:p>
    <w:p w14:paraId="6D7077B3" w14:textId="77777777" w:rsidR="00C96AEC" w:rsidRPr="00C82865" w:rsidRDefault="00C96AEC" w:rsidP="00BC4B5E">
      <w:pPr>
        <w:pStyle w:val="normalhere"/>
        <w:numPr>
          <w:ilvl w:val="0"/>
          <w:numId w:val="9"/>
        </w:numPr>
      </w:pPr>
      <w:r>
        <w:t>Diseñar el dispositivo en forma modular, permitiendo portabilidad a diferentes arquitecturas y diferentes cantidades de sensores</w:t>
      </w:r>
    </w:p>
    <w:p w14:paraId="2086397E" w14:textId="77777777" w:rsidR="00C96AEC" w:rsidRDefault="00C96AEC" w:rsidP="00FB4E02">
      <w:pPr>
        <w:pStyle w:val="normalhere"/>
      </w:pPr>
    </w:p>
    <w:p w14:paraId="4782C374" w14:textId="68583848" w:rsidR="00C96AEC" w:rsidRDefault="00C96AEC" w:rsidP="00C82865">
      <w:pPr>
        <w:pStyle w:val="TTCuerpoIndentado"/>
      </w:pPr>
      <w:r>
        <w:t>A continuación, se analiza la problemática, se propone la solución y se detallan las metodologías utilizadas para la implementación del dispositivo. Finalmente, se muestran los resultados obtenidos con el prototipo de la plataforma en</w:t>
      </w:r>
      <w:r w:rsidR="00644616">
        <w:t xml:space="preserve"> pruebas de </w:t>
      </w:r>
      <w:del w:id="27" w:author="SSepulveda" w:date="2014-12-16T04:49:00Z">
        <w:r w:rsidR="00644616" w:rsidDel="00BD6626">
          <w:delText>B</w:delText>
        </w:r>
      </w:del>
      <w:ins w:id="28" w:author="SSepulveda" w:date="2014-12-16T04:49:00Z">
        <w:r w:rsidR="00BD6626">
          <w:t>b</w:t>
        </w:r>
      </w:ins>
      <w:r w:rsidR="00644616">
        <w:t xml:space="preserve">iomecánica respecto a la utilización en conjunto contra el </w:t>
      </w:r>
      <w:r w:rsidR="00644616" w:rsidRPr="00644616">
        <w:rPr>
          <w:i/>
        </w:rPr>
        <w:t>Gold Standard</w:t>
      </w:r>
      <w:r>
        <w:t>.</w:t>
      </w:r>
    </w:p>
    <w:p w14:paraId="476EFD99" w14:textId="2DA2F452" w:rsidR="00C96AEC" w:rsidRPr="001A02E3" w:rsidRDefault="00C96AEC" w:rsidP="00C82865">
      <w:pPr>
        <w:pStyle w:val="TTCuerpoIndentado"/>
      </w:pPr>
      <w:r>
        <w:t xml:space="preserve">Este trabajo se realiza en el contexto del proyecto de tesis del programa de Magister en Ciencias de la Ingeniería, mención en Ingeniería Biomédica de la escuela de Ingeniería Biomédica de la Universidad de Valparaíso. El desarrollo de esta plataforma es parte </w:t>
      </w:r>
      <w:r w:rsidR="006335A2">
        <w:t xml:space="preserve">fundamental del proyecto, que permitirá registrar el movimiento y la actividad </w:t>
      </w:r>
      <w:r w:rsidR="005E43B9">
        <w:t xml:space="preserve">de </w:t>
      </w:r>
      <w:del w:id="29" w:author="SSepulveda" w:date="2014-12-16T04:49:00Z">
        <w:r w:rsidR="005E43B9" w:rsidDel="00BD6626">
          <w:delText>Electromiografía</w:delText>
        </w:r>
        <w:r w:rsidR="006335A2" w:rsidDel="00BD6626">
          <w:delText xml:space="preserve"> </w:delText>
        </w:r>
      </w:del>
      <w:ins w:id="30" w:author="SSepulveda" w:date="2014-12-16T04:49:00Z">
        <w:r w:rsidR="00BD6626">
          <w:t xml:space="preserve">electromuscular </w:t>
        </w:r>
      </w:ins>
      <w:r w:rsidR="004B03EE">
        <w:t>en</w:t>
      </w:r>
      <w:r w:rsidR="006335A2">
        <w:t xml:space="preserve"> los músculos (EMG) </w:t>
      </w:r>
      <w:r w:rsidR="00644616">
        <w:t xml:space="preserve">en conjunto con el movimiento, </w:t>
      </w:r>
      <w:r w:rsidR="006335A2">
        <w:t>para evaluar y validar mejoras en el procesamiento de posición y postura mediante sensores inerciales.</w:t>
      </w:r>
    </w:p>
    <w:p w14:paraId="446D6CF1" w14:textId="77777777" w:rsidR="00A169D4" w:rsidRPr="00A169D4" w:rsidRDefault="00A169D4" w:rsidP="00A169D4">
      <w:pPr>
        <w:pStyle w:val="TTCuerpo"/>
      </w:pPr>
    </w:p>
    <w:p w14:paraId="6B001105" w14:textId="33299F3A" w:rsidR="001A5881" w:rsidRPr="00595EE5" w:rsidRDefault="001A5881" w:rsidP="00AB0606">
      <w:pPr>
        <w:pStyle w:val="Ttulo1"/>
      </w:pPr>
      <w:bookmarkStart w:id="31" w:name="_Toc402161528"/>
      <w:bookmarkStart w:id="32" w:name="_Toc402197162"/>
      <w:bookmarkStart w:id="33" w:name="_Toc402197220"/>
      <w:bookmarkStart w:id="34" w:name="_Toc402197328"/>
      <w:bookmarkStart w:id="35" w:name="_Toc402197380"/>
      <w:bookmarkStart w:id="36" w:name="_Toc402197472"/>
      <w:bookmarkStart w:id="37" w:name="_Toc402203612"/>
      <w:bookmarkStart w:id="38" w:name="_Toc402203715"/>
      <w:bookmarkStart w:id="39" w:name="_Toc402203773"/>
      <w:bookmarkStart w:id="40" w:name="_Toc402160603"/>
      <w:bookmarkStart w:id="41" w:name="_Toc402161529"/>
      <w:bookmarkStart w:id="42" w:name="_Toc402197163"/>
      <w:bookmarkStart w:id="43" w:name="_Toc402197221"/>
      <w:bookmarkStart w:id="44" w:name="_Toc402197329"/>
      <w:bookmarkStart w:id="45" w:name="_Toc402197381"/>
      <w:bookmarkStart w:id="46" w:name="_Toc402197473"/>
      <w:bookmarkStart w:id="47" w:name="_Toc402203613"/>
      <w:bookmarkStart w:id="48" w:name="_Toc402203716"/>
      <w:bookmarkStart w:id="49" w:name="_Toc402203774"/>
      <w:bookmarkStart w:id="50" w:name="_Toc402160604"/>
      <w:bookmarkStart w:id="51" w:name="_Toc402161530"/>
      <w:bookmarkStart w:id="52" w:name="_Toc402197164"/>
      <w:bookmarkStart w:id="53" w:name="_Toc402197222"/>
      <w:bookmarkStart w:id="54" w:name="_Toc402197330"/>
      <w:bookmarkStart w:id="55" w:name="_Toc402197382"/>
      <w:bookmarkStart w:id="56" w:name="_Toc402197474"/>
      <w:bookmarkStart w:id="57" w:name="_Toc402203614"/>
      <w:bookmarkStart w:id="58" w:name="_Toc402203717"/>
      <w:bookmarkStart w:id="59" w:name="_Toc402203775"/>
      <w:bookmarkStart w:id="60" w:name="_Toc402160605"/>
      <w:bookmarkStart w:id="61" w:name="_Toc402161531"/>
      <w:bookmarkStart w:id="62" w:name="_Toc402197165"/>
      <w:bookmarkStart w:id="63" w:name="_Toc402197223"/>
      <w:bookmarkStart w:id="64" w:name="_Toc402197331"/>
      <w:bookmarkStart w:id="65" w:name="_Toc402197383"/>
      <w:bookmarkStart w:id="66" w:name="_Toc402197475"/>
      <w:bookmarkStart w:id="67" w:name="_Toc402203615"/>
      <w:bookmarkStart w:id="68" w:name="_Toc402203718"/>
      <w:bookmarkStart w:id="69" w:name="_Toc402203776"/>
      <w:bookmarkStart w:id="70" w:name="_Toc402160606"/>
      <w:bookmarkStart w:id="71" w:name="_Toc402161532"/>
      <w:bookmarkStart w:id="72" w:name="_Toc402197166"/>
      <w:bookmarkStart w:id="73" w:name="_Toc402197224"/>
      <w:bookmarkStart w:id="74" w:name="_Toc402197332"/>
      <w:bookmarkStart w:id="75" w:name="_Toc402197384"/>
      <w:bookmarkStart w:id="76" w:name="_Toc402197476"/>
      <w:bookmarkStart w:id="77" w:name="_Toc402203616"/>
      <w:bookmarkStart w:id="78" w:name="_Toc402203719"/>
      <w:bookmarkStart w:id="79" w:name="_Toc402203777"/>
      <w:bookmarkStart w:id="80" w:name="_Toc402160607"/>
      <w:bookmarkStart w:id="81" w:name="_Toc402161533"/>
      <w:bookmarkStart w:id="82" w:name="_Toc402197167"/>
      <w:bookmarkStart w:id="83" w:name="_Toc402197225"/>
      <w:bookmarkStart w:id="84" w:name="_Toc402197333"/>
      <w:bookmarkStart w:id="85" w:name="_Toc402197385"/>
      <w:bookmarkStart w:id="86" w:name="_Toc402197477"/>
      <w:bookmarkStart w:id="87" w:name="_Toc402203617"/>
      <w:bookmarkStart w:id="88" w:name="_Toc402203720"/>
      <w:bookmarkStart w:id="89" w:name="_Toc402203778"/>
      <w:bookmarkStart w:id="90" w:name="_Toc402160608"/>
      <w:bookmarkStart w:id="91" w:name="_Toc402161534"/>
      <w:bookmarkStart w:id="92" w:name="_Toc402197168"/>
      <w:bookmarkStart w:id="93" w:name="_Toc402197226"/>
      <w:bookmarkStart w:id="94" w:name="_Toc402197334"/>
      <w:bookmarkStart w:id="95" w:name="_Toc402197386"/>
      <w:bookmarkStart w:id="96" w:name="_Toc402197478"/>
      <w:bookmarkStart w:id="97" w:name="_Toc402203618"/>
      <w:bookmarkStart w:id="98" w:name="_Toc402203721"/>
      <w:bookmarkStart w:id="99" w:name="_Toc402203779"/>
      <w:bookmarkStart w:id="100" w:name="_Toc402160609"/>
      <w:bookmarkStart w:id="101" w:name="_Toc402161535"/>
      <w:bookmarkStart w:id="102" w:name="_Toc402197169"/>
      <w:bookmarkStart w:id="103" w:name="_Toc402197227"/>
      <w:bookmarkStart w:id="104" w:name="_Toc402197335"/>
      <w:bookmarkStart w:id="105" w:name="_Toc402197387"/>
      <w:bookmarkStart w:id="106" w:name="_Toc402197479"/>
      <w:bookmarkStart w:id="107" w:name="_Toc402203619"/>
      <w:bookmarkStart w:id="108" w:name="_Toc402203722"/>
      <w:bookmarkStart w:id="109" w:name="_Toc402203780"/>
      <w:bookmarkStart w:id="110" w:name="_Toc402160610"/>
      <w:bookmarkStart w:id="111" w:name="_Toc402161536"/>
      <w:bookmarkStart w:id="112" w:name="_Toc402197170"/>
      <w:bookmarkStart w:id="113" w:name="_Toc402197228"/>
      <w:bookmarkStart w:id="114" w:name="_Toc402197336"/>
      <w:bookmarkStart w:id="115" w:name="_Toc402197388"/>
      <w:bookmarkStart w:id="116" w:name="_Toc402197480"/>
      <w:bookmarkStart w:id="117" w:name="_Toc402203620"/>
      <w:bookmarkStart w:id="118" w:name="_Toc402203723"/>
      <w:bookmarkStart w:id="119" w:name="_Toc402203781"/>
      <w:bookmarkStart w:id="120" w:name="_Toc402160611"/>
      <w:bookmarkStart w:id="121" w:name="_Toc402161537"/>
      <w:bookmarkStart w:id="122" w:name="_Toc402197171"/>
      <w:bookmarkStart w:id="123" w:name="_Toc402197229"/>
      <w:bookmarkStart w:id="124" w:name="_Toc402197337"/>
      <w:bookmarkStart w:id="125" w:name="_Toc402197389"/>
      <w:bookmarkStart w:id="126" w:name="_Toc402197481"/>
      <w:bookmarkStart w:id="127" w:name="_Toc402203621"/>
      <w:bookmarkStart w:id="128" w:name="_Toc402203724"/>
      <w:bookmarkStart w:id="129" w:name="_Toc402203782"/>
      <w:bookmarkStart w:id="130" w:name="_Toc402160612"/>
      <w:bookmarkStart w:id="131" w:name="_Toc402161538"/>
      <w:bookmarkStart w:id="132" w:name="_Toc402197172"/>
      <w:bookmarkStart w:id="133" w:name="_Toc402197230"/>
      <w:bookmarkStart w:id="134" w:name="_Toc402197338"/>
      <w:bookmarkStart w:id="135" w:name="_Toc402197390"/>
      <w:bookmarkStart w:id="136" w:name="_Toc402197482"/>
      <w:bookmarkStart w:id="137" w:name="_Toc402203622"/>
      <w:bookmarkStart w:id="138" w:name="_Toc402203725"/>
      <w:bookmarkStart w:id="139" w:name="_Toc402203783"/>
      <w:bookmarkStart w:id="140" w:name="_Toc402160613"/>
      <w:bookmarkStart w:id="141" w:name="_Toc402161539"/>
      <w:bookmarkStart w:id="142" w:name="_Toc402197173"/>
      <w:bookmarkStart w:id="143" w:name="_Toc402197231"/>
      <w:bookmarkStart w:id="144" w:name="_Toc402197339"/>
      <w:bookmarkStart w:id="145" w:name="_Toc402197391"/>
      <w:bookmarkStart w:id="146" w:name="_Toc402197483"/>
      <w:bookmarkStart w:id="147" w:name="_Toc402203623"/>
      <w:bookmarkStart w:id="148" w:name="_Toc402203726"/>
      <w:bookmarkStart w:id="149" w:name="_Toc402203784"/>
      <w:bookmarkStart w:id="150" w:name="_Toc402160614"/>
      <w:bookmarkStart w:id="151" w:name="_Toc402161540"/>
      <w:bookmarkStart w:id="152" w:name="_Toc402197174"/>
      <w:bookmarkStart w:id="153" w:name="_Toc402197232"/>
      <w:bookmarkStart w:id="154" w:name="_Toc402197340"/>
      <w:bookmarkStart w:id="155" w:name="_Toc402197392"/>
      <w:bookmarkStart w:id="156" w:name="_Toc402197484"/>
      <w:bookmarkStart w:id="157" w:name="_Toc402203624"/>
      <w:bookmarkStart w:id="158" w:name="_Toc402203727"/>
      <w:bookmarkStart w:id="159" w:name="_Toc402203785"/>
      <w:bookmarkStart w:id="160" w:name="_Toc402160615"/>
      <w:bookmarkStart w:id="161" w:name="_Toc402161541"/>
      <w:bookmarkStart w:id="162" w:name="_Toc402197175"/>
      <w:bookmarkStart w:id="163" w:name="_Toc402197233"/>
      <w:bookmarkStart w:id="164" w:name="_Toc402197341"/>
      <w:bookmarkStart w:id="165" w:name="_Toc402197393"/>
      <w:bookmarkStart w:id="166" w:name="_Toc402197485"/>
      <w:bookmarkStart w:id="167" w:name="_Toc402203625"/>
      <w:bookmarkStart w:id="168" w:name="_Toc402203728"/>
      <w:bookmarkStart w:id="169" w:name="_Toc402203786"/>
      <w:bookmarkStart w:id="170" w:name="_Toc402160616"/>
      <w:bookmarkStart w:id="171" w:name="_Toc402161542"/>
      <w:bookmarkStart w:id="172" w:name="_Toc402197176"/>
      <w:bookmarkStart w:id="173" w:name="_Toc402197234"/>
      <w:bookmarkStart w:id="174" w:name="_Toc402197342"/>
      <w:bookmarkStart w:id="175" w:name="_Toc402197394"/>
      <w:bookmarkStart w:id="176" w:name="_Toc402197486"/>
      <w:bookmarkStart w:id="177" w:name="_Toc402203626"/>
      <w:bookmarkStart w:id="178" w:name="_Toc402203729"/>
      <w:bookmarkStart w:id="179" w:name="_Toc402203787"/>
      <w:bookmarkStart w:id="180" w:name="_Toc402160617"/>
      <w:bookmarkStart w:id="181" w:name="_Toc402161543"/>
      <w:bookmarkStart w:id="182" w:name="_Toc402197177"/>
      <w:bookmarkStart w:id="183" w:name="_Toc402197235"/>
      <w:bookmarkStart w:id="184" w:name="_Toc402197343"/>
      <w:bookmarkStart w:id="185" w:name="_Toc402197395"/>
      <w:bookmarkStart w:id="186" w:name="_Toc402197487"/>
      <w:bookmarkStart w:id="187" w:name="_Toc402203627"/>
      <w:bookmarkStart w:id="188" w:name="_Toc402203730"/>
      <w:bookmarkStart w:id="189" w:name="_Toc402203788"/>
      <w:bookmarkStart w:id="190" w:name="_Toc404230831"/>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r w:rsidRPr="0005790C">
        <w:t>Análisis de la problemática</w:t>
      </w:r>
      <w:bookmarkEnd w:id="190"/>
    </w:p>
    <w:p w14:paraId="0FCFE385" w14:textId="206735BC" w:rsidR="00D5353D" w:rsidRDefault="00CA6F05" w:rsidP="00EA0C94">
      <w:pPr>
        <w:pStyle w:val="TTCuerpo"/>
      </w:pPr>
      <w:r>
        <w:t>Los sistemas de captura de movimiento a través de medio</w:t>
      </w:r>
      <w:r w:rsidR="0086288A">
        <w:t xml:space="preserve">s ópticos son considerados el </w:t>
      </w:r>
      <w:r w:rsidR="0086288A" w:rsidRPr="00EA0C94">
        <w:rPr>
          <w:i/>
        </w:rPr>
        <w:t>Gold Standard</w:t>
      </w:r>
      <w:r w:rsidR="0086288A">
        <w:t xml:space="preserve"> </w:t>
      </w:r>
      <w:r w:rsidR="00D5353D">
        <w:t>para las adquisiciones de MOCAP, debido a la gran precisión que se puede lograr con ellos. Sin embargo, presentan una problemática principal: los sistemas ópticos de MOCAP necesitan un sistema de referencia fijo. Por este motivo, la gran mayoría de ellos se instala en entornos controlados y laboratorios especializados.</w:t>
      </w:r>
    </w:p>
    <w:p w14:paraId="12093AE9" w14:textId="6758B729" w:rsidR="00D5353D" w:rsidRPr="00D5353D" w:rsidRDefault="00D5353D">
      <w:pPr>
        <w:pStyle w:val="TTCuerpoIndentado"/>
      </w:pPr>
      <w:r>
        <w:t xml:space="preserve">Esta problemática se vuelve limitante al momento de tener la necesidad de realizar mediciones ambulatorias del movimiento. Por mediciones o capturas ambulatorias del movimiento se entiende un sistema que permita monitorear al sujeto de pruebas mientras el realiza su vida cotidiana, tal como un </w:t>
      </w:r>
      <w:r w:rsidRPr="00EA0C94">
        <w:rPr>
          <w:i/>
        </w:rPr>
        <w:t>Holter</w:t>
      </w:r>
      <w:r w:rsidR="00041C02">
        <w:rPr>
          <w:i/>
        </w:rPr>
        <w:fldChar w:fldCharType="begin"/>
      </w:r>
      <w:r w:rsidR="00041C02">
        <w:instrText xml:space="preserve"> XE "</w:instrText>
      </w:r>
      <w:r w:rsidR="00041C02" w:rsidRPr="00EA0C94">
        <w:rPr>
          <w:i/>
        </w:rPr>
        <w:instrText>Holter</w:instrText>
      </w:r>
      <w:r w:rsidR="00041C02" w:rsidRPr="00836D95">
        <w:rPr>
          <w:i/>
        </w:rPr>
        <w:instrText>:</w:instrText>
      </w:r>
      <w:r w:rsidR="00041C02" w:rsidRPr="00EA0C94">
        <w:instrText>Holter</w:instrText>
      </w:r>
      <w:r w:rsidR="008C1DDE">
        <w:instrText xml:space="preserve"> (dispositivo)</w:instrText>
      </w:r>
      <w:r w:rsidR="00041C02" w:rsidRPr="00EA0C94">
        <w:instrText>: registro de señales cardiacas en forma ambulatoria</w:instrText>
      </w:r>
      <w:r w:rsidR="00041C02">
        <w:instrText xml:space="preserve">" </w:instrText>
      </w:r>
      <w:r w:rsidR="00041C02">
        <w:rPr>
          <w:i/>
        </w:rPr>
        <w:fldChar w:fldCharType="end"/>
      </w:r>
      <w:r>
        <w:t xml:space="preserve"> (electrocardiograma portable) permite registrar las señales del corazón durante el día. Respecto a un sistema de captura ambulatorio cualquiera, los sistemas de captura ópticos del movimiento presentan problemáticas difíciles de resolver </w:t>
      </w:r>
      <w:r w:rsidR="00756FEB">
        <w:t>al momento de adaptarlos a ambulatorios</w:t>
      </w:r>
      <w:r>
        <w:t>:</w:t>
      </w:r>
    </w:p>
    <w:p w14:paraId="26E133FB" w14:textId="197AD5C3" w:rsidR="009C4034" w:rsidRDefault="005F0BA2" w:rsidP="00CD216C">
      <w:pPr>
        <w:pStyle w:val="TTCuerpoIndentado"/>
        <w:numPr>
          <w:ilvl w:val="0"/>
          <w:numId w:val="4"/>
        </w:numPr>
      </w:pPr>
      <w:r>
        <w:t>U</w:t>
      </w:r>
      <w:r w:rsidR="00D5353D">
        <w:t xml:space="preserve">n sistema ambulatorio </w:t>
      </w:r>
      <w:del w:id="191" w:author="SSepulveda" w:date="2014-12-16T04:53:00Z">
        <w:r w:rsidDel="00556352">
          <w:delText>no</w:delText>
        </w:r>
        <w:r w:rsidR="00D5353D" w:rsidDel="00556352">
          <w:delText xml:space="preserve"> puede </w:delText>
        </w:r>
        <w:r w:rsidDel="00556352">
          <w:delText xml:space="preserve">necesitar </w:delText>
        </w:r>
        <w:r w:rsidR="00D5353D" w:rsidDel="00556352">
          <w:delText>un sistema de referencia</w:delText>
        </w:r>
      </w:del>
      <w:ins w:id="192" w:author="SSepulveda" w:date="2014-12-16T04:53:00Z">
        <w:r w:rsidR="00556352">
          <w:t>debe basarse en un sistema de referencia</w:t>
        </w:r>
      </w:ins>
      <w:r w:rsidR="00D5353D">
        <w:t xml:space="preserve"> fijo</w:t>
      </w:r>
      <w:r>
        <w:t xml:space="preserve"> y local</w:t>
      </w:r>
      <w:r w:rsidR="009C4034">
        <w:t>.</w:t>
      </w:r>
    </w:p>
    <w:p w14:paraId="6CCDE48C" w14:textId="7CFEDB65" w:rsidR="009C4034" w:rsidRDefault="00654D0F" w:rsidP="00CD216C">
      <w:pPr>
        <w:pStyle w:val="TTCuerpoIndentado"/>
        <w:numPr>
          <w:ilvl w:val="0"/>
          <w:numId w:val="4"/>
        </w:numPr>
      </w:pPr>
      <w:r>
        <w:t>El almacenamiento de imágenes o video en el tiempo implica grande</w:t>
      </w:r>
      <w:r w:rsidR="001A02E3">
        <w:t>s</w:t>
      </w:r>
      <w:r>
        <w:t xml:space="preserve"> cantidades de datos por almacenar.</w:t>
      </w:r>
    </w:p>
    <w:p w14:paraId="140AF813" w14:textId="41E9BA30" w:rsidR="009C4034" w:rsidRDefault="009C4034" w:rsidP="00CD216C">
      <w:pPr>
        <w:pStyle w:val="TTCuerpoIndentado"/>
        <w:numPr>
          <w:ilvl w:val="0"/>
          <w:numId w:val="4"/>
        </w:numPr>
      </w:pPr>
      <w:r>
        <w:t>El espacio delimitado de adquisici</w:t>
      </w:r>
      <w:r w:rsidR="00683249">
        <w:t>ón impide capturar</w:t>
      </w:r>
      <w:r>
        <w:t xml:space="preserve"> movimientos de amplio rango, principalm</w:t>
      </w:r>
      <w:r w:rsidR="00683249">
        <w:t>ente en aplicaciones deportivas, o con más de una persona.</w:t>
      </w:r>
    </w:p>
    <w:p w14:paraId="0370E564" w14:textId="37D849CF" w:rsidR="009C4034" w:rsidRDefault="009C4034" w:rsidP="00CD216C">
      <w:pPr>
        <w:pStyle w:val="TTCuerpoIndentado"/>
        <w:numPr>
          <w:ilvl w:val="0"/>
          <w:numId w:val="4"/>
        </w:numPr>
      </w:pPr>
      <w:r>
        <w:t>Existen condiciones</w:t>
      </w:r>
      <w:ins w:id="193" w:author="SSepulveda" w:date="2014-12-16T04:51:00Z">
        <w:r w:rsidR="00BD6626">
          <w:t xml:space="preserve"> difíciles</w:t>
        </w:r>
      </w:ins>
      <w:r>
        <w:t xml:space="preserve"> ambientales que no se pueden reproducir o emular en un laboratorio, como por ejemplo ejercicios acuáticos o dependientes del contexto donde se realizan, como el trabajo de un minero en excavaciones profundas.</w:t>
      </w:r>
    </w:p>
    <w:p w14:paraId="0B9A6A82" w14:textId="5AD0F9CC" w:rsidR="00EF209D" w:rsidRDefault="00EF209D" w:rsidP="00CD216C">
      <w:pPr>
        <w:pStyle w:val="TTCuerpoIndentado"/>
        <w:numPr>
          <w:ilvl w:val="0"/>
          <w:numId w:val="4"/>
        </w:numPr>
      </w:pPr>
      <w:r>
        <w:t>El consumo energético de un sistema óptico lo hace inviable para operar con baterías durante tiempos prolongados de adquisición.</w:t>
      </w:r>
    </w:p>
    <w:p w14:paraId="5094551D" w14:textId="77777777" w:rsidR="005F0BA2" w:rsidRDefault="005F0BA2" w:rsidP="00010489">
      <w:pPr>
        <w:pStyle w:val="TTCuerpoIndentado"/>
      </w:pPr>
    </w:p>
    <w:p w14:paraId="14B00986" w14:textId="238C4874" w:rsidR="00683249" w:rsidRDefault="00654D0F">
      <w:pPr>
        <w:pStyle w:val="TTCuerpoIndentado"/>
      </w:pPr>
      <w:r>
        <w:t>El monitoreo ambulatorio se ha vuelto una necesidad durante los últimos años</w:t>
      </w:r>
      <w:r w:rsidR="00683249">
        <w:t xml:space="preserve">. </w:t>
      </w:r>
      <w:r>
        <w:t>E</w:t>
      </w:r>
      <w:r w:rsidR="00683249">
        <w:t>studios para estimar los cambios de la marcha en enfermedades del Parkinson, detección y monitoreo de caídas en adultos mayores o el gasto energ</w:t>
      </w:r>
      <w:r>
        <w:t xml:space="preserve">ético requieren un sistema ambulatorio, y además, </w:t>
      </w:r>
      <w:r w:rsidRPr="00EA0C94">
        <w:rPr>
          <w:i/>
        </w:rPr>
        <w:t>wearable</w:t>
      </w:r>
      <w:r>
        <w:t>.</w:t>
      </w:r>
    </w:p>
    <w:p w14:paraId="57C45298" w14:textId="35A714A0" w:rsidR="00654D0F" w:rsidRDefault="00EF209D">
      <w:pPr>
        <w:pStyle w:val="TTCuerpoIndentado"/>
      </w:pPr>
      <w:r>
        <w:t xml:space="preserve">Los dispositivos </w:t>
      </w:r>
      <w:r w:rsidRPr="00EA0C94">
        <w:rPr>
          <w:i/>
        </w:rPr>
        <w:t>wearables</w:t>
      </w:r>
      <w:r w:rsidR="00041C02">
        <w:rPr>
          <w:i/>
        </w:rPr>
        <w:fldChar w:fldCharType="begin"/>
      </w:r>
      <w:r w:rsidR="00041C02">
        <w:instrText xml:space="preserve"> XE "</w:instrText>
      </w:r>
      <w:r w:rsidR="00041C02" w:rsidRPr="00EA0C94">
        <w:rPr>
          <w:i/>
        </w:rPr>
        <w:instrText>wearable</w:instrText>
      </w:r>
      <w:r w:rsidR="00041C02" w:rsidRPr="00B94B38">
        <w:rPr>
          <w:i/>
        </w:rPr>
        <w:instrText>:</w:instrText>
      </w:r>
      <w:r w:rsidR="00041C02" w:rsidRPr="00B94B38">
        <w:instrText xml:space="preserve"> dispositivos </w:instrText>
      </w:r>
      <w:r w:rsidR="008C1DDE" w:rsidRPr="00B94B38">
        <w:instrText>electrónicos</w:instrText>
      </w:r>
      <w:r w:rsidR="00041C02" w:rsidRPr="00B94B38">
        <w:instrText xml:space="preserve"> que se pueden utilizar como ropa</w:instrText>
      </w:r>
      <w:r w:rsidR="008C1DDE">
        <w:instrText xml:space="preserve"> o como accesorios de ella</w:instrText>
      </w:r>
      <w:r w:rsidR="00041C02">
        <w:instrText xml:space="preserve">" </w:instrText>
      </w:r>
      <w:r w:rsidR="00041C02">
        <w:rPr>
          <w:i/>
        </w:rPr>
        <w:fldChar w:fldCharType="end"/>
      </w:r>
      <w:r>
        <w:t xml:space="preserve"> </w:t>
      </w:r>
      <w:r w:rsidR="00225505">
        <w:fldChar w:fldCharType="begin"/>
      </w:r>
      <w:r w:rsidR="00225505">
        <w:instrText xml:space="preserve"> ADDIN ZOTERO_ITEM CSL_CITATION {"citationID":"2dln4jhrlb","properties":{"formattedCitation":"(Anliker et al., 2004)","plainCitation":"(Anliker et al., 2004)"},"citationItems":[{"id":548,"uris":["http://zotero.org/users/local/bwVY6orv/items/UQI54NX5"],"uri":["http://zotero.org/users/local/bwVY6orv/items/UQI54NX5"],"itemData":{"id":548,"type":"article-journal","title":"A systematic approach to the design of distributed wearable systems","container-title":"IEEE Transactions on Computers","page":"1017-1033","volume":"53","issue":"8","source":"IEEE Xplore","abstract":"Wearable computing has recently gained much popularity as an ambitious vision for future personalized mobile systems. Its aim is intelligent, environment aware systems unobtrusively embedded into the mobile environments of their users. With the combination of complex processing requirements, the necessity of placing sensors and input/output modules at different locations on the user's body, and stringent limits on size, weight, and battery capacity, the design of such systems is an inherently challenging problem. We demonstrate how systematic design and quantitative analysis can be applied to wearable architectures. We first present a model that allows various factors influencing the design of a wearable system to be incorporated into formal cost metrics. In particular, we show how to consistently incorporate specific wearable factors such as device placement requirements, ergonomics, and dynamic workload profiles into the model. We then discuss how efficient estimation algorithms can be extended and applied to the evaluation of different architectures with respect to our cost metrics. Finally, we discuss quantitative results from a proof-of-concept case study showing the trade offs between different architectures for a given wearable scenario. Summarized, we demonstrate how the description and the design of wearable systems can be put on a systematic, formal basis allowing us to treat them similar as conventional embedded systems.","DOI":"10.1109/TC.2004.36","ISSN":"0018-9340","author":[{"family":"Anliker","given":"U."},{"family":"Beutel","given":"J."},{"family":"Dyer","given":"M."},{"family":"Enzler","given":"R."},{"family":"Lukowicz","given":"P."},{"family":"Thiele","given":"L."},{"family":"Troster","given":"G."}],"issued":{"date-parts":[["2004",8]]}}}],"schema":"https://github.com/citation-style-language/schema/raw/master/csl-citation.json"} </w:instrText>
      </w:r>
      <w:r w:rsidR="00225505">
        <w:fldChar w:fldCharType="separate"/>
      </w:r>
      <w:r w:rsidR="00225505" w:rsidRPr="00225505">
        <w:t>(Anliker et al., 2004)</w:t>
      </w:r>
      <w:r w:rsidR="00225505">
        <w:fldChar w:fldCharType="end"/>
      </w:r>
      <w:r w:rsidR="00225505">
        <w:t xml:space="preserve"> </w:t>
      </w:r>
      <w:r>
        <w:t>son aquellos que se pueden integrar en conjunto con la ropa o como accesorios, dando comodidad al usuario del dispositivo</w:t>
      </w:r>
      <w:ins w:id="194" w:author="SSepulveda" w:date="2014-12-16T04:54:00Z">
        <w:r w:rsidR="005C4434">
          <w:t xml:space="preserve">, quien </w:t>
        </w:r>
      </w:ins>
      <w:del w:id="195" w:author="SSepulveda" w:date="2014-12-16T04:54:00Z">
        <w:r w:rsidDel="005C4434">
          <w:delText xml:space="preserve"> ya que </w:delText>
        </w:r>
      </w:del>
      <w:r>
        <w:t xml:space="preserve">no se da cuenta </w:t>
      </w:r>
      <w:del w:id="196" w:author="SSepulveda" w:date="2014-12-16T04:54:00Z">
        <w:r w:rsidDel="005C4434">
          <w:delText>que lo está</w:delText>
        </w:r>
      </w:del>
      <w:ins w:id="197" w:author="SSepulveda" w:date="2014-12-16T04:54:00Z">
        <w:r w:rsidR="005C4434">
          <w:t>que está</w:t>
        </w:r>
      </w:ins>
      <w:r>
        <w:t xml:space="preserve"> utilizando</w:t>
      </w:r>
      <w:ins w:id="198" w:author="SSepulveda" w:date="2014-12-16T04:54:00Z">
        <w:r w:rsidR="005C4434">
          <w:t xml:space="preserve"> el dispositivo</w:t>
        </w:r>
      </w:ins>
      <w:r>
        <w:t xml:space="preserve">. Un dispositivo </w:t>
      </w:r>
      <w:r w:rsidRPr="00EA0C94">
        <w:rPr>
          <w:i/>
        </w:rPr>
        <w:t>wearable</w:t>
      </w:r>
      <w:r>
        <w:t xml:space="preserve"> es </w:t>
      </w:r>
      <w:r>
        <w:lastRenderedPageBreak/>
        <w:t>apropiado para mediciones ambulatorias en aplicaciones Biomecánicas</w:t>
      </w:r>
      <w:r w:rsidR="00225505">
        <w:t xml:space="preserve"> </w:t>
      </w:r>
      <w:r w:rsidR="00225505">
        <w:fldChar w:fldCharType="begin"/>
      </w:r>
      <w:r w:rsidR="00225505">
        <w:instrText xml:space="preserve"> ADDIN ZOTERO_ITEM CSL_CITATION {"citationID":"2a1lij3mlr","properties":{"formattedCitation":"(Huang &amp; Hsu, 2005)","plainCitation":"(Huang &amp; Hsu, 2005)"},"citationItems":[{"id":48,"uris":["http://zotero.org/users/local/bwVY6orv/items/ZGHFDKMS"],"uri":["http://zotero.org/users/local/bwVY6orv/items/ZGHFDKMS"],"itemData":{"id":48,"type":"paper-conference","title":"Development of a wearable biomedical health-care system","page":"1760-1765","source":"IEEE Xplore","event":"2005 IEEE/RSJ International Conference on Intelligent Robots and Systems, 2005. (IROS 2005)","abstract":"This paper develops a wearable biomedical health-care system which incorporates the wearable computing technology with multi-agent software architecture to provide a solution to the medical-care problems. The embedded Linux based wearable medical computer connects various sensors which can detect the patients' vital signs, such as electrocardiogram (ECG), body temperature, and body humidity. In order to get more reliable and accurate information, the multi-sensor fusion algorithm is employed to integrate the sensor information. The filter banks based QRS complex and heart beat detection algorithm, and fuzzy fusion algorithms are implemented to construct the diagnosis system of this wearable biomedical computer. Furthermore, the personal nursing agent (PNA) and multi-agent based infrastructure for modern patient information and management system are developed. The experimental results show that this system is helpful and useful for managing and monitoring patients. Accordingly, the wearable biomedical health-care system is regarded as a highly efficient biomedical system and inherits both features of multi-agent architecture and wearable computing, i.e., decentralized, reliable, autonomous, unrestrictive, and cooperative features.","DOI":"10.1109/IROS.2005.1545390","author":[{"family":"Huang","given":"Han-Pang"},{"family":"Hsu","given":"Lu-Pei"}],"issued":{"date-parts":[["2005",8]]}}}],"schema":"https://github.com/citation-style-language/schema/raw/master/csl-citation.json"} </w:instrText>
      </w:r>
      <w:r w:rsidR="00225505">
        <w:fldChar w:fldCharType="separate"/>
      </w:r>
      <w:r w:rsidR="00225505" w:rsidRPr="00225505">
        <w:t>(Huang &amp; Hsu, 2005)</w:t>
      </w:r>
      <w:r w:rsidR="00225505">
        <w:fldChar w:fldCharType="end"/>
      </w:r>
      <w:r>
        <w:t xml:space="preserve">, y en la actualidad se comercializan masivamente como accesorios de </w:t>
      </w:r>
      <w:r w:rsidRPr="00EA0C94">
        <w:rPr>
          <w:i/>
        </w:rPr>
        <w:t>Smartphones</w:t>
      </w:r>
      <w:r>
        <w:t xml:space="preserve"> y S</w:t>
      </w:r>
      <w:r w:rsidRPr="00EA0C94">
        <w:rPr>
          <w:i/>
        </w:rPr>
        <w:t>martwatches</w:t>
      </w:r>
      <w:r>
        <w:t>, permitiendo registrar variables como ritmo cardiaco, pulso, contadores de pasos y calorías quemadas, utilizando sensores miniaturizados y de bajo consumo energético.</w:t>
      </w:r>
    </w:p>
    <w:p w14:paraId="3D221266" w14:textId="4C7535BF" w:rsidR="002C5CAA" w:rsidRDefault="002C5CAA">
      <w:pPr>
        <w:pStyle w:val="TTCuerpoIndentado"/>
      </w:pPr>
      <w:r>
        <w:t xml:space="preserve">Gran parte del progreso </w:t>
      </w:r>
      <w:del w:id="199" w:author="SSepulveda" w:date="2014-12-16T04:57:00Z">
        <w:r w:rsidDel="00167A94">
          <w:delText xml:space="preserve">con </w:delText>
        </w:r>
      </w:del>
      <w:ins w:id="200" w:author="SSepulveda" w:date="2014-12-16T04:57:00Z">
        <w:r w:rsidR="00167A94">
          <w:t xml:space="preserve">en </w:t>
        </w:r>
      </w:ins>
      <w:r>
        <w:t>la</w:t>
      </w:r>
      <w:ins w:id="201" w:author="SSepulveda" w:date="2014-12-16T04:57:00Z">
        <w:r w:rsidR="00167A94">
          <w:t>s</w:t>
        </w:r>
      </w:ins>
      <w:r>
        <w:t xml:space="preserve"> tecnología</w:t>
      </w:r>
      <w:ins w:id="202" w:author="SSepulveda" w:date="2014-12-16T04:57:00Z">
        <w:r w:rsidR="00167A94">
          <w:t>s</w:t>
        </w:r>
      </w:ins>
      <w:r>
        <w:t xml:space="preserve"> </w:t>
      </w:r>
      <w:r w:rsidRPr="00EA0C94">
        <w:rPr>
          <w:i/>
        </w:rPr>
        <w:t>wearable</w:t>
      </w:r>
      <w:r>
        <w:t xml:space="preserve"> ha</w:t>
      </w:r>
      <w:ins w:id="203" w:author="SSepulveda" w:date="2014-12-16T04:58:00Z">
        <w:r w:rsidR="00167A94">
          <w:t>n</w:t>
        </w:r>
      </w:ins>
      <w:r>
        <w:t xml:space="preserve"> ido de la mano con las tecnologías de miniaturización. En este ámbito, una de las principales </w:t>
      </w:r>
      <w:r w:rsidR="006E721C">
        <w:t>tecnologías</w:t>
      </w:r>
      <w:r>
        <w:t xml:space="preserve"> de miniaturización que ha permitido el desarrollo de sensores cada vez más pequeños, menor consumo energético y menor costo de producción es la tecnología MEMS</w:t>
      </w:r>
      <w:r w:rsidR="008C1DDE">
        <w:fldChar w:fldCharType="begin"/>
      </w:r>
      <w:r w:rsidR="008C1DDE">
        <w:instrText xml:space="preserve"> XE "</w:instrText>
      </w:r>
      <w:r w:rsidR="008C1DDE" w:rsidRPr="00632CDC">
        <w:instrText>MEMS:</w:instrText>
      </w:r>
      <w:r w:rsidR="008C1DDE" w:rsidRPr="00FB4E02">
        <w:rPr>
          <w:lang w:val="es-ES"/>
        </w:rPr>
        <w:instrText>Sistemas Microelectromecánicos: tecnología de miniaturización que permite reducir el tamaño de dispositivos mecánicos</w:instrText>
      </w:r>
      <w:r w:rsidR="008C1DDE">
        <w:instrText xml:space="preserve">" </w:instrText>
      </w:r>
      <w:r w:rsidR="008C1DDE">
        <w:fldChar w:fldCharType="end"/>
      </w:r>
      <w:r>
        <w:t xml:space="preserve"> (</w:t>
      </w:r>
      <w:r w:rsidRPr="00EA0C94">
        <w:rPr>
          <w:i/>
        </w:rPr>
        <w:t>Microelectromechanical Systems</w:t>
      </w:r>
      <w:r>
        <w:t>).</w:t>
      </w:r>
    </w:p>
    <w:p w14:paraId="10BB4A6D" w14:textId="77777777" w:rsidR="006E721C" w:rsidRDefault="006E721C">
      <w:pPr>
        <w:pStyle w:val="TTCuerpoIndentado"/>
      </w:pPr>
    </w:p>
    <w:p w14:paraId="03C17E30" w14:textId="5124FDC2" w:rsidR="00292B0D" w:rsidRDefault="002C5CAA" w:rsidP="0012312E">
      <w:pPr>
        <w:pStyle w:val="TTCuerpoIndentado"/>
      </w:pPr>
      <w:r>
        <w:t xml:space="preserve">La tecnología MEMS ha permitido miniaturizar sensores inerciales, dispositivos que miden las fuerzas o magnitudes que los afectan. He aquí, un salto importante tanto para la biomecánica y la captura del movimiento con fines ambulatorios: los sensores inerciales no necesitan un sistema de referencia </w:t>
      </w:r>
      <w:r w:rsidR="001A02E3">
        <w:t xml:space="preserve">fijo </w:t>
      </w:r>
      <w:r>
        <w:t>para referenciarse</w:t>
      </w:r>
      <w:r w:rsidR="001A02E3">
        <w:t xml:space="preserve"> en un entorno local, puede utilizar marcos de referencia globales como la gravedad de la tierra y la orientación respecto al norte magnético</w:t>
      </w:r>
      <w:r>
        <w:t xml:space="preserve">. Sensores inerciales ya habían sido utilizados en estudios </w:t>
      </w:r>
      <w:ins w:id="204" w:author="SSepulveda" w:date="2014-12-16T04:55:00Z">
        <w:r w:rsidR="00167A94">
          <w:t>b</w:t>
        </w:r>
      </w:ins>
      <w:del w:id="205" w:author="SSepulveda" w:date="2014-12-16T04:55:00Z">
        <w:r w:rsidDel="00167A94">
          <w:delText>B</w:delText>
        </w:r>
      </w:del>
      <w:r>
        <w:t>iomecánicos para obtener variables como aceleraciones de segmentos del cuerpo, detección de caídas, gasto energético o postura de diferentes segmentos del cuerpo.</w:t>
      </w:r>
      <w:r w:rsidR="006A45A9">
        <w:t xml:space="preserve"> Por lo tanto, la captura de movimiento por métodos inerciales resulta beneficiosa para su utilización como m</w:t>
      </w:r>
      <w:r w:rsidR="00292B0D">
        <w:t xml:space="preserve">ediciones ambulatorias, además, son parte elemental de los nuevos dispositivos </w:t>
      </w:r>
      <w:r w:rsidR="00292B0D" w:rsidRPr="00EA0C94">
        <w:rPr>
          <w:i/>
        </w:rPr>
        <w:t>Smart</w:t>
      </w:r>
      <w:r w:rsidR="00292B0D">
        <w:t>.</w:t>
      </w:r>
    </w:p>
    <w:p w14:paraId="3C293494" w14:textId="316045F0" w:rsidR="00EE0AD7" w:rsidRDefault="00292B0D">
      <w:pPr>
        <w:pStyle w:val="TTCuerpoIndentado"/>
      </w:pPr>
      <w:r>
        <w:t>Los métodos inerciales de captura de movimiento utilizan IMU</w:t>
      </w:r>
      <w:r w:rsidR="008C1DDE">
        <w:fldChar w:fldCharType="begin"/>
      </w:r>
      <w:r w:rsidR="008C1DDE">
        <w:instrText xml:space="preserve"> XE "</w:instrText>
      </w:r>
      <w:r w:rsidR="008C1DDE" w:rsidRPr="00BD3BA3">
        <w:instrText>IMU:</w:instrText>
      </w:r>
      <w:r w:rsidR="008C1DDE" w:rsidRPr="00FB4E02">
        <w:rPr>
          <w:lang w:val="es-ES"/>
        </w:rPr>
        <w:instrText>Unidad de medición Inercial: dispositivo que combina sensores inerciales para medir el movimiento de un objeto, generalmente compuestos por acelerómetros y giroscopios</w:instrText>
      </w:r>
      <w:r w:rsidR="008C1DDE">
        <w:instrText xml:space="preserve">" </w:instrText>
      </w:r>
      <w:r w:rsidR="008C1DDE">
        <w:fldChar w:fldCharType="end"/>
      </w:r>
      <w:r>
        <w:t xml:space="preserve"> (</w:t>
      </w:r>
      <w:r w:rsidRPr="00EA0C94">
        <w:rPr>
          <w:i/>
        </w:rPr>
        <w:t>Inertial Measurement Unit</w:t>
      </w:r>
      <w:r>
        <w:t xml:space="preserve">) de la misma forma que los marcadores en los métodos </w:t>
      </w:r>
      <w:r w:rsidR="000C36D8">
        <w:t xml:space="preserve">ópticos, y se realizan mediciones que permiten determinar la orientación o postura del segmento del cuerpo bajo estudio. Conociendo la ubicación en el cuerpo, cada sensor entrega la información directamente del segmento asociado, por tanto no se requiere reconstrucción de los marcadores. </w:t>
      </w:r>
    </w:p>
    <w:p w14:paraId="1ED61D46" w14:textId="0369E512" w:rsidR="00EE0AD7" w:rsidRDefault="00EE0AD7">
      <w:pPr>
        <w:pStyle w:val="TTCuerpoIndentado"/>
      </w:pPr>
      <w:r>
        <w:t>Los IMU permiten medir directamente magnitudes físicas que luego se puede expresar como postura o posición</w:t>
      </w:r>
      <w:r w:rsidR="005F05B1">
        <w:t xml:space="preserve">; </w:t>
      </w:r>
      <w:r>
        <w:t>mediamente métodos de fusión de sensores. Los sensores se puede</w:t>
      </w:r>
      <w:r w:rsidR="00FA4276">
        <w:t>n</w:t>
      </w:r>
      <w:r>
        <w:t xml:space="preserve"> miniatur</w:t>
      </w:r>
      <w:r w:rsidR="00FA4276">
        <w:t>izar hasta tener dispositivos</w:t>
      </w:r>
      <w:r>
        <w:t xml:space="preserve"> comerciales de 4mm x 4mm x 1mm; siendo más pequeños que los marcadores ópticos. </w:t>
      </w:r>
      <w:r w:rsidR="00945944">
        <w:t>La cantidad de datos generados se puede procesar digitalmente a altas velocidades, ya que se almacenan como datos (texto) en contra de los métodos ópticos que necesitan conservar la imagen o video.</w:t>
      </w:r>
    </w:p>
    <w:p w14:paraId="567F110C" w14:textId="77777777" w:rsidR="0012312E" w:rsidRDefault="0012312E">
      <w:pPr>
        <w:pStyle w:val="TTCuerpoIndentado"/>
      </w:pPr>
    </w:p>
    <w:p w14:paraId="6EEB3711" w14:textId="1DBBD919" w:rsidR="00945944" w:rsidRDefault="005F05B1">
      <w:pPr>
        <w:pStyle w:val="TTCuerpoIndentado"/>
      </w:pPr>
      <w:r>
        <w:t>D</w:t>
      </w:r>
      <w:r w:rsidR="000C36D8">
        <w:t xml:space="preserve">iferentes soluciones comerciales utilizan captura de movimiento por IMU, </w:t>
      </w:r>
      <w:r>
        <w:t>entre ellos, los</w:t>
      </w:r>
      <w:r w:rsidR="000C36D8">
        <w:t xml:space="preserve"> fabricados por XSens </w:t>
      </w:r>
      <w:r w:rsidR="000C36D8">
        <w:fldChar w:fldCharType="begin"/>
      </w:r>
      <w:r w:rsidR="000C36D8">
        <w:instrText xml:space="preserve"> ADDIN ZOTERO_ITEM CSL_CITATION {"citationID":"q4fus320s","properties":{"formattedCitation":"(Xsens, 2014)","plainCitation":"(Xsens, 2014)"},"citationItems":[{"id":8,"uris":["http://zotero.org/users/local/bwVY6orv/items/ZRSH83XA"],"uri":["http://zotero.org/users/local/bwVY6orv/items/ZRSH83XA"],"itemData":{"id":8,"type":"post-weblog","title":"Products","container-title":"Xsens 3D motion tracking","URL":"http://www.xsens.com/products/","author":[{"family":"Xsens","given":""}],"issued":{"date-parts":[["2014"]]},"accessed":{"date-parts":[["2014",6,23]]}}}],"schema":"https://github.com/citation-style-language/schema/raw/master/csl-citation.json"} </w:instrText>
      </w:r>
      <w:r w:rsidR="000C36D8">
        <w:fldChar w:fldCharType="separate"/>
      </w:r>
      <w:r w:rsidR="000C36D8" w:rsidRPr="000C36D8">
        <w:t>(Xsens, 2014)</w:t>
      </w:r>
      <w:r w:rsidR="000C36D8">
        <w:fldChar w:fldCharType="end"/>
      </w:r>
      <w:r w:rsidR="000C36D8">
        <w:t xml:space="preserve">, donde se </w:t>
      </w:r>
      <w:r w:rsidR="00945944">
        <w:t>proveen</w:t>
      </w:r>
      <w:r w:rsidR="000C36D8">
        <w:t xml:space="preserve"> </w:t>
      </w:r>
      <w:r>
        <w:t>unidades inalámbricas para realizar mediciones, junto con trajes especiales para adosar los IMUs</w:t>
      </w:r>
      <w:r w:rsidR="000C36D8">
        <w:t xml:space="preserve">. Otras </w:t>
      </w:r>
      <w:r>
        <w:t xml:space="preserve">aproximaciones </w:t>
      </w:r>
      <w:r w:rsidR="000C36D8">
        <w:t xml:space="preserve">utilizan soluciones </w:t>
      </w:r>
      <w:r w:rsidR="000C36D8" w:rsidRPr="00EA0C94">
        <w:rPr>
          <w:i/>
        </w:rPr>
        <w:t>wearables</w:t>
      </w:r>
      <w:r w:rsidR="000C36D8">
        <w:t>, donde el se</w:t>
      </w:r>
      <w:r w:rsidR="00945944">
        <w:t>nsor se ubica dentro del traje.</w:t>
      </w:r>
    </w:p>
    <w:p w14:paraId="362AAE0C" w14:textId="178EF58E" w:rsidR="00292B0D" w:rsidRDefault="00945944">
      <w:pPr>
        <w:pStyle w:val="TTCuerpoIndentado"/>
      </w:pPr>
      <w:r>
        <w:t xml:space="preserve">Los sistemas de captura por IMU solucionan el problema de adquisiciones ambulatorias y entregan más facilidad en el manejo de datos, sin embargo, </w:t>
      </w:r>
      <w:r w:rsidR="000C36D8">
        <w:t>existen problemas específicos de los sensores inerciales, entre ellos:</w:t>
      </w:r>
    </w:p>
    <w:p w14:paraId="6DBC2F85" w14:textId="721F980D" w:rsidR="000C36D8" w:rsidRDefault="00EE0AD7" w:rsidP="00CD216C">
      <w:pPr>
        <w:pStyle w:val="TTCuerpoIndentado"/>
        <w:numPr>
          <w:ilvl w:val="0"/>
          <w:numId w:val="6"/>
        </w:numPr>
      </w:pPr>
      <w:r>
        <w:t>Los sensores inerciales deben fusionarse apropiadamente para obtener postura y/o posición. Existen diferentes métodos para lograrlo, pero la gran mayoría tiende a aumentar su error en el tiempo.</w:t>
      </w:r>
    </w:p>
    <w:p w14:paraId="1230E823" w14:textId="7E05AA55" w:rsidR="00EE0AD7" w:rsidRDefault="00EE0AD7" w:rsidP="00CD216C">
      <w:pPr>
        <w:pStyle w:val="TTCuerpoIndentado"/>
        <w:numPr>
          <w:ilvl w:val="0"/>
          <w:numId w:val="6"/>
        </w:numPr>
      </w:pPr>
      <w:r>
        <w:t>Los trajes especiales diseñados por algunos fabricantes restringen el tipo de personas que pueden utilizar el sistema.</w:t>
      </w:r>
    </w:p>
    <w:p w14:paraId="686B78C9" w14:textId="39CE5896" w:rsidR="00EE0AD7" w:rsidRDefault="00EE0AD7" w:rsidP="00CD216C">
      <w:pPr>
        <w:pStyle w:val="TTCuerpoIndentado"/>
        <w:numPr>
          <w:ilvl w:val="0"/>
          <w:numId w:val="6"/>
        </w:numPr>
      </w:pPr>
      <w:r>
        <w:t>Las soluciones de mercado no son modulares: requieren de software especializado que funciona en conjunto con el hardware entregado.</w:t>
      </w:r>
    </w:p>
    <w:p w14:paraId="3A646DA0" w14:textId="31F63144" w:rsidR="00EE0AD7" w:rsidRDefault="004F061B" w:rsidP="00CD216C">
      <w:pPr>
        <w:pStyle w:val="TTCuerpoIndentado"/>
        <w:numPr>
          <w:ilvl w:val="0"/>
          <w:numId w:val="6"/>
        </w:numPr>
      </w:pPr>
      <w:r>
        <w:t>Los algoritmos de fusión y calibración son generalmente propietarios.</w:t>
      </w:r>
    </w:p>
    <w:p w14:paraId="332F2048" w14:textId="77777777" w:rsidR="004F061B" w:rsidRDefault="004F061B">
      <w:pPr>
        <w:pStyle w:val="TTCuerpoIndentado"/>
      </w:pPr>
    </w:p>
    <w:p w14:paraId="38AC986A" w14:textId="02AAD70D" w:rsidR="003A6122" w:rsidRDefault="003A6122">
      <w:pPr>
        <w:pStyle w:val="TTCuerpoIndentado"/>
      </w:pPr>
      <w:r>
        <w:lastRenderedPageBreak/>
        <w:t xml:space="preserve">La comunidad </w:t>
      </w:r>
      <w:r w:rsidRPr="00EA0C94">
        <w:rPr>
          <w:i/>
        </w:rPr>
        <w:t>open source</w:t>
      </w:r>
      <w:r>
        <w:t xml:space="preserve"> ha desarrollado diversos proyectos para utilizar y construir IMU</w:t>
      </w:r>
      <w:r w:rsidR="00472A14">
        <w:t xml:space="preserve"> </w:t>
      </w:r>
      <w:commentRangeStart w:id="206"/>
      <w:r w:rsidR="00472A14">
        <w:fldChar w:fldCharType="begin"/>
      </w:r>
      <w:r w:rsidR="00472A14">
        <w:instrText xml:space="preserve"> ADDIN ZOTERO_ITEM CSL_CITATION {"citationID":"29ic6piraa","properties":{"formattedCitation":"(Barnett, 2014; Fabio Varesano, 2011; Madgwick, Sebastian, 2013)","plainCitation":"(Barnett, 2014; Fabio Varesano, 2011; Madgwick, Sebastian, 2013)"},"citationItems":[{"id":667,"uris":["http://zotero.org/users/local/bwVY6orv/items/CFPTGP9Z"],"uri":["http://zotero.org/users/local/bwVY6orv/items/CFPTGP9Z"],"itemData":{"id":667,"type":"post-weblog","title":"RTIMULib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id":664,"uris":["http://zotero.org/users/local/bwVY6orv/items/2NT5J8IT"],"uri":["http://zotero.org/users/local/bwVY6orv/items/2NT5J8IT"],"itemData":{"id":664,"type":"thesis","title":"Using Arduino for Tangible Human Computer Interaction","publisher":"Universita degli Studi di Torino","publisher-place":"Italy","event-place":"Italy","URL":"http://www.varesano.net/files/MoS_thesis/thesis.pdf","author":[{"family":"Fabio Varesano","given":""}],"issued":{"date-parts":[["2011",4]]}}},{"id":27,"uris":["http://zotero.org/users/local/bwVY6orv/items/RRFCUIAX"],"uri":["http://zotero.org/users/local/bwVY6orv/items/RRFCUIAX"],"itemData":{"id":27,"type":"post-weblog","title":"Gait tracking with x-IMU | x-io Technologies","container-title":"Gait tracking with x-IMU","URL":"http://www.x-io.co.uk/gait-tracking-with-x-imu/","author":[{"family":"Madgwick, Sebastian","given":""}],"issued":{"date-parts":[["2013"]]},"accessed":{"date-parts":[["2014",6,23]]}}}],"schema":"https://github.com/citation-style-language/schema/raw/master/csl-citation.json"} </w:instrText>
      </w:r>
      <w:r w:rsidR="00472A14">
        <w:fldChar w:fldCharType="separate"/>
      </w:r>
      <w:r w:rsidR="00472A14" w:rsidRPr="00472A14">
        <w:t>(Barnett, 2014; Fabio Varesano, 2011; Madgwick, Sebastian, 2013)</w:t>
      </w:r>
      <w:r w:rsidR="00472A14">
        <w:fldChar w:fldCharType="end"/>
      </w:r>
      <w:r>
        <w:t xml:space="preserve">. </w:t>
      </w:r>
      <w:commentRangeEnd w:id="206"/>
      <w:r w:rsidR="00167A94">
        <w:rPr>
          <w:rStyle w:val="Refdecomentario"/>
          <w:rFonts w:ascii="Times New Roman" w:hAnsi="Times New Roman"/>
        </w:rPr>
        <w:commentReference w:id="206"/>
      </w:r>
      <w:r>
        <w:t>Librerías para plataformas de desarrollo tan populares como Arduino</w:t>
      </w:r>
      <w:r w:rsidR="00472A14">
        <w:t xml:space="preserve"> o Raspberry Pi</w:t>
      </w:r>
      <w:r w:rsidR="00C41DE4">
        <w:t xml:space="preserve"> (RPi</w:t>
      </w:r>
      <w:r w:rsidR="008C1DDE">
        <w:fldChar w:fldCharType="begin"/>
      </w:r>
      <w:r w:rsidR="008C1DDE">
        <w:instrText xml:space="preserve"> XE "</w:instrText>
      </w:r>
      <w:r w:rsidR="008C1DDE" w:rsidRPr="0004645C">
        <w:instrText>RPi:</w:instrText>
      </w:r>
      <w:r w:rsidR="008C1DDE" w:rsidRPr="00FB4E02">
        <w:rPr>
          <w:lang w:val="es-ES"/>
        </w:rPr>
        <w:instrText>Acronimo para Raspberry Pi</w:instrText>
      </w:r>
      <w:r w:rsidR="008C1DDE">
        <w:instrText xml:space="preserve">" </w:instrText>
      </w:r>
      <w:r w:rsidR="008C1DDE">
        <w:fldChar w:fldCharType="end"/>
      </w:r>
      <w:r w:rsidR="00C41DE4">
        <w:t>)</w:t>
      </w:r>
      <w:r>
        <w:t xml:space="preserve"> están disponibles para diferentes sensores IMU, siendo alcanzables para todo </w:t>
      </w:r>
      <w:r w:rsidRPr="00EA0C94">
        <w:rPr>
          <w:i/>
        </w:rPr>
        <w:t>ho</w:t>
      </w:r>
      <w:r w:rsidR="00846ED8" w:rsidRPr="00EA0C94">
        <w:rPr>
          <w:i/>
        </w:rPr>
        <w:t>b</w:t>
      </w:r>
      <w:r w:rsidRPr="00EA0C94">
        <w:rPr>
          <w:i/>
        </w:rPr>
        <w:t>bista</w:t>
      </w:r>
      <w:r>
        <w:t xml:space="preserve"> interesado en medir el movimiento</w:t>
      </w:r>
      <w:r w:rsidR="00846ED8">
        <w:t xml:space="preserve"> tanto en humanos como en robots. </w:t>
      </w:r>
      <w:r w:rsidR="003D7F8B">
        <w:t xml:space="preserve">Sin embargo, la mayoría de estos esfuerzos </w:t>
      </w:r>
      <w:r w:rsidR="00472A14">
        <w:t>queda</w:t>
      </w:r>
      <w:r w:rsidR="00944B43">
        <w:t>n</w:t>
      </w:r>
      <w:r w:rsidR="00472A14">
        <w:t xml:space="preserve"> </w:t>
      </w:r>
      <w:r w:rsidR="003D7F8B">
        <w:t>sin validación.</w:t>
      </w:r>
    </w:p>
    <w:p w14:paraId="59674357" w14:textId="77777777" w:rsidR="00D975EE" w:rsidRDefault="00D975EE">
      <w:pPr>
        <w:pStyle w:val="TTCuerpoIndentado"/>
      </w:pPr>
    </w:p>
    <w:p w14:paraId="145BF57F" w14:textId="000B3A4E" w:rsidR="00D975EE" w:rsidRDefault="00D975EE">
      <w:pPr>
        <w:pStyle w:val="TTCuerpoIndentado"/>
      </w:pPr>
      <w:r>
        <w:t xml:space="preserve">En este trabajo se propone desarrollar un sistema de captura de movimiento por métodos inerciales utilizando sensores y plataformas </w:t>
      </w:r>
      <w:r w:rsidR="002E54AA" w:rsidRPr="00EA0C94">
        <w:rPr>
          <w:i/>
        </w:rPr>
        <w:t>open source</w:t>
      </w:r>
      <w:r w:rsidR="002E54AA">
        <w:t xml:space="preserve"> </w:t>
      </w:r>
      <w:r>
        <w:t xml:space="preserve">de fácil acceso. El sistema debe ser modular; sin impedir la mejora o agregar más sensores junto con establecer un sistema de control y acceso a los datos de forma ambulatoria desde cualquier dispositivo y plataforma. Posteriormente, el dispositivo implementado se comparará contra un </w:t>
      </w:r>
      <w:r>
        <w:rPr>
          <w:i/>
        </w:rPr>
        <w:t>Gold Standard</w:t>
      </w:r>
      <w:r>
        <w:t xml:space="preserve"> para determinar las condiciones iniciales del sistema, y </w:t>
      </w:r>
      <w:del w:id="207" w:author="SSepulveda" w:date="2014-12-16T05:05:00Z">
        <w:r w:rsidDel="00167A94">
          <w:delText xml:space="preserve">determinar </w:delText>
        </w:r>
      </w:del>
      <w:ins w:id="208" w:author="SSepulveda" w:date="2014-12-16T05:05:00Z">
        <w:r w:rsidR="00167A94">
          <w:t xml:space="preserve">establecer </w:t>
        </w:r>
      </w:ins>
      <w:r>
        <w:t>de qué forma sería posible mejorar los resultados de la fusión.</w:t>
      </w:r>
    </w:p>
    <w:p w14:paraId="26579F7A" w14:textId="77777777" w:rsidR="00D975EE" w:rsidRDefault="00D975EE">
      <w:pPr>
        <w:pStyle w:val="TTCuerpoIndentado"/>
      </w:pPr>
    </w:p>
    <w:p w14:paraId="6983A4D0" w14:textId="3E1F09E4" w:rsidR="00BB23AB" w:rsidRPr="00BB23AB" w:rsidRDefault="00D975EE">
      <w:pPr>
        <w:pStyle w:val="TTCuerpoIndentado"/>
      </w:pPr>
      <w:r>
        <w:t xml:space="preserve">Basado en la propuesta del proyecto de tesis de Magister en Ciencias de la Ingeniería, mención Ingeniería Civil Biomédica, se propone como </w:t>
      </w:r>
      <w:commentRangeStart w:id="209"/>
      <w:r>
        <w:t xml:space="preserve">hipótesis </w:t>
      </w:r>
      <w:commentRangeEnd w:id="209"/>
      <w:r w:rsidR="00167A94">
        <w:rPr>
          <w:rStyle w:val="Refdecomentario"/>
          <w:rFonts w:ascii="Times New Roman" w:hAnsi="Times New Roman"/>
        </w:rPr>
        <w:commentReference w:id="209"/>
      </w:r>
      <w:r>
        <w:t>la utilización y validación de un sistema de este tipo en conjunto con la adquisición de electromiografía (EMG</w:t>
      </w:r>
      <w:r w:rsidR="006B7CF9">
        <w:fldChar w:fldCharType="begin"/>
      </w:r>
      <w:r w:rsidR="006B7CF9">
        <w:instrText xml:space="preserve"> XE "</w:instrText>
      </w:r>
      <w:r w:rsidR="006B7CF9" w:rsidRPr="00B20452">
        <w:instrText>EMG:</w:instrText>
      </w:r>
      <w:r w:rsidR="006B7CF9" w:rsidRPr="00FB4E02">
        <w:rPr>
          <w:lang w:val="es-ES"/>
        </w:rPr>
        <w:instrText>Acrónimo para Electromiograma</w:instrText>
      </w:r>
      <w:r w:rsidR="006B7CF9">
        <w:instrText xml:space="preserve">" </w:instrText>
      </w:r>
      <w:r w:rsidR="006B7CF9">
        <w:fldChar w:fldCharType="end"/>
      </w:r>
      <w:r>
        <w:t>).</w:t>
      </w:r>
      <w:r w:rsidR="006B7CF9">
        <w:t xml:space="preserve"> </w:t>
      </w:r>
      <w:r w:rsidR="00F00961">
        <w:t>El desarrollo de esta plataforma permite la investigación y validación de la hipótesis.</w:t>
      </w:r>
    </w:p>
    <w:p w14:paraId="163347F3" w14:textId="238C0C0E" w:rsidR="00093FA7" w:rsidRDefault="00225505" w:rsidP="00EA0C94">
      <w:pPr>
        <w:pStyle w:val="Ttulo2"/>
      </w:pPr>
      <w:bookmarkStart w:id="210" w:name="_Toc404230832"/>
      <w:r>
        <w:t>Estado del arte</w:t>
      </w:r>
      <w:bookmarkEnd w:id="210"/>
    </w:p>
    <w:p w14:paraId="65660624" w14:textId="1B3814B2" w:rsidR="00F00961" w:rsidRDefault="002E54AA" w:rsidP="00775A97">
      <w:pPr>
        <w:pStyle w:val="normalhere"/>
      </w:pPr>
      <w:r>
        <w:t xml:space="preserve">El estado del arte </w:t>
      </w:r>
      <w:r w:rsidR="00714A71">
        <w:t>describe</w:t>
      </w:r>
      <w:r>
        <w:t xml:space="preserve"> las investigaciones que se han desarrollado en los diferentes ámbitos de la captura de movimiento, el uso y comparación de métodos ópticos y sensores inerciales y las mej</w:t>
      </w:r>
      <w:r w:rsidR="00714A71">
        <w:t xml:space="preserve">oras aplicables al incluir EMG </w:t>
      </w:r>
      <w:r>
        <w:t>e IMU.</w:t>
      </w:r>
    </w:p>
    <w:p w14:paraId="7F12E657" w14:textId="42A8E4E7" w:rsidR="00714A71" w:rsidRDefault="00714A71">
      <w:pPr>
        <w:pStyle w:val="Ttulo3"/>
      </w:pPr>
      <w:bookmarkStart w:id="211" w:name="_Toc402422230"/>
      <w:bookmarkStart w:id="212" w:name="_Toc402422364"/>
      <w:bookmarkStart w:id="213" w:name="_Toc404230833"/>
      <w:bookmarkEnd w:id="211"/>
      <w:bookmarkEnd w:id="212"/>
      <w:commentRangeStart w:id="214"/>
      <w:r>
        <w:t xml:space="preserve">Respecto a los </w:t>
      </w:r>
      <w:r w:rsidR="0062370F">
        <w:t>algoritmos</w:t>
      </w:r>
      <w:r>
        <w:t xml:space="preserve"> de fusión</w:t>
      </w:r>
      <w:bookmarkEnd w:id="213"/>
      <w:commentRangeEnd w:id="214"/>
      <w:r w:rsidR="00167A94">
        <w:rPr>
          <w:rStyle w:val="Refdecomentario"/>
          <w:rFonts w:ascii="Times New Roman" w:hAnsi="Times New Roman"/>
        </w:rPr>
        <w:commentReference w:id="214"/>
      </w:r>
    </w:p>
    <w:p w14:paraId="63FD052E" w14:textId="07AFB117" w:rsidR="00D07987" w:rsidRPr="00D07987" w:rsidRDefault="00D07987" w:rsidP="00D07987">
      <w:pPr>
        <w:pStyle w:val="normalhere"/>
      </w:pPr>
      <w:r w:rsidRPr="00D07987">
        <w:t>Los algoritmos de fusión para sensores inerciales se han desarrollado desde principios del año 2000.</w:t>
      </w:r>
      <w:r w:rsidR="005F05B1">
        <w:t xml:space="preserve"> El objetivo principal de la fusión de sensores es obtener la orientación del dispositivo respecto al marco de referencia del </w:t>
      </w:r>
      <w:r w:rsidR="00DA2DC5">
        <w:t>sensor</w:t>
      </w:r>
      <w:r w:rsidR="005F05B1">
        <w:t xml:space="preserve"> o respecto al marco terrestre, y a partir de esto, es posible determinar posiciones y posturas de objetos.</w:t>
      </w:r>
      <w:r w:rsidRPr="00D07987">
        <w:t xml:space="preserve"> </w:t>
      </w:r>
      <w:r w:rsidRPr="00EA0C94">
        <w:t xml:space="preserve">En el año 2002 se publicó uno de los primeros métodos de fusión utilizando un filtro Kalman que entregaba sus resultados en </w:t>
      </w:r>
      <w:r w:rsidR="00DA2DC5">
        <w:t>cuaterniones</w:t>
      </w:r>
      <w:r w:rsidRPr="00EA0C94">
        <w:t xml:space="preserve"> </w:t>
      </w:r>
      <w:r>
        <w:fldChar w:fldCharType="begin"/>
      </w:r>
      <w:r>
        <w:instrText xml:space="preserve"> ADDIN ZOTERO_ITEM CSL_CITATION {"citationID":"pg1a6ootr","properties":{"formattedCitation":"(GAO, NIU, &amp; GUO, 2002)","plainCitation":"(GAO, NIU, &amp; GUO, 2002)"},"citationItems":[{"id":374,"uris":["http://zotero.org/users/local/bwVY6orv/items/SW3XV9DP"],"uri":["http://zotero.org/users/local/bwVY6orv/items/SW3XV9DP"],"itemData":{"id":374,"type":"article-journal","title":"Quaternion-Based Kalman Filter for Micro-machined Strapdown Attitude Heading Reference System","container-title":"Chinese Journal of Aeronautics","page":"171-175","volume":"15","issue":"3","source":"ScienceDirect","abstract":"A Kalman filter used in strapdown AHRS (Attitude Heading Reference System) based on micro-machined inertial sensors is introduced. The composition and principle of the system are described. The attitude algorithm and error model of the system are derived based on the quaternion formulation. The real-time quaternion-based Kalman filter is designed. Simulation results show that accuracy of the system is better than 0.04 degree without disturbance of lateral acceleration and reduced to 0.44 degree with lateral acceleration of 0.1 g/1Hz. Primary tests show that the static accuracy of the system is + / − 0.2 degree for pitch and roll, and + / − 0.3 degree for azimuth.","DOI":"10.1016/S1000-9361(11)60149-0","ISSN":"1000-9361","journalAbbreviation":"Chinese Journal of Aeronautics","author":[{"family":"GAO","given":"Zhong-yu"},{"family":"NIU","given":"Xiao-ji"},{"family":"GUO","given":"Mei-feng"}],"issued":{"date-parts":[["2002",8]]},"accessed":{"date-parts":[["2014",4,17]]}}}],"schema":"https://github.com/citation-style-language/schema/raw/master/csl-citation.json"} </w:instrText>
      </w:r>
      <w:r>
        <w:fldChar w:fldCharType="separate"/>
      </w:r>
      <w:r w:rsidRPr="00D07987">
        <w:t>(GAO, NIU, &amp; GUO, 2002)</w:t>
      </w:r>
      <w:r>
        <w:fldChar w:fldCharType="end"/>
      </w:r>
      <w:r w:rsidRPr="00EA0C94">
        <w:t xml:space="preserve">. </w:t>
      </w:r>
      <w:r w:rsidRPr="00D07987">
        <w:t>Desde entonces, diferentes modificaciones al filtro Kalman han permitido mejorar los resultados</w:t>
      </w:r>
      <w:r>
        <w:t xml:space="preserve"> </w:t>
      </w:r>
      <w:r w:rsidRPr="00D07987">
        <w:t xml:space="preserve">e integrar más sensores y correcciones a sus errores, incluyendo GPS en un filtro Kalman Scaled Unscented </w:t>
      </w:r>
      <w:r>
        <w:t xml:space="preserve"> </w:t>
      </w:r>
      <w:r>
        <w:fldChar w:fldCharType="begin"/>
      </w:r>
      <w:r>
        <w:instrText xml:space="preserve"> ADDIN ZOTERO_ITEM CSL_CITATION {"citationID":"2egnqnqtco","properties":{"formattedCitation":"(Khoder, Fassinut-Mombot, &amp; Benjelloun, 2008a, 2008b)","plainCitation":"(Khoder, Fassinut-Mombot, &amp; Benjelloun, 2008a, 2008b)"},"citationItems":[{"id":115,"uris":["http://zotero.org/users/local/bwVY6orv/items/QDT47QUB"],"uri":["http://zotero.org/users/local/bwVY6orv/items/QDT47QUB"],"itemData":{"id":115,"type":"paper-conference","title":"Inertial navigation attitude velocity and position algorithms using quaternion Scaled Unscented Kalman filtering","page":"1754-1759","source":"IEEE Xplore","event":"34th Annual Conference of IEEE Industrial Electronics, 2008. IECON 2008","abstract":"In this paper, a scaled unscented Kalman filter (SUKF) based on the quaternion concept is designed for determination of the attitude, velocity and position parameters in inertial navigation system (INS) under large attitude error conditions. In this feedback filter, only bias effects are considered to be independent states and are used to compensate for navigation errors. To preserve the nonlinear nature of unit quaternion, the weighted mean computation for quaternions is derived in rotational space as a barycentric mean with renormalization and a multiplicative quaternion-error is used for predicted covariance computation of the quaternion because it represents the distance from the predicted mean quaternion. The updates are performed using quaternion multiplication which guarantees that quaternion normalization is maintained in the filter. Since the quaternion process noise increases the uncertainty in attitude orientation, modeling it as a vector part of quaternion is considered. Simulation and experimental results indicate a satisfactory performance of the newly developed model.","DOI":"10.1109/IECON.2008.4758219","author":[{"family":"Khoder","given":"W."},{"family":"Fassinut-Mombot","given":"B."},{"family":"Benjelloun","given":"M."}],"issued":{"date-parts":[["2008",11]]}}},{"id":583,"uris":["http://zotero.org/users/local/bwVY6orv/items/S7DNCR5E"],"uri":["http://zotero.org/users/local/bwVY6orv/items/S7DNCR5E"],"itemData":{"id":583,"type":"paper-conference","title":"Quaternion Unscented Kalman Filtering for integrated Inertial Navigation and GPS","page":"1-8","source":"IEEE Xplore","event":"2008 11th International Conference on Information Fusion","abstract":"In this paper, a scaled unscented Kalman filter (SUKF) based on the quaternion concept is designed for integrating inertial navigation system (INS) aided by GPS measurements under large attitude error conditions. In this feedback filter, only the bias effects are considered to be independent states and are used to compensate for navigation errors. To preserve the nonlinear nature of the unit quaternion, the weighted mean computation for quaternions is derived in rotational space as a barycentric mean with renormalization and a multiplicative quaternion-error is used for predicted covariance computation of the quaternion because it represents the distance from the predicted mean quaternion. The updates are performed using quaternion multiplication which guarantees that quaternion normalization is maintained in the filter. Since the quaternion process noise increases the uncertainty in attitude orientation, modeling it as a rotation vector is considered. Simulation and experimental results indicate a satisfactory performance of the newly developed model.","author":[{"family":"Khoder","given":"W."},{"family":"Fassinut-Mombot","given":"B."},{"family":"Benjelloun","given":"M."}],"issued":{"date-parts":[["2008",6]]}}}],"schema":"https://github.com/citation-style-language/schema/raw/master/csl-citation.json"} </w:instrText>
      </w:r>
      <w:r>
        <w:fldChar w:fldCharType="separate"/>
      </w:r>
      <w:r w:rsidRPr="00D07987">
        <w:t>(Khoder, Fassinut-Mombot, &amp; Benjelloun, 2008a, 2008b)</w:t>
      </w:r>
      <w:r>
        <w:fldChar w:fldCharType="end"/>
      </w:r>
      <w:r w:rsidRPr="00D07987">
        <w:t>; alcanzando un error RMS en la estimación de hasta 2,5</w:t>
      </w:r>
      <w:ins w:id="215" w:author="SSepulveda" w:date="2014-12-16T04:59:00Z">
        <w:r w:rsidR="00167A94">
          <w:t>º</w:t>
        </w:r>
      </w:ins>
      <w:del w:id="216" w:author="SSepulveda" w:date="2014-12-16T04:59:00Z">
        <w:r w:rsidRPr="00D07987" w:rsidDel="00167A94">
          <w:delText xml:space="preserve"> </w:delText>
        </w:r>
        <w:r w:rsidRPr="00D07987" w:rsidDel="00167A94">
          <w:rPr>
            <w:rFonts w:ascii="Times New Roman" w:hAnsi="Times New Roman"/>
          </w:rPr>
          <w:delText>◦</w:delText>
        </w:r>
      </w:del>
      <w:r w:rsidRPr="00D07987">
        <w:t xml:space="preserve"> , filtros Kalman de doble etapa </w:t>
      </w:r>
      <w:r>
        <w:fldChar w:fldCharType="begin"/>
      </w:r>
      <w:r>
        <w:instrText xml:space="preserve"> ADDIN ZOTERO_ITEM CSL_CITATION {"citationID":"s10vqe44p","properties":{"formattedCitation":"(Suh, 2010)","plainCitation":"(Suh, 2010)"},"citationItems":[{"id":428,"uris":["http://zotero.org/users/local/bwVY6orv/items/CN3EIT9J"],"uri":["http://zotero.org/users/local/bwVY6orv/items/CN3EIT9J"],"itemData":{"id":428,"type":"article-journal","title":"Orientation Estimation Using a Quaternion-Based Indirect Kalman Filter With Adaptive Estimation of External Acceleration","container-title":"IEEE Transactions on Instrumentation and Measurement","page":"3296-3305","volume":"59","issue":"12","source":"IEEE Xplore","abstract":"This paper is concerned with orientation estimation using inertial and magnetic sensors. A quaternion-based indirect Kalman filter structure is used. The magnetic sensor output is only used for yaw angle estimation using two-step measurement updates. External acceleration is estimated from the residual of the filter and compensated by increasing the measurement noise covariance. Using the direction information of external information, the proposed method prevents unnecessarily increasing the measurement noise covariance corresponding to the accelerometer output, which is not affected by external acceleration. Through numerical examples, the proposed method is verified.","DOI":"10.1109/TIM.2010.2047157","ISSN":"0018-9456","author":[{"family":"Suh","given":"Young-Soo"}],"issued":{"date-parts":[["2010",12]]}}}],"schema":"https://github.com/citation-style-language/schema/raw/master/csl-citation.json"} </w:instrText>
      </w:r>
      <w:r>
        <w:fldChar w:fldCharType="separate"/>
      </w:r>
      <w:r w:rsidRPr="00D07987">
        <w:t>(Suh, 2010)</w:t>
      </w:r>
      <w:r>
        <w:fldChar w:fldCharType="end"/>
      </w:r>
      <w:r>
        <w:t xml:space="preserve"> </w:t>
      </w:r>
      <w:r w:rsidRPr="00D07987">
        <w:t>y la aplicaci</w:t>
      </w:r>
      <w:r w:rsidRPr="00D07987">
        <w:rPr>
          <w:rFonts w:cs="Apple Garamond Light"/>
        </w:rPr>
        <w:t>ó</w:t>
      </w:r>
      <w:r w:rsidRPr="00D07987">
        <w:t>n del</w:t>
      </w:r>
      <w:r>
        <w:t xml:space="preserve"> </w:t>
      </w:r>
      <w:r w:rsidRPr="00D07987">
        <w:t>fi</w:t>
      </w:r>
      <w:r>
        <w:t xml:space="preserve">ltro Kalman extendido (EKF) </w:t>
      </w:r>
      <w:r>
        <w:fldChar w:fldCharType="begin"/>
      </w:r>
      <w:r>
        <w:instrText xml:space="preserve"> ADDIN ZOTERO_ITEM CSL_CITATION {"citationID":"1t5b3te0f2","properties":{"formattedCitation":"(Sabatini, 2006)","plainCitation":"(Sabatini, 2006)"},"citationItems":[{"id":34,"uris":["http://zotero.org/users/local/bwVY6orv/items/FA58N35N"],"uri":["http://zotero.org/users/local/bwVY6orv/items/FA58N35N"],"itemData":{"id":34,"type":"article-journal","title":"Quaternion-based extended Kalman filter for determining orientation by inertial and magnetic sensing","container-title":"IEEE Transactions on Biomedical Engineering","page":"1346-1356","volume":"53","issue":"7","source":"IEEE Xplore","abstract":"In this paper, a quaternion based extended Kalman filter (EKF) is developed for determining the orientation of a rigid body from the outputs of a sensor which is configured as the integration of a tri-axis gyro and an aiding system mechanized using a tri-axis accelerometer and a tri-axis magnetometer. The suggested applications are for studies in the field of human movement. In the proposed EKF, the quaternion associated with the body rotation is included in the state vector together with the bias of the aiding system sensors. Moreover, in addition to the in-line procedure of sensor bias compensation, the measurement noise covariance matrix is adapted, to guard against the effects which body motion and temporary magnetic disturbance may have on the reliability of measurements of gravity and earth's magnetic field, respectively. By computer simulations and experimental validation with human hand orientation motion signals, improvements in the accuracy of orientation estimates are demonstrated for the proposed EKF, as compared with filter implementations where either the in-line calibration procedure, the adaptive mechanism for weighting the measurements of the aiding system sensors, or both are not implemented.","DOI":"10.1109/TBME.2006.875664","ISSN":"0018-9294","author":[{"family":"Sabatini","given":"A.M."}],"issued":{"date-parts":[["2006",7]]}}}],"schema":"https://github.com/citation-style-language/schema/raw/master/csl-citation.json"} </w:instrText>
      </w:r>
      <w:r>
        <w:fldChar w:fldCharType="separate"/>
      </w:r>
      <w:r w:rsidRPr="00D07987">
        <w:t>(Sabatini, 2006)</w:t>
      </w:r>
      <w:r>
        <w:fldChar w:fldCharType="end"/>
      </w:r>
      <w:r w:rsidRPr="00D07987">
        <w:t xml:space="preserve"> que ha logrado un error de estimación RMS de hasta 2,06</w:t>
      </w:r>
      <w:ins w:id="217" w:author="SSepulveda" w:date="2014-12-16T04:59:00Z">
        <w:r w:rsidR="00167A94">
          <w:t>º</w:t>
        </w:r>
      </w:ins>
      <w:del w:id="218" w:author="SSepulveda" w:date="2014-12-16T04:59:00Z">
        <w:r w:rsidRPr="00D07987" w:rsidDel="00167A94">
          <w:delText xml:space="preserve"> </w:delText>
        </w:r>
        <w:r w:rsidRPr="00D07987" w:rsidDel="00167A94">
          <w:rPr>
            <w:rFonts w:ascii="Times New Roman" w:hAnsi="Times New Roman"/>
          </w:rPr>
          <w:delText>◦</w:delText>
        </w:r>
        <w:r w:rsidRPr="00D07987" w:rsidDel="00167A94">
          <w:delText xml:space="preserve"> </w:delText>
        </w:r>
      </w:del>
      <w:r w:rsidRPr="00D07987">
        <w:t>, que tambi</w:t>
      </w:r>
      <w:r w:rsidRPr="00D07987">
        <w:rPr>
          <w:rFonts w:cs="Apple Garamond Light"/>
        </w:rPr>
        <w:t>é</w:t>
      </w:r>
      <w:r w:rsidRPr="00D07987">
        <w:t>n se ha</w:t>
      </w:r>
      <w:r>
        <w:t xml:space="preserve"> </w:t>
      </w:r>
      <w:r w:rsidRPr="00D07987">
        <w:t>implementado en</w:t>
      </w:r>
      <w:r>
        <w:t xml:space="preserve"> dos etapas </w:t>
      </w:r>
      <w:r>
        <w:fldChar w:fldCharType="begin"/>
      </w:r>
      <w:r>
        <w:instrText xml:space="preserve"> ADDIN ZOTERO_ITEM CSL_CITATION {"citationID":"2lqsp6up2l","properties":{"formattedCitation":"(Xie, Yang, Yang, &amp; Li, 2012)","plainCitation":"(Xie, Yang, Yang, &amp; Li, 2012)"},"citationItems":[{"id":10,"uris":["http://zotero.org/users/local/bwVY6orv/items/UVMRCE24"],"uri":["http://zotero.org/users/local/bwVY6orv/items/UVMRCE24"],"itemData":{"id":10,"type":"article-journal","title":"Dual-EKF-Based Real-Time Celestial Navigation for Lunar Rover","container-title":"Mathematical Problems in Engineering","volume":"2012","source":"www.hindawi.com","abstract":"A key requirement of lunar rover autonomous navigation is to acquire state information accurately in real-time during its motion and set up a gradual parameter-based nonlinear kinematics model for the rover. In this paper, we propose a dual-extended-Kalman-filter- (dual-EKF-) based real-time celestial navigation (RCN) method. The proposed method considers the rover position and velocity on the lunar surface as the system parameters and establishes a constant velocity (CV) model. In addition, the attitude quaternion is considered as the system state, and the quaternion differential equation is established as the state equation, which incorporates the output of angular rate gyroscope. Therefore, the measurement equation can be established with sun direction vector from the sun sensor and speed observation from the speedometer. The gyro continuous output ensures the algorithm real-time operation. Finally, we use the dual-EKF method to solve the system equations. Simulation results show that the proposed method can acquire the rover position and heading information in real time and greatly improve the navigation accuracy. Our method overcomes the disadvantage of the cumulative error in inertial navigation.","URL":"http://www.hindawi.com/journals/mpe/2012/578719/abs/","DOI":"10.1155/2012/578719","ISSN":"1024-123X","language":"en","author":[{"family":"Xie","given":"Li"},{"family":"Yang","given":"Peng"},{"family":"Yang","given":"Thomas"},{"family":"Li","given":"Ming"}],"issued":{"date-parts":[["2012",4,30]]},"accessed":{"date-parts":[["2014",4,17]]}}}],"schema":"https://github.com/citation-style-language/schema/raw/master/csl-citation.json"} </w:instrText>
      </w:r>
      <w:r>
        <w:fldChar w:fldCharType="separate"/>
      </w:r>
      <w:r w:rsidRPr="00D07987">
        <w:t>(Xie, Yang, Yang, &amp; Li, 2012)</w:t>
      </w:r>
      <w:r>
        <w:fldChar w:fldCharType="end"/>
      </w:r>
      <w:r w:rsidRPr="00D07987">
        <w:t>. Aplicaciones para otros filtros se pueden encontrar en redes de sensores para</w:t>
      </w:r>
      <w:r>
        <w:t xml:space="preserve"> </w:t>
      </w:r>
      <w:r w:rsidRPr="00D07987">
        <w:t>e</w:t>
      </w:r>
      <w:r>
        <w:t xml:space="preserve">studiar la locomoción humana </w:t>
      </w:r>
      <w:r>
        <w:fldChar w:fldCharType="begin"/>
      </w:r>
      <w:r>
        <w:instrText xml:space="preserve"> ADDIN ZOTERO_ITEM CSL_CITATION {"citationID":"4ofpq5k0g","properties":{"formattedCitation":"(Misgeld, Ruschen, Kim, &amp; Leonhardt, 2013)","plainCitation":"(Misgeld, Ruschen, Kim, &amp; Leonhardt, 2013)"},"citationItems":[{"id":97,"uris":["http://zotero.org/users/local/bwVY6orv/items/4TN5SUK3"],"uri":["http://zotero.org/users/local/bwVY6orv/items/4TN5SUK3"],"itemData":{"id":97,"type":"paper-conference","title":"Body sensor network-based strapdown orientation estimation: Application to human locomotion","page":"1-6","source":"IEEE Xplore","event":"2013 IEEE International Conference on Rehabilitation Robotics (ICORR)","abstract":"In this contribution, inertial and magnetic sensors are considered for real-time strapdown orientation tracking of human limb or robotic segment orientation. By using body sensor network integrated triaxial gyrometer, accelerometer, and magnetometer measurements, two orientation estimation filters are presented and subsequently designed for bias insensitive tracking of human gait. Both filters use quaternions for rotation representation, where preprocessing accelerometer and magnetometer data is conducted with the quaternion based estimation algorithm (QUEST) as a reference filter input. This results in a significant reduction of the complexity and calculation cost on the body sensor network. QUEST-based preprocessed attitude data is used for the designed extended Kalman filter (EKF) and a new complementary sliding mode observer. EKF-QUEST and complementary sliding mode observer are designed and tested in simulations and subsequently validated with a reference motion tracking system in treadmill tests.","DOI":"10.1109/ICORR.2013.6650480","shortTitle":"Body sensor network-based strapdown orientation estimation","author":[{"family":"Misgeld","given":"B.J.E."},{"family":"Ruschen","given":"D."},{"family":"Kim","given":"Saim"},{"family":"Leonhardt","given":"S."}],"issued":{"date-parts":[["2013",6]]}}}],"schema":"https://github.com/citation-style-language/schema/raw/master/csl-citation.json"} </w:instrText>
      </w:r>
      <w:r>
        <w:fldChar w:fldCharType="separate"/>
      </w:r>
      <w:r w:rsidRPr="00D07987">
        <w:t>(Misgeld, Ruschen, Kim, &amp; Leonhardt, 2013)</w:t>
      </w:r>
      <w:r>
        <w:fldChar w:fldCharType="end"/>
      </w:r>
      <w:r w:rsidRPr="00D07987">
        <w:t>; logrando un error RMS de hasta 5,4</w:t>
      </w:r>
      <w:ins w:id="219" w:author="SSepulveda" w:date="2014-12-16T05:00:00Z">
        <w:r w:rsidR="00167A94">
          <w:rPr>
            <w:rFonts w:ascii="Times New Roman" w:hAnsi="Times New Roman"/>
          </w:rPr>
          <w:t>º</w:t>
        </w:r>
      </w:ins>
      <w:del w:id="220" w:author="SSepulveda" w:date="2014-12-16T05:00:00Z">
        <w:r w:rsidRPr="00D07987" w:rsidDel="00167A94">
          <w:delText xml:space="preserve"> </w:delText>
        </w:r>
        <w:r w:rsidRPr="00D07987" w:rsidDel="00167A94">
          <w:rPr>
            <w:rFonts w:ascii="Times New Roman" w:hAnsi="Times New Roman"/>
          </w:rPr>
          <w:delText>◦</w:delText>
        </w:r>
      </w:del>
      <w:r w:rsidRPr="00D07987">
        <w:t xml:space="preserve"> y el seguimiento de articulaciones humanas</w:t>
      </w:r>
      <w:r>
        <w:t xml:space="preserve"> </w:t>
      </w:r>
      <w:r>
        <w:fldChar w:fldCharType="begin"/>
      </w:r>
      <w:r>
        <w:instrText xml:space="preserve"> ADDIN ZOTERO_ITEM CSL_CITATION {"citationID":"cvv8krj7u","properties":{"formattedCitation":"(To &amp; Mahfouz, 2012)","plainCitation":"(To &amp; Mahfouz, 2012)"},"citationItems":[{"id":43,"uris":["http://zotero.org/users/local/bwVY6orv/items/34EVJSWC"],"uri":["http://zotero.org/users/local/bwVY6orv/items/34EVJSWC"],"itemData":{"id":43,"type":"paper-conference","title":"Design of wireless inertial trackers for human joint motion analysis","page":"49-52","source":"IEEE Xplore","event":"2012 IEEE Topical Conference on Biomedical Wireless Technologies, Networks, and Sensing Systems (BioWireleSS)","abstract":"Body motion analyzing has always been a useful tool to evaluate patients' joint kinematics. Optical tracking is one of the most accurate dynamic tracking systems, and is commonly used as diagnosis devices for joint motion analysis. However, these systems are usually located in gait analysis laboratory and not readily available in clinic or hospital for day to day diagnostic use. In order to provide an alternative means for joint kinematics assessment, the following method is examined. An inertial sensing node composes of a set of inertial micro-electromechanical system (MEMS) sensors (accelerometers, gyroscopes and magneto-meters) were used to track two adjacent joint segments. This paper presents a preliminary study of motion tracking of the upper and lower extremities of the leg during dynamic activities. Each node communicates wirelessly to the base station with Bluetooth. A quaternion based Extended Kalman Filter (EKF) was implemented to process the data for orientation estimation. Anatomy constraint is applied to the relative orientation of the estimation. The focus of this paper is to introduce the framework of easy to use, high mobility, low cost motion analysis and diagnostic system that can be used in doctor's office.","DOI":"10.1109/BioWireless.2012.6172737","author":[{"family":"To","given":"G."},{"family":"Mahfouz","given":"M.R."}],"issued":{"date-parts":[["2012",1]]}}}],"schema":"https://github.com/citation-style-language/schema/raw/master/csl-citation.json"} </w:instrText>
      </w:r>
      <w:r>
        <w:fldChar w:fldCharType="separate"/>
      </w:r>
      <w:r w:rsidRPr="00D07987">
        <w:t>(To &amp; Mahfouz, 2012)</w:t>
      </w:r>
      <w:r>
        <w:fldChar w:fldCharType="end"/>
      </w:r>
      <w:r w:rsidRPr="00D07987">
        <w:t xml:space="preserve"> alcanzando un error RMS de hasta 4,09° en extremidades superiores y hasta 4,51</w:t>
      </w:r>
      <w:ins w:id="221" w:author="SSepulveda" w:date="2014-12-16T05:00:00Z">
        <w:r w:rsidR="00167A94">
          <w:rPr>
            <w:rFonts w:ascii="Times New Roman" w:hAnsi="Times New Roman"/>
          </w:rPr>
          <w:t>º</w:t>
        </w:r>
      </w:ins>
      <w:del w:id="222" w:author="SSepulveda" w:date="2014-12-16T05:00:00Z">
        <w:r w:rsidRPr="00D07987" w:rsidDel="00167A94">
          <w:delText xml:space="preserve"> </w:delText>
        </w:r>
        <w:r w:rsidRPr="00D07987" w:rsidDel="00167A94">
          <w:rPr>
            <w:rFonts w:ascii="Times New Roman" w:hAnsi="Times New Roman"/>
          </w:rPr>
          <w:delText>◦</w:delText>
        </w:r>
      </w:del>
      <w:r w:rsidRPr="00D07987">
        <w:t xml:space="preserve"> en extremidades inferiores.</w:t>
      </w:r>
    </w:p>
    <w:p w14:paraId="3B6FEC70" w14:textId="7208F034" w:rsidR="00D07987" w:rsidRDefault="00D07987" w:rsidP="00D07987">
      <w:pPr>
        <w:pStyle w:val="normalhere"/>
      </w:pPr>
      <w:r w:rsidRPr="00D07987">
        <w:t>Otros algoritmos proponen el uso de filtros DCM (</w:t>
      </w:r>
      <w:r w:rsidRPr="00EA0C94">
        <w:rPr>
          <w:i/>
        </w:rPr>
        <w:t>Direction Cosine Matrix</w:t>
      </w:r>
      <w:r>
        <w:t xml:space="preserve">) </w:t>
      </w:r>
      <w:r>
        <w:fldChar w:fldCharType="begin"/>
      </w:r>
      <w:r>
        <w:instrText xml:space="preserve"> ADDIN ZOTERO_ITEM CSL_CITATION {"citationID":"1bteh1079j","properties":{"formattedCitation":"(Phuong, Kang, Suh, &amp; Ro, 2009)","plainCitation":"(Phuong, Kang, Suh, &amp; Ro, 2009)"},"citationItems":[{"id":280,"uris":["http://zotero.org/users/local/bwVY6orv/items/DPFDKCDT"],"uri":["http://zotero.org/users/local/bwVY6orv/items/DPFDKCDT"],"itemData":{"id":280,"type":"article-journal","title":"A DCM Based Orientation Estimation Algorithm with an Inertial Measurement Unit and a Magnetic Compass","container-title":"Journal of Universal Computer Science","page":"859-876","volume":"15","issue":"4","source":"ISI Web of Knowledge","abstract":"In this paper, Direction Cosine Matrix (DCM) method for attitude and orientation estimation is discussed. DCM method was chosen due to some advantages over the popular methods such as namely Euler Angle, Quaternion in light of reliability, accuracy and computational efforts. Proposed model for each method is developed for methodology comparison. It is shown that normal Kalman Filter in DCM method is better than extended Kalman Filter in Euler and Quaternion based method because it helps avoid the first order approximation error. Methodology errors are verified using Aerospace Blockset of Matlab Simulink.","ISSN":"0948-695X","note":"WOS:000269280700010","journalAbbreviation":"J. Univers. Comput. Sci.","language":"English","author":[{"family":"Phuong","given":"Nguyen Ho Quoc"},{"family":"Kang","given":"Hee-Jun"},{"family":"Suh","given":"Young-Soo"},{"family":"Ro","given":"Young-Sik"}],"issued":{"date-parts":[["2009"]]}}}],"schema":"https://github.com/citation-style-language/schema/raw/master/csl-citation.json"} </w:instrText>
      </w:r>
      <w:r>
        <w:fldChar w:fldCharType="separate"/>
      </w:r>
      <w:r w:rsidRPr="00D07987">
        <w:t>(Phuong, Kang, Suh, &amp; Ro, 2009)</w:t>
      </w:r>
      <w:r>
        <w:fldChar w:fldCharType="end"/>
      </w:r>
      <w:r w:rsidRPr="00D07987">
        <w:t>, y mejoras basadas tanto en</w:t>
      </w:r>
      <w:r>
        <w:t xml:space="preserve"> </w:t>
      </w:r>
      <w:r w:rsidRPr="00D07987">
        <w:t>Kalman como en filtros complementarios, que permiten la integración de los algoritm</w:t>
      </w:r>
      <w:r>
        <w:t>os de fusión en dispositivos em</w:t>
      </w:r>
      <w:r w:rsidRPr="00D07987">
        <w:t>bebidos de bajos recursos, usando un algoritmo</w:t>
      </w:r>
      <w:r>
        <w:t xml:space="preserve"> de gradientes descendientes </w:t>
      </w:r>
      <w:r>
        <w:fldChar w:fldCharType="begin"/>
      </w:r>
      <w:r>
        <w:instrText xml:space="preserve"> ADDIN ZOTERO_ITEM CSL_CITATION {"citationID":"1c7q7o1q9n","properties":{"formattedCitation":"(Madgwick, Harrison, &amp; Vaidyanathan, 2011)","plainCitation":"(Madgwick, Harrison, &amp; Vaidyanathan,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fldChar w:fldCharType="separate"/>
      </w:r>
      <w:r w:rsidRPr="00D07987">
        <w:t>(Madgwick, Harrison, &amp; Vaidyanathan, 2011)</w:t>
      </w:r>
      <w:r>
        <w:fldChar w:fldCharType="end"/>
      </w:r>
      <w:r w:rsidRPr="00D07987">
        <w:t xml:space="preserve">. Este algoritmo </w:t>
      </w:r>
      <w:r w:rsidR="00C41DE4" w:rsidRPr="00D07987">
        <w:t>ha</w:t>
      </w:r>
      <w:r w:rsidRPr="00D07987">
        <w:t xml:space="preserve"> logrado errores RMS</w:t>
      </w:r>
      <w:r>
        <w:t xml:space="preserve"> </w:t>
      </w:r>
      <w:r w:rsidRPr="00D07987">
        <w:t>de hasta 1,110° con respecto al uso de un filtro Kalman clásico, que logr</w:t>
      </w:r>
      <w:r>
        <w:t>a un error RMS de hasta 1,334°.</w:t>
      </w:r>
    </w:p>
    <w:p w14:paraId="08A4DDF3" w14:textId="6F1254B5" w:rsidR="00D07987" w:rsidRPr="00D07987" w:rsidRDefault="00D07987" w:rsidP="00D07987">
      <w:pPr>
        <w:pStyle w:val="normalhere"/>
      </w:pPr>
      <w:r w:rsidRPr="00D07987">
        <w:lastRenderedPageBreak/>
        <w:t>Este último</w:t>
      </w:r>
      <w:r>
        <w:t xml:space="preserve"> </w:t>
      </w:r>
      <w:r w:rsidRPr="00D07987">
        <w:t>algoritmo se ha hecho muy</w:t>
      </w:r>
      <w:r w:rsidR="003A6122">
        <w:t xml:space="preserve"> popular entre las comunidades </w:t>
      </w:r>
      <w:r w:rsidR="003A6122" w:rsidRPr="00EA0C94">
        <w:rPr>
          <w:i/>
        </w:rPr>
        <w:t>open s</w:t>
      </w:r>
      <w:r w:rsidRPr="00EA0C94">
        <w:rPr>
          <w:i/>
        </w:rPr>
        <w:t>ource</w:t>
      </w:r>
      <w:r w:rsidRPr="00D07987">
        <w:t xml:space="preserve"> </w:t>
      </w:r>
      <w:r>
        <w:fldChar w:fldCharType="begin"/>
      </w:r>
      <w:r>
        <w:instrText xml:space="preserve"> ADDIN ZOTERO_ITEM CSL_CITATION {"citationID":"2c48qja7q6","properties":{"formattedCitation":"(Fabio Varesano, 2011)","plainCitation":"(Fabio Varesano, 2011)"},"citationItems":[{"id":664,"uris":["http://zotero.org/users/local/bwVY6orv/items/2NT5J8IT"],"uri":["http://zotero.org/users/local/bwVY6orv/items/2NT5J8IT"],"itemData":{"id":664,"type":"thesis","title":"Using Arduino for Tangible Human Computer Interaction","publisher":"Universita degli Studi di Torino","publisher-place":"Italy","event-place":"Italy","URL":"http://www.varesano.net/files/MoS_thesis/thesis.pdf","author":[{"family":"Fabio Varesano","given":""}],"issued":{"date-parts":[["2011",4]]}}}],"schema":"https://github.com/citation-style-language/schema/raw/master/csl-citation.json"} </w:instrText>
      </w:r>
      <w:r>
        <w:fldChar w:fldCharType="separate"/>
      </w:r>
      <w:r w:rsidRPr="00D07987">
        <w:t>(Fabio Varesano, 2011)</w:t>
      </w:r>
      <w:r>
        <w:fldChar w:fldCharType="end"/>
      </w:r>
      <w:r w:rsidRPr="00D07987">
        <w:t xml:space="preserve"> por la facilidad de</w:t>
      </w:r>
      <w:r>
        <w:t xml:space="preserve"> </w:t>
      </w:r>
      <w:r w:rsidRPr="00D07987">
        <w:t>implementación, bajo costo computacional y precisión comparable a un filtro Kalman</w:t>
      </w:r>
      <w:r>
        <w:t xml:space="preserve">. </w:t>
      </w:r>
      <w:r w:rsidRPr="00D07987">
        <w:t>Adicionalmente, se ha trabajado en la inclusión de barómetros a los a</w:t>
      </w:r>
      <w:r>
        <w:t xml:space="preserve">lgoritmos de fusión </w:t>
      </w:r>
      <w:r>
        <w:fldChar w:fldCharType="begin"/>
      </w:r>
      <w:r>
        <w:instrText xml:space="preserve"> ADDIN ZOTERO_ITEM CSL_CITATION {"citationID":"1p79f5eovh","properties":{"formattedCitation":"(Romanovas et al., 2012)","plainCitation":"(Romanovas et al., 2012)"},"citationItems":[{"id":294,"uris":["http://zotero.org/users/local/bwVY6orv/items/B3DRBBCA"],"uri":["http://zotero.org/users/local/bwVY6orv/items/B3DRBBCA"],"itemData":{"id":294,"type":"paper-conference","title":"A study on indoor pedestrian localization algorithms with foot-mounted sensors","page":"1-10","source":"IEEE Xplore","event":"2012 International Conference on Indoor Positioning and Indoor Navigation (IPIN)","abstract":"The work presents a foot-mounted sensor system for a combined indoor/outdoor pedestrian localization. The approach is based on a zero-velocity update scheme formulated as an Extended or Unscented Kalman filter with quaternion orientation representation and employs a custom low-cost sensor unit. Both filters are compared in terms of speed and accuracy on a representative trajectory. A detailed discussion is provided with respect to different filter state formulations, stance still detection mechanisms and associated filter parameters. The presented pure inertial system is augmented with magnetic field measurements for heading correction. The challenging localization scenario with an elevator is addressed by augmenting the system with a barometric pressure sensor for height error correction. The work also demonstrates how the basic algorithm version can be extended with reference systems such as GPS and passive RFID tags on the floor for absolute position drift correction.","DOI":"10.1109/IPIN.2012.6418886","author":[{"family":"Romanovas","given":"M."},{"family":"Goridko","given":"V."},{"family":"Al-Jawad","given":"A."},{"family":"Schwaab","given":"M."},{"family":"Traechtler","given":"M."},{"family":"Klingbeil","given":"L."},{"family":"Manoli","given":"Y."}],"issued":{"date-parts":[["2012",11]]}}}],"schema":"https://github.com/citation-style-language/schema/raw/master/csl-citation.json"} </w:instrText>
      </w:r>
      <w:r>
        <w:fldChar w:fldCharType="separate"/>
      </w:r>
      <w:r w:rsidRPr="00D07987">
        <w:t>(Romanovas et al., 2012)</w:t>
      </w:r>
      <w:r>
        <w:fldChar w:fldCharType="end"/>
      </w:r>
      <w:r w:rsidRPr="00D07987">
        <w:t xml:space="preserve"> para determinar la</w:t>
      </w:r>
      <w:r w:rsidR="00285E3E">
        <w:t xml:space="preserve"> </w:t>
      </w:r>
      <w:r w:rsidRPr="00D07987">
        <w:t xml:space="preserve">altura respecto al nivel del mar, como también footswitches que en conjunto con algoritmos de </w:t>
      </w:r>
      <w:r w:rsidRPr="00EA0C94">
        <w:rPr>
          <w:i/>
        </w:rPr>
        <w:t>dead-reckoning</w:t>
      </w:r>
      <w:r w:rsidRPr="00D07987">
        <w:t xml:space="preserve"> permiten</w:t>
      </w:r>
      <w:r w:rsidR="00285E3E">
        <w:t xml:space="preserve"> estimar el movimiento </w:t>
      </w:r>
      <w:r w:rsidR="00285E3E">
        <w:fldChar w:fldCharType="begin"/>
      </w:r>
      <w:r w:rsidR="00285E3E">
        <w:instrText xml:space="preserve"> ADDIN ZOTERO_ITEM CSL_CITATION {"citationID":"up1shaheb","properties":{"formattedCitation":"(Goyal, Ribeiro, Saran, &amp; Kumar, 2011; Yi-fu, Bo, &amp; Jun, 2013)","plainCitation":"(Goyal, Ribeiro, Saran, &amp; Kumar, 2011; Yi-fu, Bo, &amp; Jun, 2013)"},"citationItems":[{"id":21,"uris":["http://zotero.org/users/local/bwVY6orv/items/7I4HSR89"],"uri":["http://zotero.org/users/local/bwVY6orv/items/7I4HSR89"],"itemData":{"id":21,"type":"paper-conference","title":"Strap-down Pedestrian Dead-Reckoning system","page":"1-7","source":"IEEE Xplore","event":"2011 International Conference on Indoor Positioning and Indoor Navigation (IPIN)","abstract":"This paper presents a waist-worn Pedestrian Dead Reckoning (PDR) System that requires minimal end-user calibration. The PDR system is based on an Inertial Measurement Unit (IMU) comprising of a tri-axial accelerometer, a tri-axial magnetometer and a tri-axial gyroscope. We propose a novel heading estimation scheme using a quaternion-based extended Kalman filter (EKF) that estimates magnetic disturbances and corrects for them. Accelerometer measurements are used to detect step events and to estimate step lengths. Experimental results show that a relative distance error of about 3% to 8% can be obtained using our methods.","DOI":"10.1109/IPIN.2011.6071935","author":[{"family":"Goyal","given":"P."},{"family":"Ribeiro","given":"V.J."},{"family":"Saran","given":"H."},{"family":"Kumar","given":"A."}],"issued":{"date-parts":[["2011",9]]}}},{"id":186,"uris":["http://zotero.org/users/local/bwVY6orv/items/7TWV43DR"],"uri":["http://zotero.org/users/local/bwVY6orv/items/7TWV43DR"],"itemData":{"id":186,"type":"paper-conference","title":"SINS in-motion alignment and position determination for land-vehicle based on quaternion Kalman filter","page":"5083-5088","source":"IEEE Xplore","event":"Control Conference (CCC), 2013 32nd Chinese","abstract":"This paper presents a novel quaternion Kalman filter (NQKF) approach for in-motion alignment of vehicular strapdown inertial attitude reference system using dead-reckoning measurements of inertial measurement unit (IMU) and odometer. Unlike several current techniques, the proposed method eliminates usual linearization procedure of the filtering model and is effective with any initial estimation error. Involving transformation of IMU data and velocity measurement into inertially fixed axes, a set of vector measurements which is defined as the integral of gravitational vector could be constructed simultaneously in body inertial frame and navigation inertial frame from the SINS specific force equation. The INS in-motion alignment is heuristically established as initial attitude determination problem from vector observations. A novel linear quaternion pseudo-measurement model is employed in this paper, because the kinematics equation of quaternion is linear, the combination of the two yields a linear KF for attitude-quaternion estimation using vector measurements. A recursive algorithm for position estimation previous to alignment accomplishment is deduced based on the formula of integration by parts. The calculation result is applied as the position reference in attitude alignment process to diminish gravity deflection. The presented algorithm is verified through experimental data collected from 7500s vehicular test. The in-motion heading alignment accuracy reaches 4' at around 430s and positioning accuracy is about 0.02% of the running distance.","author":[{"family":"Yi-fu","given":"Jiang"},{"family":"Bo","given":"Xie"},{"family":"Jun","given":"Weng"}],"issued":{"date-parts":[["2013",7]]}}}],"schema":"https://github.com/citation-style-language/schema/raw/master/csl-citation.json"} </w:instrText>
      </w:r>
      <w:r w:rsidR="00285E3E">
        <w:fldChar w:fldCharType="separate"/>
      </w:r>
      <w:r w:rsidR="00285E3E" w:rsidRPr="00285E3E">
        <w:t>(Goyal, Ribeiro, Saran, &amp; Kumar, 2011; Yi-fu, Bo, &amp; Jun, 2013)</w:t>
      </w:r>
      <w:r w:rsidR="00285E3E">
        <w:fldChar w:fldCharType="end"/>
      </w:r>
      <w:r w:rsidRPr="00D07987">
        <w:t>.</w:t>
      </w:r>
    </w:p>
    <w:p w14:paraId="7C3188AF" w14:textId="049FFCB2" w:rsidR="002E54AA" w:rsidRDefault="00714A71" w:rsidP="00EA0C94">
      <w:pPr>
        <w:pStyle w:val="Ttulo3"/>
      </w:pPr>
      <w:bookmarkStart w:id="223" w:name="_Toc404230834"/>
      <w:r>
        <w:t>Respecto a la utilización EMG con IMU</w:t>
      </w:r>
      <w:bookmarkEnd w:id="223"/>
    </w:p>
    <w:p w14:paraId="135591F8" w14:textId="22FB616D" w:rsidR="002E54AA" w:rsidRDefault="00D07987" w:rsidP="00EA0C94">
      <w:pPr>
        <w:pStyle w:val="normalhere"/>
      </w:pPr>
      <w:r w:rsidRPr="00D07987">
        <w:t>Respecto a mediciones simultaneas del movimiento y EMG, muchas aplicaciones combinan el uso de IMU y</w:t>
      </w:r>
      <w:r w:rsidR="00285E3E">
        <w:t xml:space="preserve"> </w:t>
      </w:r>
      <w:r w:rsidRPr="00D07987">
        <w:t>mediciones de EMG para realizar HCI (</w:t>
      </w:r>
      <w:r w:rsidRPr="00EA0C94">
        <w:rPr>
          <w:i/>
        </w:rPr>
        <w:t>Human Computer Interface</w:t>
      </w:r>
      <w:r w:rsidRPr="00D07987">
        <w:t>)</w:t>
      </w:r>
      <w:r w:rsidR="00285E3E">
        <w:fldChar w:fldCharType="begin"/>
      </w:r>
      <w:r w:rsidR="00285E3E">
        <w:instrText xml:space="preserve"> ADDIN ZOTERO_ITEM CSL_CITATION {"citationID":"ern4ssstq","properties":{"formattedCitation":"(Wolf, Assad, Stoica, et al., 2013; Wolf, Assad, Vernacchia, Fromm, &amp; Jethani, 2013; Xiong, Chen, Zhao, Han, &amp; Liu, 2011)","plainCitation":"(Wolf, Assad, Stoica, et al., 2013; Wolf, Assad, Vernacchia, Fromm, &amp; Jethani, 2013; Xiong, Chen, Zhao, Han, &amp; Liu, 2011)"},"citationItems":[{"id":649,"uris":["http://zotero.org/users/local/bwVY6orv/items/TXIDBCBU"],"uri":["http://zotero.org/users/local/bwVY6orv/items/TXIDBCBU"],"itemData":{"id":649,"type":"paper-conference","title":"Decoding static and dynamic arm and hand gestures from the JPL BioSleeve","page":"1-9","source":"IEEE Xplore","event":"2013 IEEE Aerospace Conference","abstract":"This paper presents methods for inferring arm and hand gestures from forearm surface electromyography (EMG) sensors and an inertial measurement unit (IMU). These sensors, together with their electronics, are packaged in an easily donned device, termed the BioSleeve, worn on the forearm. The gestures decoded from BioSleeve signals can provide natural user interface commands to computers and robots, without encumbering the users hands and without problems that hinder camera-based systems. Potential aerospace applications for this technology include gesture-based crew-autonomy interfaces, high degree of freedom robot teleoperation, and astronauts' control of power-assisted gloves during extra-vehicular activity (EVA). We have developed techniques to interpret both static (stationary) and dynamic (time-varying) gestures from the BioSleeve signals, enabling a diverse and adaptable command library. For static gestures, we achieved over 96% accuracy on 17 gestures and nearly 100% accuracy on 11 gestures, based solely on EMG signals. Nine dynamic gestures were decoded with an accuracy of 99%. This combination of wearableEMGand IMU hardware and accurate algorithms for decoding both static and dynamic gestures thus shows promise for natural user interface applications.","DOI":"10.1109/AERO.2013.6497171","author":[{"family":"Wolf","given":"M.T."},{"family":"Assad","given":"C."},{"family":"Stoica","given":"A."},{"family":"You","given":"Kisung"},{"family":"Jethani","given":"H."},{"family":"Vernacchia","given":"M.T."},{"family":"Fromm","given":"J."},{"family":"Iwashita","given":"Y."}],"issued":{"date-parts":[["2013",3]]}}},{"id":193,"uris":["http://zotero.org/users/local/bwVY6orv/items/85XZVSVG"],"uri":["http://zotero.org/users/local/bwVY6orv/items/85XZVSVG"],"itemData":{"id":193,"type":"paper-conference","title":"Gesture-based robot control with variable autonomy from the JPL BioSleeve","page":"1160-1165","source":"IEEE Xplore","event":"2013 IEEE International Conference on Robotics and Automation (ICRA)","abstract":"This paper presents a new gesture-based human interface for natural robot control. Detailed activity of the user's hand and arm is acquired via a novel device, called the BioSleeve, which packages dry-contact surface electromyography (EMG) and an inertial measurement unit (IMU) into a sleeve worn on the forearm. The BioSleeve's accompanying algorithms can reliably decode as many as sixteen discrete hand gestures and estimate the continuous orientation of the forearm. These gestures and positions are mapped to robot commands that, to varying degrees, integrate with the robot's perception of its environment and its ability to complete tasks autonomously. This flexible approach enables, for example, supervisory point-to-goal commands, virtual joystick for guarded teleoperation, and high degree of freedom mimicked manipulation, all from a single device. The BioSleeve is meant for portable field use; unlike other gesture recognition systems, use of the BioSleeve for robot control is invariant to lighting conditions, occlusions, and the human-robot spatial relationship and does not encumber the user's hands. The BioSleeve control approach has been implemented on three robot types, and we present proof-of-principle demonstrations with mobile ground robots, manipulation robots, and prosthetic hands.","DOI":"10.1109/ICRA.2013.6630718","author":[{"family":"Wolf","given":"M.T."},{"family":"Assad","given":"C."},{"family":"Vernacchia","given":"M.T."},{"family":"Fromm","given":"J."},{"family":"Jethani","given":"H.L."}],"issued":{"date-parts":[["2013",5]]}}},{"id":560,"uris":["http://zotero.org/users/local/bwVY6orv/items/ANB5QF9C"],"uri":["http://zotero.org/users/local/bwVY6orv/items/ANB5QF9C"],"itemData":{"id":560,"type":"paper-conference","title":"A novel HCI based on EMG and IMU","page":"2653-2657","source":"IEEE Xplore","event":"2011 IEEE International Conference on Robotics and Biomimetics (ROBIO)","abstract":"The technology of human-computer interaction (HCI) is developing rapidly in tandem with the advancement of information and biological technologies. Many new types input device are introduced into this field; some of them are aimed to benefit special groups of people like old or disabled persons. In the meantime, Electromyography (EMG) and Inertia Measure Unit (IMU) have been readily available and extensively applied in control systems in many fields. In this paper, we propose a novel EMG-IMU based mouse controller that controls cursor movements based on IMU signals. The displacement of the cursor is determined by integrating the acceleration signal from the IMU, which moves with the operator's arm. The mouse operations such as left click, right click and wheel scroll, are commanded through EMG signals. The pattern recognition algorithm, Linear Discriminant Analysis (LDA), is adopted to classify the EMG data into several clusters, which correspond to the pre-defined mouse operations. Experimental results have indicated that the proposed mouse controller can achieve an accuracy of 88%.","DOI":"10.1109/ROBIO.2011.6181705","author":[{"family":"Xiong","given":"Anbin"},{"family":"Chen","given":"Yang"},{"family":"Zhao","given":"Xingang"},{"family":"Han","given":"Jianda"},{"family":"Liu","given":"Guangjun"}],"issued":{"date-parts":[["2011",12]]}}}],"schema":"https://github.com/citation-style-language/schema/raw/master/csl-citation.json"} </w:instrText>
      </w:r>
      <w:r w:rsidR="00285E3E">
        <w:fldChar w:fldCharType="separate"/>
      </w:r>
      <w:r w:rsidR="00285E3E" w:rsidRPr="00285E3E">
        <w:t>(Wolf, Assad, Stoica, et al., 2013; Wolf, Assad, Vernacchia, Fromm, &amp; Jethani, 2013; Xiong, Chen, Zhao, Han, &amp; Liu, 2011)</w:t>
      </w:r>
      <w:r w:rsidR="00285E3E">
        <w:fldChar w:fldCharType="end"/>
      </w:r>
      <w:r w:rsidRPr="00D07987">
        <w:t>, reconociendo gestos en la mano</w:t>
      </w:r>
      <w:del w:id="224" w:author="SSepulveda" w:date="2014-12-16T05:14:00Z">
        <w:r w:rsidRPr="00D07987" w:rsidDel="00E7405F">
          <w:delText>s</w:delText>
        </w:r>
      </w:del>
      <w:r w:rsidR="00285E3E">
        <w:t xml:space="preserve"> </w:t>
      </w:r>
      <w:r w:rsidRPr="00D07987">
        <w:t>para crear interfaces de mouse en computadores. Pocas investigaciones o estudios se han documentado para incluir</w:t>
      </w:r>
      <w:r w:rsidR="00285E3E">
        <w:t xml:space="preserve"> </w:t>
      </w:r>
      <w:r w:rsidRPr="00D07987">
        <w:t>el EMG como una medici</w:t>
      </w:r>
      <w:r w:rsidR="00DA2DC5">
        <w:t>ón del movimiento en conjunto a IMUs</w:t>
      </w:r>
      <w:r w:rsidRPr="00D07987">
        <w:t>, sin embargo se ha</w:t>
      </w:r>
      <w:ins w:id="225" w:author="SSepulveda" w:date="2014-12-16T05:14:00Z">
        <w:r w:rsidR="00E7405F">
          <w:t>n</w:t>
        </w:r>
      </w:ins>
      <w:r w:rsidRPr="00D07987">
        <w:t xml:space="preserve"> manifestado inten</w:t>
      </w:r>
      <w:ins w:id="226" w:author="SSepulveda" w:date="2014-12-16T05:12:00Z">
        <w:r w:rsidR="00653B37">
          <w:t>c</w:t>
        </w:r>
      </w:ins>
      <w:del w:id="227" w:author="SSepulveda" w:date="2014-12-16T05:12:00Z">
        <w:r w:rsidRPr="00D07987" w:rsidDel="00653B37">
          <w:delText>s</w:delText>
        </w:r>
      </w:del>
      <w:r w:rsidRPr="00D07987">
        <w:t>iones de la</w:t>
      </w:r>
      <w:r w:rsidR="00285E3E">
        <w:t xml:space="preserve"> </w:t>
      </w:r>
      <w:r w:rsidRPr="00D07987">
        <w:t xml:space="preserve">posibilidad que esta inclusión implicaría </w:t>
      </w:r>
      <w:r w:rsidR="00285E3E">
        <w:fldChar w:fldCharType="begin"/>
      </w:r>
      <w:r w:rsidR="00285E3E">
        <w:instrText xml:space="preserve"> ADDIN ZOTERO_ITEM CSL_CITATION {"citationID":"ikk1qqshh","properties":{"formattedCitation":"(Song, Wang, &amp; Guo, 2013a, 2013b)","plainCitation":"(Song, Wang, &amp; Guo, 2013a, 2013b)"},"citationItems":[{"id":278,"uris":["http://zotero.org/users/local/bwVY6orv/items/6FWCKEAM"],"uri":["http://zotero.org/users/local/bwVY6orv/items/6FWCKEAM"],"itemData":{"id":278,"type":"paper-conference","title":"SEMG-based continuous posture recognition of elbow flexion and extension in sagittal plane","page":"920-925","source":"IEEE Xplore","event":"2013 IEEE International Conference on Mechatronics and Automation (ICMA)","abstract":"Surface electromyographic signal (sEMG) is used in some fields such as human machine interaction and measurement of human motor function, because it can reflect the activation of human muscle. Though the recognition of motion pattern of human limbs has been researched for many years, continuous recognition for human elbow motion without load is still difficult because of low signal noise ratio (SNR). In this paper, we proposed an improved weighted peaks method to process the filtered sEMG signals from the biceps muscle and adapted linear fitting method to obtain the elbow motion in sagittal plane. The experiments showed the proposed method can effectively process the sEMG signals and obtain the activation of biceps muscle. The experimental results show the similar data of elbow motion compared to the data derived from an inertia sensor.","DOI":"10.1109/ICMA.2013.6618038","author":[{"family":"Song","given":"Zhibin"},{"family":"Wang","given":"Zhenyu"},{"family":"Guo","given":"Shuxiang"}],"issued":{"date-parts":[["2013",8]]}}},{"id":170,"uris":["http://zotero.org/users/local/bwVY6orv/items/DVRTC5X8"],"uri":["http://zotero.org/users/local/bwVY6orv/items/DVRTC5X8"],"itemData":{"id":170,"type":"paper-conference","title":"Semg-based posture recognition of elbow flexion and extension","page":"448-452","source":"IEEE Xplore","event":"2013 ICME International Conference on Complex Medical Engineering (CME)","abstract":"Surface electromyographic signal (sEMG) is used in some fields such as human machine interaction and measurement of human motor function, because it can reflect the activation of human muscle. Though the recognition of motion pattern of human limbs has been researched for many years, continuous recognition for human elbow motion without load is still difficult because of low signal noise ratio (SNR). In this paper, we proposed an improved weighted peaks method to process the filtered sEMG signals from the biceps muscle and adapted linear fitting method to obtain the elbow motion in sagittal plane. The experiments showed the proposed method can effectively process the sEMG signals and obtain the activation of biceps muscle. The experimental results show the similar data of elbow motion compared to the data derived from an inertia sensor.","DOI":"10.1109/ICCME.2013.6548288","author":[{"family":"Song","given":"Zhibin"},{"family":"Wang","given":"Zhenyu"},{"family":"Guo","given":"Shuxiang"}],"issued":{"date-parts":[["2013",5]]}}}],"schema":"https://github.com/citation-style-language/schema/raw/master/csl-citation.json"} </w:instrText>
      </w:r>
      <w:r w:rsidR="00285E3E">
        <w:fldChar w:fldCharType="separate"/>
      </w:r>
      <w:r w:rsidR="00285E3E" w:rsidRPr="00285E3E">
        <w:t>(Song, Wang, &amp; Guo, 2013a, 2013b)</w:t>
      </w:r>
      <w:r w:rsidR="00285E3E">
        <w:fldChar w:fldCharType="end"/>
      </w:r>
      <w:r w:rsidR="00714A71">
        <w:t>.</w:t>
      </w:r>
    </w:p>
    <w:p w14:paraId="660B2C3D" w14:textId="20D5524A" w:rsidR="00472A14" w:rsidRDefault="00D07987" w:rsidP="00EA0C94">
      <w:pPr>
        <w:pStyle w:val="normalhere"/>
      </w:pPr>
      <w:r w:rsidRPr="00D07987">
        <w:t>El EMG por si solo se ha utilizado en análisis de movimiento para extraer movimientos voluntarios de flexión</w:t>
      </w:r>
      <w:ins w:id="228" w:author="SSepulveda" w:date="2014-12-16T05:12:00Z">
        <w:r w:rsidR="00653B37">
          <w:t xml:space="preserve"> </w:t>
        </w:r>
      </w:ins>
      <w:r w:rsidR="00285E3E">
        <w:fldChar w:fldCharType="begin"/>
      </w:r>
      <w:r w:rsidR="00285E3E">
        <w:instrText xml:space="preserve"> ADDIN ZOTERO_ITEM CSL_CITATION {"citationID":"13t28d847h","properties":{"formattedCitation":"(Ando, Watanabe, &amp; Fujie, 2009)","plainCitation":"(Ando, Watanabe, &amp; Fujie, 2009)"},"citationItems":[{"id":191,"uris":["http://zotero.org/users/local/bwVY6orv/items/ETGNZ876"],"uri":["http://zotero.org/users/local/bwVY6orv/items/ETGNZ876"],"itemData":{"id":191,"type":"paper-conference","title":"Extraction of voluntary movement for an EMG controlled exoskeltal robot of tremor patients","page":"120-123","source":"IEEE Xplore","event":"4th International IEEE/EMBS Conference on Neural Engineering, 2009. NER '09","abstract":"Tremor is the most common of all involuntary movement. A lot of tremor patients in upper limb have serious difficulties performing daily living activities. We have developed the exoskeleton robot for tremor patient. In this paper, we focused on to develop a signal processing method to extract the voluntary movement from the electromyogram (EMG) signal in which the voluntary movement and tremor were mixed. We have researched about following two methods to recognize the voluntary movement: one is low pass filter and neural network (NN), the other is short time Fourier transform and NN. The low pass filter and neural network (NN) were effective for recognition of healthy subject's movement. However, these methods were not applied to the tremor patient's movement due to the characteristic oscillation of the EMG signal in the tremor patient. The proposed algorithm, which was composed of the short time Fourier transform and NN, dramatically improved the recognition rate of tremor patient's movement. It was confirmed that the signal processing using STFT and NN is suitable for the recognition of the tremor patients. In future, we will develop more accurate algorithm based on this study, and finally conduct the clinical test to show effectiveness of our system.","DOI":"10.1109/NER.2009.5109249","author":[{"family":"Ando","given":"T."},{"family":"Watanabe","given":"M."},{"family":"Fujie","given":"M.G."}],"issued":{"date-parts":[["2009",4]]}}}],"schema":"https://github.com/citation-style-language/schema/raw/master/csl-citation.json"} </w:instrText>
      </w:r>
      <w:r w:rsidR="00285E3E">
        <w:fldChar w:fldCharType="separate"/>
      </w:r>
      <w:r w:rsidR="00285E3E" w:rsidRPr="00285E3E">
        <w:t>(Ando, Watanabe, &amp; Fujie, 2009)</w:t>
      </w:r>
      <w:r w:rsidR="00285E3E">
        <w:fldChar w:fldCharType="end"/>
      </w:r>
      <w:r w:rsidRPr="00D07987">
        <w:t>. La estimaciones continuas del movimiento de una articulación de las extremidades superiores se han realiz</w:t>
      </w:r>
      <w:ins w:id="229" w:author="SSepulveda" w:date="2014-12-16T05:14:00Z">
        <w:r w:rsidR="00E7405F">
          <w:t>ad</w:t>
        </w:r>
      </w:ins>
      <w:r w:rsidRPr="00D07987">
        <w:t>o en</w:t>
      </w:r>
      <w:r w:rsidR="00285E3E">
        <w:t xml:space="preserve"> </w:t>
      </w:r>
      <w:r w:rsidRPr="00D07987">
        <w:t xml:space="preserve">conjunto a un IMU </w:t>
      </w:r>
      <w:r w:rsidR="00285E3E">
        <w:fldChar w:fldCharType="begin"/>
      </w:r>
      <w:r w:rsidR="00285E3E">
        <w:instrText xml:space="preserve"> ADDIN ZOTERO_ITEM CSL_CITATION {"citationID":"13bhnuuhsm","properties":{"formattedCitation":"(Ding, Xiong, Zhao, &amp; Han, 2011; Park, Kawahara, &amp; Uchida, 2008)","plainCitation":"(Ding, Xiong, Zhao, &amp; Han, 2011; Park, Kawahara, &amp; Uchida, 2008)"},"citationItems":[{"id":398,"uris":["http://zotero.org/users/local/bwVY6orv/items/HEJGEN7U"],"uri":["http://zotero.org/users/local/bwVY6orv/items/HEJGEN7U"],"itemData":{"id":398,"type":"paper-conference","title":"A novel EMG-driven state space model for the estimation of continuous joint movements","page":"2891-2897","source":"IEEE Xplore","event":"2011 IEEE International Conference on Systems, Man, and Cybernetics (SMC)","abstract":"Electromyography (EMG) has been widely used as control commands for prosthesis, powered exoskeletons and rehabilitative robots. In this paper, an EMG-driven state space model is developed to estimate continuous joint angular displacement and velocity, demonstrated by elbow flexion/ extension. The model combines the Hill-based muscle model with the forward dynamics of joint movement, in which kinematic variables are expressed as a function of neural activation levels. EMG features including integral of absolute value and waveform length are then extracted, and two quadratic equations which associate the kinematic variables with EMG features are constructed to represent the measurement equation. The proposed model are verified by extensively experiments, where the angular movements of human elbow joint are estimated only using the EMG signals, and the estimations are compared with the IMU measurements to validate the accuracy. As a demonstration, a robotic arm is commanded to follow the human elbow movement estimated by the proposed model, which shows the possibility of EMG-based robotic assisted rehabilitation.","DOI":"10.1109/ICSMC.2011.6084104","author":[{"family":"Ding","given":"Q.C."},{"family":"Xiong","given":"A.B."},{"family":"Zhao","given":"X. G."},{"family":"Han","given":"J.D."}],"issued":{"date-parts":[["2011",10]]}}},{"id":260,"uris":["http://zotero.org/users/local/bwVY6orv/items/FNVD7R8B"],"uri":["http://zotero.org/users/local/bwVY6orv/items/FNVD7R8B"],"itemData":{"id":260,"type":"paper-conference","title":"Characteristic extraction of EMG with the apparent movement","page":"2723-2726","source":"IEEE Xplore","event":"SICE Annual Conference, 2008","abstract":"In this research, we pay attention to a tactile sense as substitution for sense organs when human lost a certain sense. Therefore we think that is effective to use an apparent movement to communicate by a tactile sense about something. It is necessary to measure it objective and quantitative on using apparent movement because the apparent movement is a subjective thing. It extracts a characteristic of vital reaction with the apparent movement by EMG, this paper. We divide it into every each presentation stimulation and perform t-test by a combination of the presentation stimulation. As a result, we understood the thing that was not a little different in a t-test result by a combination of each presentation stimulation. We were able to get the result that resembled a psychological measurement when we did cluster analysis of a result of this t-test. Because this result is a result from one subject, it will be necessary to increase subjects in future.","DOI":"10.1109/SICE.2008.4655128","author":[{"family":"Park","given":"Young-il"},{"family":"Kawahara","given":"K."},{"family":"Uchida","given":"M."}],"issued":{"date-parts":[["2008",8]]}}}],"schema":"https://github.com/citation-style-language/schema/raw/master/csl-citation.json"} </w:instrText>
      </w:r>
      <w:r w:rsidR="00285E3E">
        <w:fldChar w:fldCharType="separate"/>
      </w:r>
      <w:r w:rsidR="00285E3E" w:rsidRPr="00285E3E">
        <w:t>(Ding, Xiong, Zhao, &amp; Han, 2011; Park, Kawahara, &amp; Uchida, 2008)</w:t>
      </w:r>
      <w:r w:rsidR="00285E3E">
        <w:fldChar w:fldCharType="end"/>
      </w:r>
      <w:r w:rsidR="002E54AA">
        <w:t xml:space="preserve">, pero </w:t>
      </w:r>
      <w:r w:rsidRPr="00D07987">
        <w:t xml:space="preserve">con el objetivo inverso al propuesto por este </w:t>
      </w:r>
      <w:r w:rsidR="002E54AA">
        <w:t>trabajo</w:t>
      </w:r>
      <w:r w:rsidRPr="00D07987">
        <w:t>. En la gran mayoría de los</w:t>
      </w:r>
      <w:r w:rsidR="00285E3E">
        <w:t xml:space="preserve"> </w:t>
      </w:r>
      <w:r w:rsidRPr="00D07987">
        <w:t xml:space="preserve">casos, se utilizan varios electrodos de EMG y redes de clasificación entrenadas </w:t>
      </w:r>
      <w:r w:rsidR="00285E3E">
        <w:t xml:space="preserve">para clasificar movimientos </w:t>
      </w:r>
      <w:r w:rsidR="00285E3E">
        <w:fldChar w:fldCharType="begin"/>
      </w:r>
      <w:r w:rsidR="00285E3E">
        <w:instrText xml:space="preserve"> ADDIN ZOTERO_ITEM CSL_CITATION {"citationID":"1qqh42gcuk","properties":{"formattedCitation":"(Geng, Yu, You, &amp; Li, 2010)","plainCitation":"(Geng, Yu, You, &amp; Li, 2010)"},"citationItems":[{"id":622,"uris":["http://zotero.org/users/local/bwVY6orv/items/BSVPHSCM"],"uri":["http://zotero.org/users/local/bwVY6orv/items/BSVPHSCM"],"itemData":{"id":622,"type":"paper-conference","title":"A Pilot Study of EMG Pattern Based Classification of Arm Functional Movements","page":"317-320","volume":"3","source":"IEEE Xplore","event":"2010 Second WRI Global Congress on Intelligent Systems (GCIS)","abstract":"Most previous studies of electromyography (EMG) pattern recognition with both able-bodied subjects and amputees for control of multifunctional prostheses had verified high performance in identifying different movements. While these movements mostly refer to single joint, it remains unclear whether the functional tasks involved in arm and hand could be discriminated by using EMG pattern based methods. In this pilot study, we investigated the performance of EMG pattern recognition in classifying eight functional movements plus a “no movement” task. Four kinds of EMG feature sets, time-domain (TD) features, auto-regression (AR) model features, combination of TD and AR features, and wavelet packet coefficients, were used to represent the EMG patterns, respectively. Using a linear discriminant analysis classifier, the TD features outperformed other three feature sets. The average classification accuracy of the TD features across four able-bodied subjects was greater than 94%. And the feasibility of EMG channels reduction was estimated with straightforward exhaustive search algorithm in terms of classification accuracy. The average classification accuracy of all 8-channel EMG combinations could achieve above 90%. This result was encouraging and suggested that it is feasible to use EMG pattern recognition for the classification of functional movements.","DOI":"10.1109/GCIS.2010.125","author":[{"family":"Geng","given":"Yanjuan"},{"family":"Yu","given":"Long"},{"family":"You","given":"Miao"},{"family":"Li","given":"Guanglin"}],"issued":{"date-parts":[["2010",12]]}}}],"schema":"https://github.com/citation-style-language/schema/raw/master/csl-citation.json"} </w:instrText>
      </w:r>
      <w:r w:rsidR="00285E3E">
        <w:fldChar w:fldCharType="separate"/>
      </w:r>
      <w:r w:rsidR="00285E3E" w:rsidRPr="00285E3E">
        <w:t>(Geng, Yu, You, &amp; Li, 2010)</w:t>
      </w:r>
      <w:r w:rsidR="00285E3E">
        <w:fldChar w:fldCharType="end"/>
      </w:r>
      <w:r w:rsidRPr="00D07987">
        <w:t>, y en</w:t>
      </w:r>
      <w:r w:rsidR="00285E3E">
        <w:t xml:space="preserve"> </w:t>
      </w:r>
      <w:r w:rsidR="00285E3E" w:rsidRPr="00D07987">
        <w:t>específico</w:t>
      </w:r>
      <w:r w:rsidRPr="00D07987">
        <w:t>, se han logrado algoritmos para la extracción de características en el movimiento de la mano</w:t>
      </w:r>
      <w:r w:rsidR="00285E3E">
        <w:t xml:space="preserve"> </w:t>
      </w:r>
      <w:r w:rsidR="00285E3E">
        <w:fldChar w:fldCharType="begin"/>
      </w:r>
      <w:r w:rsidR="00285E3E">
        <w:instrText xml:space="preserve"> ADDIN ZOTERO_ITEM CSL_CITATION {"citationID":"12kl4hag40","properties":{"formattedCitation":"(Phinyomark, Hirunviriya, Limsakul, &amp; Phukpattaranont, 2010; Shin, Jeong, Shin, Cho, &amp; Chung, 2013; Xiong, Lin, Zhao, Han, &amp; Liu, 2012)","plainCitation":"(Phinyomark, Hirunviriya, Limsakul, &amp; Phukpattaranont, 2010; Shin, Jeong, Shin, Cho, &amp; Chung, 2013; Xiong, Lin, Zhao, Han, &amp; Liu, 2012)"},"citationItems":[{"id":165,"uris":["http://zotero.org/users/local/bwVY6orv/items/TEBESAFN"],"uri":["http://zotero.org/users/local/bwVY6orv/items/TEBESAFN"],"itemData":{"id":165,"type":"paper-conference","title":"Evaluation of EMG feature extraction for hand movement recognition based on Euclidean distance and standard deviation","page":"856-860","source":"IEEE Xplore","event":"2010 International Conference on Electrical Engineering/Electronics Computer Telecommunications and Information Technology (ECTI-CON)","abstract":"In EMG hand movement recognition, the first and the most important step is feature extraction. The optimal feature is important for the achievement in EMG analysis and control. In this paper, we present a statistical criterion method using the ratio between Euclidean distance and standard deviation, which can response the distance between two scatter groups and directly address the variation of feature in the same group as a selection tool to find the optimal EMG feature. Fifteen features that have been widely used to classify EMG signals were used. The optimal feature is conducted to demonstrate the validity of the proposed index. The major advantages of this method are simplicities of implementation and computation. Moreover, the results of proposed method are the same trend with classification results of the achievement classifiers in EMG recognition. From the experimental results, waveform length is the best feature comparing with the other features. Root mean square, mean absolute value, Willison amplitude, and integrated EMG are useful augmenting features for a more powerful feature vector. From these results, it demonstrates that the proposed method can be used for an EMG feature evaluation index.","author":[{"family":"Phinyomark","given":"A."},{"family":"Hirunviriya","given":"S."},{"family":"Limsakul","given":"C."},{"family":"Phukpattaranont","given":"P."}],"issued":{"date-parts":[["2010",5]]}}},{"id":155,"uris":["http://zotero.org/users/local/bwVY6orv/items/6467H55A"],"uri":["http://zotero.org/users/local/bwVY6orv/items/6467H55A"],"itemData":{"id":155,"type":"paper-conference","title":"Developing a device using accelerometers and EMG for hand movement recognition","page":"398-402","source":"IEEE Xplore","event":"2013 6th International Conference on Biomedical Engineering and Informatics (BMEI)","abstract":"In this study, rehabilitation training in motor skills for hemiplegia patients comprises repetitive and passive contents. To reduce boredom of rehabilitation training and provide active training, a movement-recognizing device and contents using it were manufactured. An accelerometer for detecting movement recognition and EMG sensor signals for detecting minute muscle variation were used to recognize hand movement. The signals generated by movement were made to move like a mouse, which was connected to rehabilitation training contents using this function.","DOI":"10.1109/BMEI.2013.6746971","author":[{"family":"Shin","given":"Sung-wook"},{"family":"Jeong","given":"Sung-hoon"},{"family":"Shin","given":"Seock-ju"},{"family":"Cho","given":"Dong-soo"},{"family":"Chung","given":"Sung-taek"}],"issued":{"date-parts":[["2013",12]]}}},{"id":318,"uris":["http://zotero.org/users/local/bwVY6orv/items/FIUNZSBS"],"uri":["http://zotero.org/users/local/bwVY6orv/items/FIUNZSBS"],"itemData":{"id":318,"type":"paper-conference","title":"Feasibility of EMG-based ANN controller for a real-time virtual reality simulation","page":"2699-2704","source"</w:instrText>
      </w:r>
      <w:r w:rsidR="00285E3E" w:rsidRPr="00EA0C94">
        <w:rPr>
          <w:lang w:val="en-US"/>
        </w:rPr>
        <w:instrText xml:space="preserve">:"IEEE Xplore","event":"IECON 2012 - 38th Annual Conference on IEEE Industrial Electronics Society","abstract":"Estimation of the joint angle from the surface electromyography (sEMG) is a quite complex task due to the complicated relationship between the kinematical variables and the raw sEMG. In this paper, we build a sEMG-to-motion model with the artificial neural network (ANN). EMG features, including Integral of absolute value (IAV), Zero crossing (ZC), Auto-regression coefficients (ARC), Median frequency (MDF), are extracted as the input of the ANN, and the output of the ANN is the operator's elbow joint angle and the wrist motion. In addition, a 3D upper extremity model, which is built in SolidWorks and then transformed into MATLAB, will imitate the operator's motion simultaneously with the estimations of the ANN. Thus, we accomplish a virtual reality system to realize the real-time simulation and validate the effectiveness of the sEMG-to-motion model. Experiment results show that the system achieves well in model accuracy, hardware compatibility and real time performance with a small mean square error of 1.921 degrees.","DOI":"10.1109/IECON.2012.6389150","author":[{"family":"Xiong","given":"Anbin"},{"family":"Lin","given":"Guangmo"},{"family":"Zhao","given":"Xingang"},{"family":"Han","given":"Jianda"},{"family":"Liu","given":"Guangjun"}],"issued":{"date-parts":[["2012",10]]}}}],"schema":"https://github.com/citation-style-language/schema/raw/master/csl-citation.json"} </w:instrText>
      </w:r>
      <w:r w:rsidR="00285E3E">
        <w:fldChar w:fldCharType="separate"/>
      </w:r>
      <w:r w:rsidR="00285E3E" w:rsidRPr="00EA0C94">
        <w:rPr>
          <w:lang w:val="en-US"/>
        </w:rPr>
        <w:t>(Phinyomark, Hirunviriya, Limsakul, &amp; Phukpattaranont, 2010; Shin, Jeong, Shin, Cho, &amp; Chung, 2013; Xiong, Lin, Zhao, Han, &amp; Liu, 2012)</w:t>
      </w:r>
      <w:r w:rsidR="00285E3E">
        <w:fldChar w:fldCharType="end"/>
      </w:r>
      <w:r w:rsidRPr="00EA0C94">
        <w:rPr>
          <w:lang w:val="en-US"/>
        </w:rPr>
        <w:t>.</w:t>
      </w:r>
      <w:r w:rsidR="00285E3E">
        <w:rPr>
          <w:lang w:val="en-US"/>
        </w:rPr>
        <w:t xml:space="preserve"> </w:t>
      </w:r>
      <w:r w:rsidRPr="00D07987">
        <w:t xml:space="preserve">Sobre otras extremidades inferiores se han realizado estudios que mezclan </w:t>
      </w:r>
      <w:r w:rsidR="00285E3E" w:rsidRPr="00D07987">
        <w:t>acelerómetros</w:t>
      </w:r>
      <w:r w:rsidRPr="00D07987">
        <w:t xml:space="preserve"> en comparación </w:t>
      </w:r>
      <w:del w:id="230" w:author="SSepulveda" w:date="2014-12-16T05:13:00Z">
        <w:r w:rsidRPr="00D07987" w:rsidDel="00E7405F">
          <w:delText>contra el</w:delText>
        </w:r>
      </w:del>
      <w:ins w:id="231" w:author="SSepulveda" w:date="2014-12-16T05:13:00Z">
        <w:r w:rsidR="00E7405F">
          <w:t>a la adquisición de</w:t>
        </w:r>
      </w:ins>
      <w:r w:rsidR="00285E3E">
        <w:t xml:space="preserve"> </w:t>
      </w:r>
      <w:r w:rsidRPr="00D07987">
        <w:t>EMG d</w:t>
      </w:r>
      <w:r w:rsidR="00285E3E">
        <w:t xml:space="preserve">e los pies durante el sueño </w:t>
      </w:r>
      <w:r w:rsidR="00285E3E">
        <w:fldChar w:fldCharType="begin"/>
      </w:r>
      <w:r w:rsidR="00285E3E">
        <w:instrText xml:space="preserve"> ADDIN ZOTERO_ITEM CSL_CITATION {"citationID":"1vkmrl6ka0","properties":{"formattedCitation":"(Terrill et al., 2013)","plainCitation":"(Terrill et al., 2013)"},"citationItems":[{"id":123,"uris":["http://zotero.org/users/local/bwVY6orv/items/APC4RPCV"],"uri":["http://zotero.org/users/local/bwVY6orv/items/APC4RPCV"],"itemData":{"id":123,"type":"paper-conference","title":"Measuring leg movements during sleep using accelerometry: Comparison with EMG and piezo-electric scored events","page":"6862-6865","source":"IEEE Xplore","event":"2013 35th Annual International Conference of the IEEE Engineering in Medicine and Biology Society (EMBC)","abstract":"Periodic Limb Movements during Sleep (PLMS) can cause significant disturbance to sleep, resulting in daytime sleepiness and reduced quality of life. In conventional clinical practice, PLMS are measured using overnight electromyogram (EMG) of the tibialis anterior muscle, although historically they have also been measured using piezo-electric gauges placed over the muscle. However, PLMS counts (PLM index) do not correlate well with clinical symptomology. In this study, we propose that because EMG and piezo derived signals measure muscle activation rather than actual movement, they may count events with no appreciable movement of the limb and therefore no contribution to sleep disturbance. The aim of this study is thus to determine the percentage of clinically scored limb movements which are not associated with movement of the great toe measured using accelerometry. 9 participants were studied simultaneously with an overnight diagnostic polysomnogram (including EMG and piezo instrumentation of the right leg) and high temporal resolution accelerometry of the right great toe. Limb movements were scored, and peak acceleration during each scored movement was quantified. Across the participant population, 54.9% (range: 26.7-76.3) and 39.0% (range: 4.8-69.6) of limb movements scored using piezo and EMG instrumentation respectively, were not associated with toe movement measured with accelerometry. If sleep disturbance is the consequence of the limb movements, these results may explain why conventional piezo or EMG derived PLMI is poorly correlated with clinical symptomology.","DOI":"10.1109/EMBC.2013.6611134","shortTitle":"Measuring leg movements during sleep using accelerometry","author":[{"family":"Terrill","given":"P.I."},{"family":"Leong","given":"M."},{"family":"Barton","given":"K."},{"family":"Freakley","given":"C."},{"family":"Downey","given":"C."},{"family":"Vanniekerk","given":"M."},{"family":"Jorgensen","given":"G."},{"family":"Douglas","given":"J."}],"issued":{"date-parts":[["2013",7]]}}}],"schema":"https://github.com/citation-style-language/schema/raw/master/csl-citation.json"} </w:instrText>
      </w:r>
      <w:r w:rsidR="00285E3E">
        <w:fldChar w:fldCharType="separate"/>
      </w:r>
      <w:r w:rsidR="00285E3E" w:rsidRPr="00285E3E">
        <w:t>(Terrill et al., 2013)</w:t>
      </w:r>
      <w:r w:rsidR="00285E3E">
        <w:fldChar w:fldCharType="end"/>
      </w:r>
      <w:r w:rsidRPr="00D07987">
        <w:t>.</w:t>
      </w:r>
    </w:p>
    <w:p w14:paraId="0A81C517" w14:textId="6269288D" w:rsidR="001A5881" w:rsidRDefault="001A5881" w:rsidP="008422E2">
      <w:pPr>
        <w:pStyle w:val="Ttulo1"/>
      </w:pPr>
      <w:bookmarkStart w:id="232" w:name="_Toc402197180"/>
      <w:bookmarkStart w:id="233" w:name="_Toc402197238"/>
      <w:bookmarkStart w:id="234" w:name="_Toc402197346"/>
      <w:bookmarkStart w:id="235" w:name="_Toc402197398"/>
      <w:bookmarkStart w:id="236" w:name="_Toc402197490"/>
      <w:bookmarkStart w:id="237" w:name="_Toc402203633"/>
      <w:bookmarkStart w:id="238" w:name="_Toc402203736"/>
      <w:bookmarkStart w:id="239" w:name="_Toc402203794"/>
      <w:bookmarkStart w:id="240" w:name="_Toc402197181"/>
      <w:bookmarkStart w:id="241" w:name="_Toc402197239"/>
      <w:bookmarkStart w:id="242" w:name="_Toc402197347"/>
      <w:bookmarkStart w:id="243" w:name="_Toc402197399"/>
      <w:bookmarkStart w:id="244" w:name="_Toc402197491"/>
      <w:bookmarkStart w:id="245" w:name="_Toc402203634"/>
      <w:bookmarkStart w:id="246" w:name="_Toc402203737"/>
      <w:bookmarkStart w:id="247" w:name="_Toc402203795"/>
      <w:bookmarkStart w:id="248" w:name="_Toc402197182"/>
      <w:bookmarkStart w:id="249" w:name="_Toc402197240"/>
      <w:bookmarkStart w:id="250" w:name="_Toc402197348"/>
      <w:bookmarkStart w:id="251" w:name="_Toc402197400"/>
      <w:bookmarkStart w:id="252" w:name="_Toc402197492"/>
      <w:bookmarkStart w:id="253" w:name="_Toc402203635"/>
      <w:bookmarkStart w:id="254" w:name="_Toc402203738"/>
      <w:bookmarkStart w:id="255" w:name="_Toc402203796"/>
      <w:bookmarkStart w:id="256" w:name="_Toc402197183"/>
      <w:bookmarkStart w:id="257" w:name="_Toc402197241"/>
      <w:bookmarkStart w:id="258" w:name="_Toc402197349"/>
      <w:bookmarkStart w:id="259" w:name="_Toc402197401"/>
      <w:bookmarkStart w:id="260" w:name="_Toc402197493"/>
      <w:bookmarkStart w:id="261" w:name="_Toc402203636"/>
      <w:bookmarkStart w:id="262" w:name="_Toc402203739"/>
      <w:bookmarkStart w:id="263" w:name="_Toc402203797"/>
      <w:bookmarkStart w:id="264" w:name="_Toc402197184"/>
      <w:bookmarkStart w:id="265" w:name="_Toc402197242"/>
      <w:bookmarkStart w:id="266" w:name="_Toc402197350"/>
      <w:bookmarkStart w:id="267" w:name="_Toc402197402"/>
      <w:bookmarkStart w:id="268" w:name="_Toc402197494"/>
      <w:bookmarkStart w:id="269" w:name="_Toc402203637"/>
      <w:bookmarkStart w:id="270" w:name="_Toc402203740"/>
      <w:bookmarkStart w:id="271" w:name="_Toc402203798"/>
      <w:bookmarkStart w:id="272" w:name="_Toc404230835"/>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r w:rsidRPr="00E11516">
        <w:t>Desarrollo de la propuesta</w:t>
      </w:r>
      <w:bookmarkEnd w:id="272"/>
    </w:p>
    <w:p w14:paraId="3AACF8C8" w14:textId="034F55A5" w:rsidR="0010135F" w:rsidRDefault="00BB6FB2" w:rsidP="00775A97">
      <w:pPr>
        <w:pStyle w:val="TTCuerpo"/>
      </w:pPr>
      <w:r>
        <w:t>En el contexto del desarrollo de la propuesta, se propone una metodología de desarrollo de hardware y software para lograr cumplir con el objetivo de diseñar un prototipo para capturar el movimiento en forma ambulatoria utilizando sensores inerciales. Para esto, el marco teórico define alguno de los términos y, principalmente, tecnologías utilizadas para el desarrollo del prototipo. Posteriormente, el diseño de la propuesta muestra en específico la metodología y los requisitos del sistema para alcanzar los objetivos, para finalmente detallar la implementación agrupada temáticamente.</w:t>
      </w:r>
    </w:p>
    <w:p w14:paraId="057EE570" w14:textId="0921200A" w:rsidR="00905B55" w:rsidRDefault="00905B55" w:rsidP="00905B55">
      <w:pPr>
        <w:pStyle w:val="Ttulo2"/>
      </w:pPr>
      <w:bookmarkStart w:id="273" w:name="_Toc404230836"/>
      <w:r>
        <w:t>Marco teórico</w:t>
      </w:r>
      <w:bookmarkEnd w:id="273"/>
    </w:p>
    <w:p w14:paraId="487FC748" w14:textId="3A8B348A" w:rsidR="001F785B" w:rsidRDefault="001F785B" w:rsidP="00CD216C">
      <w:pPr>
        <w:pStyle w:val="TTCuerpoIndentado"/>
        <w:numPr>
          <w:ilvl w:val="0"/>
          <w:numId w:val="5"/>
        </w:numPr>
      </w:pPr>
      <w:r>
        <w:t xml:space="preserve">Postura: describe la orientación de un objeto respecto a un marco de referencia determinado. </w:t>
      </w:r>
      <w:r w:rsidR="00927717">
        <w:t xml:space="preserve">En el contexto de este trabajo, se utilizará postura u orientación indistintamente para describir el movimiento angular de un objeto; es decir, todas las posibles rotaciones (sin desplazarse) que pueda realizar un objeto en un punto fijo. La postura, en términos generales, se mide en ángulos </w:t>
      </w:r>
      <w:del w:id="274" w:author="SSepulveda" w:date="2014-12-16T05:09:00Z">
        <w:r w:rsidR="00927717" w:rsidDel="0028411C">
          <w:delText xml:space="preserve">o radianes </w:delText>
        </w:r>
      </w:del>
      <w:r w:rsidR="00927717">
        <w:t>respecto a un punto de referencia. Existen denominaciones establecidas en diferentes ámbitos para los movimientos angulares, entre ellos</w:t>
      </w:r>
      <w:del w:id="275" w:author="SSepulveda" w:date="2014-12-16T05:15:00Z">
        <w:r w:rsidR="00927717" w:rsidDel="00E7405F">
          <w:delText xml:space="preserve">, </w:delText>
        </w:r>
      </w:del>
      <w:ins w:id="276" w:author="SSepulveda" w:date="2014-12-16T05:15:00Z">
        <w:r w:rsidR="00E7405F">
          <w:t xml:space="preserve">; </w:t>
        </w:r>
      </w:ins>
      <w:del w:id="277" w:author="SSepulveda" w:date="2014-12-16T05:15:00Z">
        <w:r w:rsidR="00927717" w:rsidDel="00E7405F">
          <w:delText xml:space="preserve">en </w:delText>
        </w:r>
      </w:del>
      <w:r w:rsidR="00927717">
        <w:t>robótica, aeronáutica</w:t>
      </w:r>
      <w:r w:rsidR="008413AB">
        <w:t>, sistemas de coorde</w:t>
      </w:r>
      <w:r w:rsidR="00880B22">
        <w:t>nadas esféricas e incluso astronomía. Las representaciones de postura más comunes son:</w:t>
      </w:r>
    </w:p>
    <w:p w14:paraId="294E7707" w14:textId="264BEEBB" w:rsidR="002118AA" w:rsidRPr="0012312E" w:rsidRDefault="00880B22" w:rsidP="0012312E">
      <w:pPr>
        <w:pStyle w:val="TTCuerpoIndentado"/>
        <w:numPr>
          <w:ilvl w:val="1"/>
          <w:numId w:val="5"/>
        </w:numPr>
        <w:rPr>
          <w:lang w:val="es-ES"/>
        </w:rPr>
      </w:pPr>
      <w:r>
        <w:t xml:space="preserve">Ángulos de Euler: es la definición común para describir el movimiento angular en planos cartesianos, a través de </w:t>
      </w:r>
      <w:r w:rsidR="004E381D" w:rsidRPr="004E381D">
        <w:rPr>
          <w:i/>
        </w:rPr>
        <w:t>yaw</w:t>
      </w:r>
      <w:r w:rsidR="004E381D">
        <w:t xml:space="preserve">, </w:t>
      </w:r>
      <w:r w:rsidRPr="00880B22">
        <w:rPr>
          <w:i/>
        </w:rPr>
        <w:t>pitch</w:t>
      </w:r>
      <w:r w:rsidR="004E381D">
        <w:t xml:space="preserve"> y </w:t>
      </w:r>
      <w:r w:rsidRPr="00880B22">
        <w:rPr>
          <w:i/>
        </w:rPr>
        <w:t>roll</w:t>
      </w:r>
      <w:r w:rsidR="00913A58">
        <w:rPr>
          <w:i/>
        </w:rPr>
        <w:t xml:space="preserve"> </w:t>
      </w:r>
      <w:r w:rsidR="00913A58">
        <w:rPr>
          <w:i/>
        </w:rPr>
        <w:fldChar w:fldCharType="begin"/>
      </w:r>
      <w:r w:rsidR="00913A58">
        <w:rPr>
          <w:i/>
        </w:rPr>
        <w:instrText xml:space="preserve"> ADDIN ZOTERO_ITEM CSL_CITATION {"citationID":"1qmgrkiv7o","properties":{"formattedCitation":"(Thrun, Burgard, &amp; Fox, 2005)","plainCitation":"(Thrun, Burgard, &amp; Fox, 2005)"},"citationItems":[{"id":668,"uris":["http://zotero.org/users/local/bwVY6orv/items/7PK9S49U"],"uri":["http://zotero.org/users/local/bwVY6orv/items/7PK9S49U"],"itemData":{"id":668,"type":"book","title":"Probabilistic Robotics","publisher":"Mit","publisher-place":"Cambridge, Mass","number-of-pages":"668","source":"Amazon.com","event-place":"Cambridge, Mass","abstract":"Probabilistic robotics is a new and growing area in robotics, concerned with perception and control in the face of uncertainty. Building on the field of mathematical statistics, probabilistic robotics endows robots with a new level of robustness in real-world situations. This book introduces the reader to a wealth of techniques and algorithms in the field. All algorithms are based on a single overarching mathematical foundation. Each chapter provides example implementations in pseudo code, detailed mathematical derivations, discussions from a practitioner's perspective, and extensive lists of exercises and class projects. The book's Web site, www.probabilistic-robotics.org, has additional material. The book is relevant for anyone involved in robotic software development and scientific research. It will also be of interest to applied statisticians and engineers dealing with real-world sensor data.","ISBN":"9780262201629","language":"Inglés","author":[{"family":"Thrun","given":"Sebastian"},{"family":"Burgard","given":"Wolfram"},{"family":"Fox","given":"Dieter"}],"issued":{"date-parts":[["2005",10,1]]}}}],"schema":"https://github.com/citation-style-language/schema/raw/master/csl-citation.json"} </w:instrText>
      </w:r>
      <w:r w:rsidR="00913A58">
        <w:rPr>
          <w:i/>
        </w:rPr>
        <w:fldChar w:fldCharType="separate"/>
      </w:r>
      <w:r w:rsidR="00913A58" w:rsidRPr="00913A58">
        <w:t>(Thrun, Burgard, &amp; Fox, 2005)</w:t>
      </w:r>
      <w:r w:rsidR="00913A58">
        <w:rPr>
          <w:i/>
        </w:rPr>
        <w:fldChar w:fldCharType="end"/>
      </w:r>
      <w:r>
        <w:t xml:space="preserve">. </w:t>
      </w:r>
      <w:r w:rsidR="004E6A1D">
        <w:t xml:space="preserve">Los ángulos son medidos desde los ejes cartesianos siguiendo la regla de la mano </w:t>
      </w:r>
      <w:r w:rsidR="004E6A1D">
        <w:lastRenderedPageBreak/>
        <w:t xml:space="preserve">derecha. La </w:t>
      </w:r>
      <w:r w:rsidR="00CD577A">
        <w:fldChar w:fldCharType="begin"/>
      </w:r>
      <w:r w:rsidR="00CD577A">
        <w:instrText xml:space="preserve"> REF _Ref404128475 </w:instrText>
      </w:r>
      <w:r w:rsidR="00CD577A">
        <w:fldChar w:fldCharType="separate"/>
      </w:r>
      <w:r w:rsidR="00CA29B9">
        <w:t xml:space="preserve">Figura </w:t>
      </w:r>
      <w:r w:rsidR="00CA29B9">
        <w:rPr>
          <w:noProof/>
        </w:rPr>
        <w:t>1</w:t>
      </w:r>
      <w:r w:rsidR="00CD577A">
        <w:rPr>
          <w:noProof/>
        </w:rPr>
        <w:fldChar w:fldCharType="end"/>
      </w:r>
      <w:r w:rsidR="00C73B78">
        <w:t xml:space="preserve"> </w:t>
      </w:r>
      <w:r w:rsidR="004E6A1D">
        <w:t>muestra la disposición de los ejes y los nombres otorgados a cada movimiento</w:t>
      </w:r>
      <w:r w:rsidR="00D4158B">
        <w:t xml:space="preserve">. Es importante notar que </w:t>
      </w:r>
      <w:r w:rsidR="00D4158B" w:rsidRPr="00D4158B">
        <w:rPr>
          <w:i/>
        </w:rPr>
        <w:t>yaw</w:t>
      </w:r>
      <w:r w:rsidR="00D4158B">
        <w:t xml:space="preserve"> puede ser denominado como </w:t>
      </w:r>
      <w:r w:rsidR="00D4158B" w:rsidRPr="00D4158B">
        <w:rPr>
          <w:i/>
        </w:rPr>
        <w:t>heading</w:t>
      </w:r>
      <w:r w:rsidR="00D4158B">
        <w:t xml:space="preserve"> dependiendo del contexto en que se utilice. Si bien, indistintamente corresponden a </w:t>
      </w:r>
      <w:r w:rsidR="00D02AEF">
        <w:t>la misma postura, en el punto (10</w:t>
      </w:r>
      <w:r w:rsidR="00D4158B">
        <w:t>) marco de referencia se describirá las diferen</w:t>
      </w:r>
      <w:r w:rsidR="0012312E">
        <w:t>cias con que se suelen utilizar.</w:t>
      </w:r>
    </w:p>
    <w:p w14:paraId="75D0FB26" w14:textId="49674B35" w:rsidR="002118AA" w:rsidRPr="002118AA" w:rsidRDefault="002118AA" w:rsidP="00D4158B">
      <w:pPr>
        <w:pStyle w:val="TTCuerpoIndentado"/>
        <w:ind w:left="1156" w:firstLine="0"/>
        <w:rPr>
          <w:lang w:val="es-ES"/>
        </w:rPr>
      </w:pPr>
      <w:r w:rsidRPr="002118AA">
        <w:rPr>
          <w:lang w:val="es-ES"/>
        </w:rPr>
        <w:t>Existe una problemática en la representaci</w:t>
      </w:r>
      <w:r>
        <w:rPr>
          <w:lang w:val="es-ES"/>
        </w:rPr>
        <w:t xml:space="preserve">ón de la postura a través de ángulos tridimensionales, conocido como </w:t>
      </w:r>
      <w:r w:rsidR="00607B35" w:rsidRPr="00607B35">
        <w:rPr>
          <w:i/>
          <w:lang w:val="es-ES"/>
        </w:rPr>
        <w:t>Gimbal L</w:t>
      </w:r>
      <w:r w:rsidRPr="00607B35">
        <w:rPr>
          <w:i/>
          <w:lang w:val="es-ES"/>
        </w:rPr>
        <w:t>ock</w:t>
      </w:r>
      <w:r w:rsidR="00607B35">
        <w:rPr>
          <w:lang w:val="es-ES"/>
        </w:rPr>
        <w:t>. Este fenómeno se produce cuando los ángulos de Euler se paralelizan</w:t>
      </w:r>
      <w:r w:rsidR="009727B5">
        <w:rPr>
          <w:lang w:val="es-ES"/>
        </w:rPr>
        <w:t xml:space="preserve"> en el plano cartesiano</w:t>
      </w:r>
      <w:r w:rsidR="00607B35">
        <w:rPr>
          <w:lang w:val="es-ES"/>
        </w:rPr>
        <w:t>, quitando un grado de libertad al sistema.</w:t>
      </w:r>
      <w:r w:rsidR="009727B5">
        <w:rPr>
          <w:lang w:val="es-ES"/>
        </w:rPr>
        <w:t xml:space="preserve"> En estas condiciones, se pierde la postura</w:t>
      </w:r>
      <w:r w:rsidR="00FE2907">
        <w:rPr>
          <w:lang w:val="es-ES"/>
        </w:rPr>
        <w:t xml:space="preserve"> y las referencia</w:t>
      </w:r>
      <w:r w:rsidR="007234AC">
        <w:rPr>
          <w:lang w:val="es-ES"/>
        </w:rPr>
        <w:t>s se deben volver a establecer.</w:t>
      </w:r>
    </w:p>
    <w:p w14:paraId="175E6696" w14:textId="3D4986F4" w:rsidR="00494E13" w:rsidRDefault="009727B5" w:rsidP="00CD216C">
      <w:pPr>
        <w:pStyle w:val="TTCuerpoIndentado"/>
        <w:numPr>
          <w:ilvl w:val="1"/>
          <w:numId w:val="5"/>
        </w:numPr>
        <w:rPr>
          <w:lang w:val="es-ES"/>
        </w:rPr>
      </w:pPr>
      <w:r>
        <w:rPr>
          <w:lang w:val="es-ES"/>
        </w:rPr>
        <w:t>Cuaternion (</w:t>
      </w:r>
      <w:r w:rsidRPr="009727B5">
        <w:rPr>
          <w:i/>
          <w:lang w:val="es-ES"/>
        </w:rPr>
        <w:t>Quaternion</w:t>
      </w:r>
      <w:r>
        <w:rPr>
          <w:lang w:val="es-ES"/>
        </w:rPr>
        <w:t>)</w:t>
      </w:r>
      <w:r w:rsidR="00FE2907">
        <w:rPr>
          <w:lang w:val="es-ES"/>
        </w:rPr>
        <w:t xml:space="preserve">: </w:t>
      </w:r>
      <w:commentRangeStart w:id="278"/>
      <w:r w:rsidR="007234AC">
        <w:rPr>
          <w:lang w:val="es-ES"/>
        </w:rPr>
        <w:t>es una representación en cuatro dimensiones de un cuerpo en un espacio tridimensional</w:t>
      </w:r>
      <w:r w:rsidR="00E43AE7">
        <w:rPr>
          <w:lang w:val="es-ES"/>
        </w:rPr>
        <w:t>, como extensión de números complejos</w:t>
      </w:r>
      <w:commentRangeEnd w:id="278"/>
      <w:r w:rsidR="005D6429">
        <w:rPr>
          <w:rStyle w:val="Refdecomentario"/>
          <w:rFonts w:ascii="Times New Roman" w:hAnsi="Times New Roman"/>
        </w:rPr>
        <w:commentReference w:id="278"/>
      </w:r>
      <w:r w:rsidR="007234AC">
        <w:rPr>
          <w:lang w:val="es-ES"/>
        </w:rPr>
        <w:t>.</w:t>
      </w:r>
      <w:r w:rsidR="00494E13">
        <w:rPr>
          <w:lang w:val="es-ES"/>
        </w:rPr>
        <w:t xml:space="preserve"> Una orientación arbitraria del marco B relativo al marco A se puede obtener a través de una rotación del ángulo </w:t>
      </w:r>
      <m:oMath>
        <m:r>
          <w:rPr>
            <w:rFonts w:ascii="Cambria Math" w:hAnsi="Cambria Math"/>
            <w:lang w:val="es-ES"/>
          </w:rPr>
          <m:t>θ</m:t>
        </m:r>
      </m:oMath>
      <w:r w:rsidR="00494E13">
        <w:rPr>
          <w:lang w:val="es-ES"/>
        </w:rPr>
        <w:t xml:space="preserve">. Es posible, entonces, representar el cuaternion </w:t>
      </w:r>
      <m:oMath>
        <m:sPre>
          <m:sPrePr>
            <m:ctrlPr>
              <w:rPr>
                <w:rFonts w:ascii="Cambria Math" w:hAnsi="Cambria Math"/>
                <w:i/>
                <w:lang w:val="es-ES"/>
              </w:rPr>
            </m:ctrlPr>
          </m:sPrePr>
          <m:sub>
            <m:r>
              <w:rPr>
                <w:rFonts w:ascii="Cambria Math" w:hAnsi="Cambria Math"/>
                <w:lang w:val="es-ES"/>
              </w:rPr>
              <m:t>B</m:t>
            </m:r>
          </m:sub>
          <m:sup>
            <m:r>
              <w:rPr>
                <w:rFonts w:ascii="Cambria Math" w:hAnsi="Cambria Math"/>
                <w:lang w:val="es-ES"/>
              </w:rPr>
              <m:t>A</m:t>
            </m:r>
          </m:sup>
          <m:e>
            <m:acc>
              <m:accPr>
                <m:ctrlPr>
                  <w:rPr>
                    <w:rFonts w:ascii="Cambria Math" w:hAnsi="Cambria Math"/>
                    <w:i/>
                    <w:lang w:val="es-ES"/>
                  </w:rPr>
                </m:ctrlPr>
              </m:accPr>
              <m:e>
                <m:r>
                  <w:rPr>
                    <w:rFonts w:ascii="Cambria Math" w:hAnsi="Cambria Math"/>
                    <w:lang w:val="es-ES"/>
                  </w:rPr>
                  <m:t>q</m:t>
                </m:r>
              </m:e>
            </m:acc>
          </m:e>
        </m:sPre>
      </m:oMath>
      <w:r w:rsidR="00494E13">
        <w:rPr>
          <w:lang w:val="es-ES"/>
        </w:rPr>
        <w:t xml:space="preserve"> como muestra la ecuación </w:t>
      </w:r>
      <w:r w:rsidR="00F2780B">
        <w:rPr>
          <w:lang w:val="es-ES"/>
        </w:rPr>
        <w:t>1</w:t>
      </w:r>
      <w:r w:rsidR="00494E13">
        <w:rPr>
          <w:lang w:val="es-ES"/>
        </w:rPr>
        <w:t xml:space="preserve">, basado en la representación de la </w:t>
      </w:r>
      <w:r w:rsidR="005C4DE1">
        <w:rPr>
          <w:lang w:val="es-ES"/>
        </w:rPr>
        <w:fldChar w:fldCharType="begin"/>
      </w:r>
      <w:r w:rsidR="005C4DE1">
        <w:rPr>
          <w:lang w:val="es-ES"/>
        </w:rPr>
        <w:instrText xml:space="preserve"> REF _Ref404129042 </w:instrText>
      </w:r>
      <w:r w:rsidR="005C4DE1">
        <w:rPr>
          <w:lang w:val="es-ES"/>
        </w:rPr>
        <w:fldChar w:fldCharType="separate"/>
      </w:r>
      <w:r w:rsidR="00CA29B9">
        <w:t xml:space="preserve">Figura </w:t>
      </w:r>
      <w:r w:rsidR="00CA29B9">
        <w:rPr>
          <w:noProof/>
        </w:rPr>
        <w:t>2</w:t>
      </w:r>
      <w:r w:rsidR="005C4DE1">
        <w:rPr>
          <w:lang w:val="es-ES"/>
        </w:rPr>
        <w:fldChar w:fldCharType="end"/>
      </w:r>
      <w:r w:rsidR="00494E13">
        <w:rPr>
          <w:lang w:val="es-ES"/>
        </w:rPr>
        <w:t>.</w:t>
      </w:r>
    </w:p>
    <w:p w14:paraId="034E3B2E" w14:textId="0ECCD409" w:rsidR="00494E13" w:rsidRDefault="00CD577A" w:rsidP="00494E13">
      <w:pPr>
        <w:pStyle w:val="TTCuerpoIndentado"/>
        <w:ind w:left="1080" w:firstLine="0"/>
        <w:rPr>
          <w:lang w:val="es-ES"/>
        </w:rPr>
      </w:pPr>
      <w:r>
        <w:rPr>
          <w:noProof/>
        </w:rPr>
        <w:pict w14:anchorId="3FEE8913">
          <v:shapetype id="_x0000_t202" coordsize="21600,21600" o:spt="202" path="m,l,21600r21600,l21600,xe">
            <v:stroke joinstyle="miter"/>
            <v:path gradientshapeok="t" o:connecttype="rect"/>
          </v:shapetype>
          <v:shape id="_x0000_s1037" type="#_x0000_t202" style="position:absolute;left:0;text-align:left;margin-left:122.1pt;margin-top:292.35pt;width:219.7pt;height:30.5pt;z-index:251661824;mso-position-horizontal-relative:text;mso-position-vertical-relative:text" stroked="f">
            <v:textbox style="mso-next-textbox:#_x0000_s1037;mso-fit-shape-to-text:t" inset="0,0,0,0">
              <w:txbxContent>
                <w:p w14:paraId="3D0D641C" w14:textId="31744BAC" w:rsidR="0075155C" w:rsidRPr="002C23D9" w:rsidRDefault="0075155C" w:rsidP="00A25AA0">
                  <w:pPr>
                    <w:pStyle w:val="fig"/>
                    <w:rPr>
                      <w:rFonts w:ascii="Apple Garamond Light" w:hAnsi="Apple Garamond Light"/>
                      <w:noProof/>
                      <w:sz w:val="24"/>
                      <w:szCs w:val="24"/>
                    </w:rPr>
                  </w:pPr>
                  <w:bookmarkStart w:id="279" w:name="_Ref404128475"/>
                  <w:r>
                    <w:t xml:space="preserve">Figura </w:t>
                  </w:r>
                  <w:r w:rsidR="00CD577A">
                    <w:fldChar w:fldCharType="begin"/>
                  </w:r>
                  <w:r w:rsidR="00CD577A">
                    <w:instrText xml:space="preserve"> SEQ Figura \* ARABIC </w:instrText>
                  </w:r>
                  <w:r w:rsidR="00CD577A">
                    <w:fldChar w:fldCharType="separate"/>
                  </w:r>
                  <w:r>
                    <w:rPr>
                      <w:noProof/>
                    </w:rPr>
                    <w:t>1</w:t>
                  </w:r>
                  <w:r w:rsidR="00CD577A">
                    <w:rPr>
                      <w:noProof/>
                    </w:rPr>
                    <w:fldChar w:fldCharType="end"/>
                  </w:r>
                  <w:bookmarkEnd w:id="279"/>
                  <w:r>
                    <w:t>- Representación de los movimientos angulares de yaw, pitch y roll</w:t>
                  </w:r>
                  <w:ins w:id="280" w:author="SSepulveda" w:date="2014-12-16T05:20:00Z">
                    <w:r w:rsidR="003F05DD">
                      <w:t xml:space="preserve"> (</w:t>
                    </w:r>
                  </w:ins>
                  <w:ins w:id="281" w:author="SSepulveda" w:date="2014-12-16T05:21:00Z">
                    <w:r w:rsidR="003F05DD">
                      <w:t>fuente</w:t>
                    </w:r>
                  </w:ins>
                  <w:ins w:id="282" w:author="SSepulveda" w:date="2014-12-16T05:20:00Z">
                    <w:r w:rsidR="003F05DD">
                      <w:t>)</w:t>
                    </w:r>
                  </w:ins>
                  <w:r>
                    <w:t>.</w:t>
                  </w:r>
                </w:p>
              </w:txbxContent>
            </v:textbox>
            <w10:wrap type="topAndBottom"/>
          </v:shape>
        </w:pict>
      </w:r>
      <w:r w:rsidR="003F05DD">
        <w:rPr>
          <w:noProof/>
          <w:lang w:val="en-US" w:eastAsia="en-US"/>
        </w:rPr>
        <w:drawing>
          <wp:anchor distT="0" distB="0" distL="114300" distR="114300" simplePos="0" relativeHeight="251657216" behindDoc="0" locked="0" layoutInCell="1" allowOverlap="1" wp14:anchorId="032B635E" wp14:editId="033FD78E">
            <wp:simplePos x="0" y="0"/>
            <wp:positionH relativeFrom="column">
              <wp:posOffset>1563275</wp:posOffset>
            </wp:positionH>
            <wp:positionV relativeFrom="page">
              <wp:posOffset>4339877</wp:posOffset>
            </wp:positionV>
            <wp:extent cx="2790190" cy="2556510"/>
            <wp:effectExtent l="0" t="0" r="0" b="0"/>
            <wp:wrapTopAndBottom/>
            <wp:docPr id="1" name="Imagen 1" descr="E:\Pictures\roll_pitch_and_y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s\roll_pitch_and_ya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0190" cy="2556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9"/>
        <w:gridCol w:w="461"/>
      </w:tblGrid>
      <w:tr w:rsidR="00F2780B" w14:paraId="403C47DB" w14:textId="77777777" w:rsidTr="00F2780B">
        <w:tc>
          <w:tcPr>
            <w:tcW w:w="4753" w:type="pct"/>
          </w:tcPr>
          <w:p w14:paraId="29B485A9" w14:textId="77777777" w:rsidR="00F2780B" w:rsidRPr="005D6429" w:rsidRDefault="00CD577A" w:rsidP="00F2780B">
            <w:pPr>
              <w:rPr>
                <w:lang w:val="es-ES"/>
              </w:rPr>
            </w:pPr>
            <m:oMathPara>
              <m:oMathParaPr>
                <m:jc m:val="right"/>
              </m:oMathParaPr>
              <m:oMath>
                <m:sPre>
                  <m:sPrePr>
                    <m:ctrlPr>
                      <w:rPr>
                        <w:rFonts w:ascii="Cambria Math" w:hAnsi="Cambria Math"/>
                        <w:lang w:val="es-ES"/>
                      </w:rPr>
                    </m:ctrlPr>
                  </m:sPrePr>
                  <m:sub>
                    <m:r>
                      <w:rPr>
                        <w:rFonts w:ascii="Cambria Math" w:hAnsi="Cambria Math"/>
                        <w:lang w:val="es-ES"/>
                      </w:rPr>
                      <m:t>B</m:t>
                    </m:r>
                  </m:sub>
                  <m:sup>
                    <m:r>
                      <w:rPr>
                        <w:rFonts w:ascii="Cambria Math" w:hAnsi="Cambria Math"/>
                        <w:lang w:val="es-ES"/>
                      </w:rPr>
                      <m:t>A</m:t>
                    </m:r>
                  </m:sup>
                  <m:e>
                    <m:acc>
                      <m:accPr>
                        <m:ctrlPr>
                          <w:rPr>
                            <w:rFonts w:ascii="Cambria Math" w:hAnsi="Cambria Math"/>
                            <w:lang w:val="es-ES"/>
                          </w:rPr>
                        </m:ctrlPr>
                      </m:accPr>
                      <m:e>
                        <m:r>
                          <w:rPr>
                            <w:rFonts w:ascii="Cambria Math" w:hAnsi="Cambria Math"/>
                            <w:lang w:val="es-ES"/>
                          </w:rPr>
                          <m:t>q</m:t>
                        </m:r>
                      </m:e>
                    </m:acc>
                  </m:e>
                </m:sPre>
                <m:r>
                  <m:rPr>
                    <m:sty m:val="p"/>
                  </m:rPr>
                  <w:rPr>
                    <w:rFonts w:ascii="Cambria Math" w:hAnsi="Cambria Math"/>
                    <w:lang w:val="es-ES"/>
                  </w:rPr>
                  <m:t>=</m:t>
                </m:r>
                <m:d>
                  <m:dPr>
                    <m:begChr m:val="["/>
                    <m:endChr m:val="]"/>
                    <m:ctrlPr>
                      <w:rPr>
                        <w:rFonts w:ascii="Cambria Math" w:hAnsi="Cambria Math"/>
                        <w:lang w:val="es-ES"/>
                      </w:rPr>
                    </m:ctrlPr>
                  </m:dPr>
                  <m:e>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e>
                </m:d>
                <m:r>
                  <m:rPr>
                    <m:sty m:val="p"/>
                  </m:rPr>
                  <w:rPr>
                    <w:rFonts w:ascii="Cambria Math" w:hAnsi="Cambria Math"/>
                    <w:lang w:val="es-ES"/>
                  </w:rPr>
                  <m:t>=[</m:t>
                </m:r>
                <m:func>
                  <m:funcPr>
                    <m:ctrlPr>
                      <w:rPr>
                        <w:rFonts w:ascii="Cambria Math" w:hAnsi="Cambria Math"/>
                        <w:lang w:val="es-ES"/>
                      </w:rPr>
                    </m:ctrlPr>
                  </m:funcPr>
                  <m:fName>
                    <m:r>
                      <m:rPr>
                        <m:sty m:val="p"/>
                      </m:rPr>
                      <w:rPr>
                        <w:rFonts w:ascii="Cambria Math" w:hAnsi="Cambria Math"/>
                        <w:lang w:val="es-ES"/>
                      </w:rPr>
                      <m:t>cos</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x</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e>
                    </m:func>
                  </m:e>
                </m:func>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y</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z</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e>
                    </m:func>
                  </m:e>
                </m:func>
              </m:oMath>
            </m:oMathPara>
          </w:p>
          <w:p w14:paraId="4348290A" w14:textId="77777777" w:rsidR="00F2780B" w:rsidRDefault="00F2780B" w:rsidP="008957C0">
            <w:pPr>
              <w:rPr>
                <w:rFonts w:ascii="Apple Garamond Light" w:hAnsi="Apple Garamond Light"/>
                <w:lang w:val="es-ES"/>
              </w:rPr>
            </w:pPr>
          </w:p>
        </w:tc>
        <w:tc>
          <w:tcPr>
            <w:tcW w:w="247" w:type="pct"/>
          </w:tcPr>
          <w:p w14:paraId="425B363B" w14:textId="34CE48BF" w:rsidR="00F2780B" w:rsidRDefault="00F2780B" w:rsidP="008957C0">
            <w:pPr>
              <w:rPr>
                <w:rFonts w:ascii="Apple Garamond Light" w:hAnsi="Apple Garamond Light"/>
                <w:lang w:val="es-ES"/>
              </w:rPr>
            </w:pPr>
            <w:r>
              <w:rPr>
                <w:rFonts w:ascii="Apple Garamond Light" w:hAnsi="Apple Garamond Light"/>
                <w:lang w:val="es-ES"/>
              </w:rPr>
              <w:t>(1)</w:t>
            </w:r>
          </w:p>
        </w:tc>
      </w:tr>
    </w:tbl>
    <w:p w14:paraId="4C423FC5" w14:textId="79337ABE" w:rsidR="00A37FAC" w:rsidRPr="00E43AE7" w:rsidRDefault="00CD577A" w:rsidP="00C73B78">
      <w:pPr>
        <w:pStyle w:val="TTCuerpoIndentado"/>
        <w:ind w:firstLine="0"/>
        <w:rPr>
          <w:lang w:val="es-ES"/>
        </w:rPr>
      </w:pPr>
      <w:r>
        <w:rPr>
          <w:noProof/>
        </w:rPr>
        <w:lastRenderedPageBreak/>
        <w:pict w14:anchorId="481E0088">
          <v:shape id="_x0000_s1038" type="#_x0000_t202" style="position:absolute;left:0;text-align:left;margin-left:117.7pt;margin-top:218.3pt;width:190.25pt;height:.05pt;z-index:251662848;mso-position-horizontal-relative:text;mso-position-vertical-relative:text" stroked="f">
            <v:textbox style="mso-next-textbox:#_x0000_s1038;mso-fit-shape-to-text:t" inset="0,0,0,0">
              <w:txbxContent>
                <w:p w14:paraId="42073999" w14:textId="015BCB8E" w:rsidR="0075155C" w:rsidRPr="008F3C86" w:rsidRDefault="0075155C" w:rsidP="00A25AA0">
                  <w:pPr>
                    <w:pStyle w:val="fig"/>
                    <w:rPr>
                      <w:rFonts w:ascii="Apple Garamond Light" w:hAnsi="Apple Garamond Light"/>
                      <w:noProof/>
                      <w:sz w:val="24"/>
                      <w:szCs w:val="24"/>
                    </w:rPr>
                  </w:pPr>
                  <w:bookmarkStart w:id="283" w:name="_Ref404129042"/>
                  <w:r>
                    <w:t xml:space="preserve">Figura </w:t>
                  </w:r>
                  <w:r w:rsidR="00CD577A">
                    <w:fldChar w:fldCharType="begin"/>
                  </w:r>
                  <w:r w:rsidR="00CD577A">
                    <w:instrText xml:space="preserve"> SEQ Figura \* ARABIC </w:instrText>
                  </w:r>
                  <w:r w:rsidR="00CD577A">
                    <w:fldChar w:fldCharType="separate"/>
                  </w:r>
                  <w:r>
                    <w:rPr>
                      <w:noProof/>
                    </w:rPr>
                    <w:t>2</w:t>
                  </w:r>
                  <w:r w:rsidR="00CD577A">
                    <w:rPr>
                      <w:noProof/>
                    </w:rPr>
                    <w:fldChar w:fldCharType="end"/>
                  </w:r>
                  <w:bookmarkEnd w:id="283"/>
                  <w:r>
                    <w:t xml:space="preserve">- </w:t>
                  </w:r>
                  <w:r>
                    <w:rPr>
                      <w:lang w:val="es-ES"/>
                    </w:rPr>
                    <w:t xml:space="preserve">La orientación del marco B es obtenida por una rotación del marco A en un ángulo </w:t>
                  </w:r>
                  <m:oMath>
                    <m:r>
                      <w:rPr>
                        <w:rFonts w:ascii="Cambria Math" w:hAnsi="Cambria Math"/>
                        <w:lang w:val="es-ES"/>
                      </w:rPr>
                      <m:t>θ</m:t>
                    </m:r>
                  </m:oMath>
                  <w:r>
                    <w:rPr>
                      <w:lang w:val="es-ES"/>
                    </w:rPr>
                    <w:t xml:space="preserve"> respecto al eje </w:t>
                  </w:r>
                  <m:oMath>
                    <m:sPre>
                      <m:sPrePr>
                        <m:ctrlPr>
                          <w:rPr>
                            <w:rFonts w:ascii="Cambria Math" w:hAnsi="Cambria Math"/>
                            <w:lang w:val="es-ES"/>
                          </w:rPr>
                        </m:ctrlPr>
                      </m:sPrePr>
                      <m:sub/>
                      <m:sup>
                        <m:r>
                          <w:rPr>
                            <w:rFonts w:ascii="Cambria Math" w:hAnsi="Cambria Math"/>
                            <w:lang w:val="es-ES"/>
                          </w:rPr>
                          <m:t>A</m:t>
                        </m:r>
                      </m:sup>
                      <m:e>
                        <m:r>
                          <w:rPr>
                            <w:rFonts w:ascii="Cambria Math" w:hAnsi="Cambria Math"/>
                            <w:lang w:val="es-ES"/>
                          </w:rPr>
                          <m:t>r</m:t>
                        </m:r>
                      </m:e>
                    </m:sPre>
                  </m:oMath>
                  <w:r>
                    <w:rPr>
                      <w:lang w:val="es-ES"/>
                    </w:rPr>
                    <w:t>. Se utiliza la notación de superíndices y subíndices adoptada por Craig para definir las referencias, donde el superíndice indica el marco de referencia, mientras que el subíndice describe el marco descrito</w:t>
                  </w:r>
                  <w:r>
                    <w:rPr>
                      <w:lang w:val="es-ES"/>
                    </w:rPr>
                    <w:fldChar w:fldCharType="begin"/>
                  </w:r>
                  <w:r>
                    <w:rPr>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Pr>
                      <w:lang w:val="es-ES"/>
                    </w:rPr>
                    <w:fldChar w:fldCharType="separate"/>
                  </w:r>
                  <w:r w:rsidRPr="00A37FAC">
                    <w:t>(Madgwick et al., 2011)</w:t>
                  </w:r>
                  <w:r>
                    <w:rPr>
                      <w:lang w:val="es-ES"/>
                    </w:rPr>
                    <w:fldChar w:fldCharType="end"/>
                  </w:r>
                  <w:r>
                    <w:rPr>
                      <w:lang w:val="es-ES"/>
                    </w:rPr>
                    <w:t>.</w:t>
                  </w:r>
                </w:p>
              </w:txbxContent>
            </v:textbox>
            <w10:wrap type="topAndBottom"/>
          </v:shape>
        </w:pict>
      </w:r>
      <w:r w:rsidR="00C73B78">
        <w:rPr>
          <w:noProof/>
          <w:lang w:val="en-US" w:eastAsia="en-US"/>
        </w:rPr>
        <w:drawing>
          <wp:anchor distT="0" distB="0" distL="114300" distR="114300" simplePos="0" relativeHeight="251646464" behindDoc="0" locked="0" layoutInCell="1" allowOverlap="1" wp14:anchorId="5EF289CE" wp14:editId="433D2100">
            <wp:simplePos x="0" y="0"/>
            <wp:positionH relativeFrom="column">
              <wp:posOffset>1494790</wp:posOffset>
            </wp:positionH>
            <wp:positionV relativeFrom="paragraph">
              <wp:posOffset>113781</wp:posOffset>
            </wp:positionV>
            <wp:extent cx="2416175" cy="2601595"/>
            <wp:effectExtent l="0" t="0" r="0" b="0"/>
            <wp:wrapTopAndBottom/>
            <wp:docPr id="2" name="Imagen 2" descr="E:\Pictures\quaternion_frameA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quaternion_frameA_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617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7FAC">
        <w:rPr>
          <w:lang w:val="es-ES"/>
        </w:rPr>
        <w:t xml:space="preserve"> </w:t>
      </w:r>
    </w:p>
    <w:p w14:paraId="1155894D" w14:textId="0A3D5AD7" w:rsidR="00E43AE7" w:rsidRDefault="00E43AE7" w:rsidP="00F2780B">
      <w:pPr>
        <w:pStyle w:val="TTCuerpoIndentado"/>
        <w:ind w:left="1080" w:firstLine="0"/>
        <w:rPr>
          <w:lang w:val="es-ES"/>
        </w:rPr>
      </w:pPr>
      <w:r>
        <w:rPr>
          <w:lang w:val="es-ES"/>
        </w:rPr>
        <w:t>Los cuaterniones como conjunto posee</w:t>
      </w:r>
      <w:ins w:id="284" w:author="SSepulveda" w:date="2014-12-16T05:32:00Z">
        <w:r w:rsidR="00D764F7">
          <w:rPr>
            <w:lang w:val="es-ES"/>
          </w:rPr>
          <w:t>n</w:t>
        </w:r>
      </w:ins>
      <w:r>
        <w:rPr>
          <w:lang w:val="es-ES"/>
        </w:rPr>
        <w:t xml:space="preserve"> las operaciones de conjugación, de producto desarrollado mediante la regla de Hamilton (por tanto, los productos de cuaterniones no son conmutativos). Los cuaterniones pueden también convertirse en otros tipos de </w:t>
      </w:r>
      <w:del w:id="285" w:author="SSepulveda" w:date="2014-12-16T05:34:00Z">
        <w:r w:rsidDel="00D764F7">
          <w:rPr>
            <w:lang w:val="es-ES"/>
          </w:rPr>
          <w:delText>representación</w:delText>
        </w:r>
      </w:del>
      <w:ins w:id="286" w:author="SSepulveda" w:date="2014-12-16T05:34:00Z">
        <w:r w:rsidR="00D764F7">
          <w:rPr>
            <w:lang w:val="es-ES"/>
          </w:rPr>
          <w:t>representaciones</w:t>
        </w:r>
      </w:ins>
      <w:r>
        <w:rPr>
          <w:lang w:val="es-ES"/>
        </w:rPr>
        <w:t xml:space="preserve">, matrices de rotación e incluso, ángulos de Euler, y en este proceso, es posible evitar los errores producidos por el </w:t>
      </w:r>
      <w:r w:rsidRPr="00E43AE7">
        <w:rPr>
          <w:i/>
          <w:lang w:val="es-ES"/>
        </w:rPr>
        <w:t>Gimbal Lock</w:t>
      </w:r>
      <w:r>
        <w:rPr>
          <w:lang w:val="es-ES"/>
        </w:rPr>
        <w:t xml:space="preserve">. Las ecuaciones </w:t>
      </w:r>
      <w:r w:rsidR="00F2780B">
        <w:rPr>
          <w:lang w:val="es-ES"/>
        </w:rPr>
        <w:t>2, 3 y 4</w:t>
      </w:r>
      <w:r>
        <w:rPr>
          <w:lang w:val="es-ES"/>
        </w:rPr>
        <w:t xml:space="preserve"> muestran la relación entre los ángul</w:t>
      </w:r>
      <w:r w:rsidR="00F2780B">
        <w:rPr>
          <w:lang w:val="es-ES"/>
        </w:rPr>
        <w:t>os de Euler y los cuaterniones.</w:t>
      </w:r>
    </w:p>
    <w:p w14:paraId="6C28D885" w14:textId="0643137D" w:rsidR="00A37FAC" w:rsidRPr="00F2780B" w:rsidRDefault="00A37FAC" w:rsidP="008957C0">
      <w:pPr>
        <w:rPr>
          <w:lang w:val="es-ES"/>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9"/>
        <w:gridCol w:w="461"/>
      </w:tblGrid>
      <w:tr w:rsidR="00F2780B" w14:paraId="3AEC0158" w14:textId="77777777" w:rsidTr="00F2780B">
        <w:tc>
          <w:tcPr>
            <w:tcW w:w="4721" w:type="pct"/>
          </w:tcPr>
          <w:p w14:paraId="0BDCC480" w14:textId="564F6399" w:rsidR="00F2780B" w:rsidRDefault="00F2780B">
            <w:pPr>
              <w:jc w:val="right"/>
              <w:rPr>
                <w:rFonts w:ascii="Apple Garamond Light" w:hAnsi="Apple Garamond Light"/>
                <w:lang w:val="es-ES"/>
              </w:rPr>
              <w:pPrChange w:id="287" w:author="SSepulveda" w:date="2014-12-16T05:31:00Z">
                <w:pPr/>
              </w:pPrChange>
            </w:pPr>
            <m:oMathPara>
              <m:oMath>
                <m:r>
                  <w:rPr>
                    <w:rFonts w:ascii="Cambria Math" w:hAnsi="Cambria Math"/>
                    <w:lang w:val="es-ES"/>
                  </w:rPr>
                  <m:t>ϕ(roll)</m:t>
                </m:r>
                <m:r>
                  <m:rPr>
                    <m:sty m:val="p"/>
                  </m:rPr>
                  <w:rPr>
                    <w:rFonts w:ascii="Cambria Math" w:hAnsi="Cambria Math"/>
                    <w:lang w:val="es-ES"/>
                  </w:rPr>
                  <m:t>=</m:t>
                </m:r>
                <m:r>
                  <w:rPr>
                    <w:rFonts w:ascii="Cambria Math" w:hAnsi="Cambria Math"/>
                    <w:lang w:val="es-ES"/>
                  </w:rPr>
                  <m:t>Atan</m:t>
                </m:r>
                <m:r>
                  <m:rPr>
                    <m:sty m:val="p"/>
                  </m:rPr>
                  <w:rPr>
                    <w:rFonts w:ascii="Cambria Math" w:hAnsi="Cambria Math"/>
                    <w:lang w:val="es-ES"/>
                  </w:rPr>
                  <m:t>2(2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4</m:t>
                    </m:r>
                  </m:sub>
                  <m:sup>
                    <m:r>
                      <m:rPr>
                        <m:sty m:val="p"/>
                      </m:rPr>
                      <w:rPr>
                        <w:rFonts w:ascii="Cambria Math" w:hAnsi="Cambria Math"/>
                        <w:lang w:val="es-ES"/>
                      </w:rPr>
                      <m:t>2</m:t>
                    </m:r>
                  </m:sup>
                </m:sSubSup>
                <m:r>
                  <m:rPr>
                    <m:sty m:val="p"/>
                  </m:rPr>
                  <w:rPr>
                    <w:rFonts w:ascii="Cambria Math" w:hAnsi="Cambria Math"/>
                    <w:lang w:val="es-ES"/>
                  </w:rPr>
                  <m:t>-1</m:t>
                </m:r>
              </m:oMath>
            </m:oMathPara>
          </w:p>
        </w:tc>
        <w:tc>
          <w:tcPr>
            <w:tcW w:w="279" w:type="pct"/>
          </w:tcPr>
          <w:p w14:paraId="2F6B1AB3" w14:textId="5991B178" w:rsidR="00F2780B" w:rsidRDefault="00F2780B" w:rsidP="00F2780B">
            <w:pPr>
              <w:jc w:val="center"/>
              <w:rPr>
                <w:rFonts w:ascii="Apple Garamond Light" w:hAnsi="Apple Garamond Light"/>
                <w:lang w:val="es-ES"/>
              </w:rPr>
            </w:pPr>
            <w:r>
              <w:rPr>
                <w:rFonts w:ascii="Apple Garamond Light" w:hAnsi="Apple Garamond Light"/>
                <w:lang w:val="es-ES"/>
              </w:rPr>
              <w:t>(2)</w:t>
            </w:r>
          </w:p>
        </w:tc>
      </w:tr>
      <w:tr w:rsidR="00F2780B" w14:paraId="22B95C8F" w14:textId="77777777" w:rsidTr="00F278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21" w:type="pct"/>
            <w:tcBorders>
              <w:top w:val="nil"/>
              <w:left w:val="nil"/>
              <w:bottom w:val="nil"/>
              <w:right w:val="nil"/>
            </w:tcBorders>
          </w:tcPr>
          <w:p w14:paraId="1145B643" w14:textId="3EACBF78" w:rsidR="00F2780B" w:rsidRPr="00F2780B" w:rsidRDefault="00F2780B">
            <w:pPr>
              <w:jc w:val="right"/>
              <w:rPr>
                <w:lang w:val="es-ES"/>
              </w:rPr>
              <w:pPrChange w:id="288" w:author="SSepulveda" w:date="2014-12-16T05:31:00Z">
                <w:pPr/>
              </w:pPrChange>
            </w:pPr>
            <m:oMathPara>
              <m:oMath>
                <m:r>
                  <w:rPr>
                    <w:rFonts w:ascii="Cambria Math" w:hAnsi="Cambria Math"/>
                    <w:lang w:val="es-ES"/>
                  </w:rPr>
                  <m:t>θ(pitch)</m:t>
                </m:r>
                <m:r>
                  <m:rPr>
                    <m:sty m:val="p"/>
                  </m:rPr>
                  <w:rPr>
                    <w:rFonts w:ascii="Cambria Math" w:hAnsi="Cambria Math"/>
                    <w:lang w:val="es-ES"/>
                  </w:rPr>
                  <m:t>=-</m:t>
                </m:r>
                <m:func>
                  <m:funcPr>
                    <m:ctrlPr>
                      <w:rPr>
                        <w:rFonts w:ascii="Cambria Math" w:hAnsi="Cambria Math"/>
                        <w:lang w:val="es-ES"/>
                      </w:rPr>
                    </m:ctrlPr>
                  </m:funcPr>
                  <m:fName>
                    <m:sSup>
                      <m:sSupPr>
                        <m:ctrlPr>
                          <w:rPr>
                            <w:rFonts w:ascii="Cambria Math" w:hAnsi="Cambria Math"/>
                            <w:lang w:val="es-ES"/>
                          </w:rPr>
                        </m:ctrlPr>
                      </m:sSupPr>
                      <m:e>
                        <m:r>
                          <m:rPr>
                            <m:sty m:val="p"/>
                          </m:rPr>
                          <w:rPr>
                            <w:rFonts w:ascii="Cambria Math" w:hAnsi="Cambria Math"/>
                            <w:lang w:val="es-ES"/>
                          </w:rPr>
                          <m:t>sin</m:t>
                        </m:r>
                      </m:e>
                      <m:sup>
                        <m:r>
                          <m:rPr>
                            <m:sty m:val="p"/>
                          </m:rPr>
                          <w:rPr>
                            <w:rFonts w:ascii="Cambria Math" w:hAnsi="Cambria Math"/>
                            <w:lang w:val="es-ES"/>
                          </w:rPr>
                          <m:t>-1</m:t>
                        </m:r>
                      </m:sup>
                    </m:sSup>
                  </m:fName>
                  <m:e>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m:t>
                    </m:r>
                  </m:e>
                </m:func>
              </m:oMath>
            </m:oMathPara>
          </w:p>
        </w:tc>
        <w:tc>
          <w:tcPr>
            <w:tcW w:w="279" w:type="pct"/>
            <w:tcBorders>
              <w:top w:val="nil"/>
              <w:left w:val="nil"/>
              <w:bottom w:val="nil"/>
              <w:right w:val="nil"/>
            </w:tcBorders>
          </w:tcPr>
          <w:p w14:paraId="3A6DD60C" w14:textId="7EE5411E" w:rsidR="00F2780B" w:rsidRDefault="00F2780B" w:rsidP="00F4310A">
            <w:pPr>
              <w:rPr>
                <w:rFonts w:ascii="Apple Garamond Light" w:hAnsi="Apple Garamond Light"/>
                <w:lang w:val="es-ES"/>
              </w:rPr>
            </w:pPr>
            <w:r>
              <w:rPr>
                <w:rFonts w:ascii="Apple Garamond Light" w:hAnsi="Apple Garamond Light"/>
                <w:lang w:val="es-ES"/>
              </w:rPr>
              <w:t>(3)</w:t>
            </w:r>
          </w:p>
        </w:tc>
      </w:tr>
      <w:tr w:rsidR="00F2780B" w14:paraId="54C9D1B2" w14:textId="77777777" w:rsidTr="00F278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21" w:type="pct"/>
            <w:tcBorders>
              <w:top w:val="nil"/>
              <w:left w:val="nil"/>
              <w:bottom w:val="nil"/>
              <w:right w:val="nil"/>
            </w:tcBorders>
          </w:tcPr>
          <w:p w14:paraId="6B9E35D7" w14:textId="77777777" w:rsidR="00F2780B" w:rsidRPr="00A37FAC" w:rsidRDefault="00F2780B">
            <w:pPr>
              <w:jc w:val="right"/>
              <w:rPr>
                <w:lang w:val="es-ES"/>
              </w:rPr>
              <w:pPrChange w:id="289" w:author="SSepulveda" w:date="2014-12-16T05:31:00Z">
                <w:pPr/>
              </w:pPrChange>
            </w:pPr>
            <m:oMathPara>
              <m:oMath>
                <m:r>
                  <w:rPr>
                    <w:rFonts w:ascii="Cambria Math" w:hAnsi="Cambria Math"/>
                    <w:lang w:val="es-ES"/>
                  </w:rPr>
                  <m:t>ψ(yaw)</m:t>
                </m:r>
                <m:r>
                  <m:rPr>
                    <m:sty m:val="p"/>
                  </m:rPr>
                  <w:rPr>
                    <w:rFonts w:ascii="Cambria Math" w:hAnsi="Cambria Math"/>
                    <w:lang w:val="es-ES"/>
                  </w:rPr>
                  <m:t>=</m:t>
                </m:r>
                <m:r>
                  <w:rPr>
                    <w:rFonts w:ascii="Cambria Math" w:hAnsi="Cambria Math"/>
                    <w:lang w:val="es-ES"/>
                  </w:rPr>
                  <m:t>A</m:t>
                </m:r>
                <m:sSup>
                  <m:sSupPr>
                    <m:ctrlPr>
                      <w:rPr>
                        <w:rFonts w:ascii="Cambria Math" w:hAnsi="Cambria Math"/>
                        <w:i/>
                        <w:iCs/>
                        <w:lang w:val="es-ES"/>
                      </w:rPr>
                    </m:ctrlPr>
                  </m:sSupPr>
                  <m:e>
                    <m:r>
                      <w:rPr>
                        <w:rFonts w:ascii="Cambria Math" w:hAnsi="Cambria Math"/>
                        <w:lang w:val="es-ES"/>
                      </w:rPr>
                      <m:t>tan</m:t>
                    </m:r>
                  </m:e>
                  <m:sup>
                    <m:r>
                      <w:rPr>
                        <w:rFonts w:ascii="Cambria Math" w:hAnsi="Cambria Math"/>
                        <w:lang w:val="es-ES"/>
                      </w:rPr>
                      <m:t>2</m:t>
                    </m:r>
                  </m:sup>
                </m:sSup>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-1)</m:t>
                </m:r>
              </m:oMath>
            </m:oMathPara>
          </w:p>
          <w:p w14:paraId="495CAF12" w14:textId="77777777" w:rsidR="00F2780B" w:rsidRDefault="00F2780B">
            <w:pPr>
              <w:jc w:val="right"/>
              <w:rPr>
                <w:rFonts w:ascii="Apple Garamond Light" w:hAnsi="Apple Garamond Light"/>
                <w:lang w:val="es-ES"/>
              </w:rPr>
              <w:pPrChange w:id="290" w:author="SSepulveda" w:date="2014-12-16T05:31:00Z">
                <w:pPr/>
              </w:pPrChange>
            </w:pPr>
          </w:p>
        </w:tc>
        <w:tc>
          <w:tcPr>
            <w:tcW w:w="279" w:type="pct"/>
            <w:tcBorders>
              <w:top w:val="nil"/>
              <w:left w:val="nil"/>
              <w:bottom w:val="nil"/>
              <w:right w:val="nil"/>
            </w:tcBorders>
          </w:tcPr>
          <w:p w14:paraId="03B513EB" w14:textId="699C5620" w:rsidR="00F2780B" w:rsidRDefault="00F2780B" w:rsidP="00F4310A">
            <w:pPr>
              <w:rPr>
                <w:rFonts w:ascii="Apple Garamond Light" w:hAnsi="Apple Garamond Light"/>
                <w:lang w:val="es-ES"/>
              </w:rPr>
            </w:pPr>
            <w:r>
              <w:rPr>
                <w:rFonts w:ascii="Apple Garamond Light" w:hAnsi="Apple Garamond Light"/>
                <w:lang w:val="es-ES"/>
              </w:rPr>
              <w:t>(4)</w:t>
            </w:r>
          </w:p>
        </w:tc>
      </w:tr>
    </w:tbl>
    <w:p w14:paraId="08B0B767" w14:textId="77777777" w:rsidR="00A37FAC" w:rsidRPr="00A37FAC" w:rsidRDefault="00A37FAC" w:rsidP="00F2780B">
      <w:pPr>
        <w:pStyle w:val="TTCuerpoIndentado"/>
        <w:ind w:firstLine="0"/>
        <w:rPr>
          <w:lang w:val="es-ES"/>
        </w:rPr>
      </w:pPr>
    </w:p>
    <w:p w14:paraId="6B40F73A" w14:textId="24501364" w:rsidR="00494E13" w:rsidRDefault="00790E35" w:rsidP="004666D6">
      <w:pPr>
        <w:pStyle w:val="TTCuerpoIndentado"/>
        <w:ind w:left="644" w:firstLine="0"/>
      </w:pPr>
      <w:r>
        <w:t xml:space="preserve">A diferencia de las terminologías utilizadas en robótica, el estado cinemático o postura, </w:t>
      </w:r>
      <w:r w:rsidR="004666D6">
        <w:t xml:space="preserve">donde </w:t>
      </w:r>
      <w:r w:rsidR="008413AB">
        <w:t>se utiliza</w:t>
      </w:r>
      <w:r>
        <w:t xml:space="preserve"> </w:t>
      </w:r>
      <w:r w:rsidR="004666D6">
        <w:t>un vector para describir el movimiento en</w:t>
      </w:r>
      <w:r>
        <w:t xml:space="preserve"> las coordenadas en un plano cartesiano (para movimientos restringidos a entornos p</w:t>
      </w:r>
      <w:r w:rsidR="004666D6">
        <w:t>lanos) más un ángulo de postura, en este trabajo se utilizaran como vectores separados la postura como vector en 3 dimensiones (o 4 en su representación de cuaternion) y como vector de 3 dimensiones para la posición en un momento definido.</w:t>
      </w:r>
    </w:p>
    <w:p w14:paraId="10486C74" w14:textId="77777777" w:rsidR="002A06FF" w:rsidRPr="004666D6" w:rsidRDefault="002A06FF" w:rsidP="004666D6">
      <w:pPr>
        <w:pStyle w:val="TTCuerpoIndentado"/>
        <w:ind w:left="644" w:firstLine="0"/>
      </w:pPr>
    </w:p>
    <w:p w14:paraId="6C5288B0" w14:textId="06E4BAC4" w:rsidR="001F785B" w:rsidRDefault="001F785B" w:rsidP="00CD216C">
      <w:pPr>
        <w:pStyle w:val="TTCuerpoIndentado"/>
        <w:numPr>
          <w:ilvl w:val="0"/>
          <w:numId w:val="5"/>
        </w:numPr>
      </w:pPr>
      <w:r>
        <w:t xml:space="preserve">Posición: </w:t>
      </w:r>
      <w:r w:rsidR="00790E35">
        <w:t xml:space="preserve">describe la ubicación espacial respecto de un marco de referencia determinado. En el contexto de este trabajo, se utilizará posición, ubicación o localización indistintamente para determinar los movimientos lineales de un objeto (desplazamientos). </w:t>
      </w:r>
      <w:r w:rsidR="00790E35">
        <w:lastRenderedPageBreak/>
        <w:t xml:space="preserve">Las cuantificaciones se realizan sobre un </w:t>
      </w:r>
      <w:del w:id="291" w:author="SSepulveda" w:date="2014-12-16T05:35:00Z">
        <w:r w:rsidR="00790E35" w:rsidDel="005E788F">
          <w:delText xml:space="preserve">plano </w:delText>
        </w:r>
      </w:del>
      <w:ins w:id="292" w:author="SSepulveda" w:date="2014-12-16T05:35:00Z">
        <w:r w:rsidR="005E788F">
          <w:t xml:space="preserve">espacio </w:t>
        </w:r>
      </w:ins>
      <w:r w:rsidR="00790E35">
        <w:t>cartesiano, donde se definen los movimientos realizados en cada eje componente.</w:t>
      </w:r>
    </w:p>
    <w:p w14:paraId="45755ADF" w14:textId="568B8680" w:rsidR="002A06FF" w:rsidRDefault="002A06FF" w:rsidP="002A06FF">
      <w:pPr>
        <w:pStyle w:val="TTCuerpoIndentado"/>
      </w:pPr>
    </w:p>
    <w:p w14:paraId="769D0C76" w14:textId="3D574490" w:rsidR="00DD454C" w:rsidRDefault="00905B55" w:rsidP="00CD216C">
      <w:pPr>
        <w:pStyle w:val="TTCuerpoIndentado"/>
        <w:numPr>
          <w:ilvl w:val="0"/>
          <w:numId w:val="5"/>
        </w:numPr>
      </w:pPr>
      <w:r>
        <w:t>Acelerómetros</w:t>
      </w:r>
      <w:r w:rsidR="006335A2">
        <w:t xml:space="preserve">: miden las fuerzas de aceleración que los afectan. La forma común de representar </w:t>
      </w:r>
      <w:r w:rsidR="00B037E9">
        <w:t xml:space="preserve">la </w:t>
      </w:r>
      <w:r w:rsidR="006335A2">
        <w:t xml:space="preserve">operación de un acelerómetro es a través de un </w:t>
      </w:r>
      <w:r w:rsidR="0018358C">
        <w:t xml:space="preserve">sistema masa-resorte. La </w:t>
      </w:r>
      <w:r w:rsidR="00CD577A">
        <w:fldChar w:fldCharType="begin"/>
      </w:r>
      <w:r w:rsidR="00CD577A">
        <w:instrText xml:space="preserve"> REF _Ref404129233 </w:instrText>
      </w:r>
      <w:r w:rsidR="00CD577A">
        <w:fldChar w:fldCharType="separate"/>
      </w:r>
      <w:r w:rsidR="00CA29B9">
        <w:t xml:space="preserve">Figura </w:t>
      </w:r>
      <w:r w:rsidR="00CA29B9">
        <w:rPr>
          <w:noProof/>
        </w:rPr>
        <w:t>3</w:t>
      </w:r>
      <w:r w:rsidR="00CD577A">
        <w:rPr>
          <w:noProof/>
        </w:rPr>
        <w:fldChar w:fldCharType="end"/>
      </w:r>
      <w:r w:rsidR="0018358C">
        <w:t xml:space="preserve"> </w:t>
      </w:r>
      <w:r w:rsidR="006335A2">
        <w:t xml:space="preserve">muestra un esquema del sistema en </w:t>
      </w:r>
      <w:r w:rsidR="00DD454C">
        <w:t>un eje</w:t>
      </w:r>
      <w:r w:rsidR="006335A2">
        <w:t>. En ausencia de fuerza alguna -</w:t>
      </w:r>
      <w:r w:rsidR="006335A2" w:rsidRPr="00D9607C">
        <w:rPr>
          <w:i/>
        </w:rPr>
        <w:t>en el espacio exterior</w:t>
      </w:r>
      <w:r w:rsidR="006335A2">
        <w:t xml:space="preserve">-, la masa debería flotar en el centro del marco: al no existir fuerzas externas, la masa no manifestará peso. Sobre un planeta, estamos sometidos a la fuerza </w:t>
      </w:r>
      <w:r w:rsidR="00FA7E29">
        <w:t xml:space="preserve">de </w:t>
      </w:r>
      <w:r w:rsidR="006335A2">
        <w:t>gravedad de este. Por tanto, la gravedad nos acelera hacia el centro del planeta</w:t>
      </w:r>
      <w:r w:rsidR="00DD454C">
        <w:t xml:space="preserve"> (y en forma constante)</w:t>
      </w:r>
      <w:r w:rsidR="006335A2">
        <w:t xml:space="preserve">. </w:t>
      </w:r>
      <w:r w:rsidR="00EF0413">
        <w:t>Una situación particular se produce en</w:t>
      </w:r>
      <w:r w:rsidR="00DD454C">
        <w:t xml:space="preserve"> caída libre, el acelerómetro no manifiesta </w:t>
      </w:r>
      <w:r w:rsidR="00EF0413">
        <w:t>ser afectado por ninguna fuerza</w:t>
      </w:r>
      <w:r w:rsidR="00DD454C">
        <w:t xml:space="preserve">, ya que las fuerzas del marco del acelerómetro van en contra de la fuerza de gravedad (es decir, el marco del acelerómetro sostiene al sistema masa resorte con la misma aceleración que la gravedad pero en sentido contrario). </w:t>
      </w:r>
      <w:r w:rsidR="00EF0413">
        <w:t>El comprender correctamente el marco respecto al cual se mide es elemental para determinar con precisión el tipo de fuerza que se está midiendo</w:t>
      </w:r>
      <w:ins w:id="293" w:author="SSepulveda" w:date="2014-12-16T05:36:00Z">
        <w:r w:rsidR="006F5C8C">
          <w:t>.</w:t>
        </w:r>
      </w:ins>
    </w:p>
    <w:p w14:paraId="09231142" w14:textId="4BA3549E" w:rsidR="00DD454C" w:rsidRDefault="00CD577A" w:rsidP="00DD454C">
      <w:pPr>
        <w:pStyle w:val="TTCuerpoIndentado"/>
        <w:ind w:left="644" w:firstLine="0"/>
      </w:pPr>
      <w:r>
        <w:rPr>
          <w:noProof/>
        </w:rPr>
        <w:pict w14:anchorId="1257A386">
          <v:shape id="_x0000_s1039" type="#_x0000_t202" style="position:absolute;left:0;text-align:left;margin-left:48.25pt;margin-top:345.45pt;width:326.3pt;height:61.75pt;z-index:251663872;mso-position-horizontal-relative:text;mso-position-vertical-relative:text" stroked="f">
            <v:textbox style="mso-next-textbox:#_x0000_s1039;mso-fit-shape-to-text:t" inset="0,0,0,0">
              <w:txbxContent>
                <w:p w14:paraId="472915EF" w14:textId="52982679" w:rsidR="0075155C" w:rsidRPr="00D4081A" w:rsidRDefault="0075155C" w:rsidP="00A25AA0">
                  <w:pPr>
                    <w:pStyle w:val="fig"/>
                    <w:rPr>
                      <w:rFonts w:ascii="Apple Garamond Light" w:hAnsi="Apple Garamond Light"/>
                      <w:noProof/>
                      <w:sz w:val="24"/>
                      <w:szCs w:val="24"/>
                    </w:rPr>
                  </w:pPr>
                  <w:bookmarkStart w:id="294" w:name="_Ref404129233"/>
                  <w:r>
                    <w:t xml:space="preserve">Figura </w:t>
                  </w:r>
                  <w:r w:rsidR="00CD577A">
                    <w:fldChar w:fldCharType="begin"/>
                  </w:r>
                  <w:r w:rsidR="00CD577A">
                    <w:instrText xml:space="preserve"> SEQ Figura \* ARABIC </w:instrText>
                  </w:r>
                  <w:r w:rsidR="00CD577A">
                    <w:fldChar w:fldCharType="separate"/>
                  </w:r>
                  <w:r>
                    <w:rPr>
                      <w:noProof/>
                    </w:rPr>
                    <w:t>3</w:t>
                  </w:r>
                  <w:r w:rsidR="00CD577A">
                    <w:rPr>
                      <w:noProof/>
                    </w:rPr>
                    <w:fldChar w:fldCharType="end"/>
                  </w:r>
                  <w:bookmarkEnd w:id="294"/>
                  <w:r>
                    <w:t xml:space="preserve">- Efectos de la gravedad y aceleraciones externas en un acelerómetro modelado como sistema masa resorte. En A, se observa el comportamiento de un acelerómetro en el espacio, en B se muestra el comportamiento del acelerómetro dentro de un cohete en el espacio, en C el acelerómetro en caída libre y en D un acelerómetro descansando sobre la tierra </w:t>
                  </w:r>
                  <w:r>
                    <w:fldChar w:fldCharType="begin"/>
                  </w:r>
                  <w:r>
                    <w:instrText xml:space="preserve"> ADDIN ZOTERO_ITEM CSL_CITATION {"citationID":"29957653ep","properties":{"formattedCitation":"(Fabio Varesano, 2011)","plainCitation":"(Fabio Varesano, 2011)"},"citationItems":[{"id":664,"uris":["http://zotero.org/users/local/bwVY6orv/items/2NT5J8IT"],"uri":["http://zotero.org/users/local/bwVY6orv/items/2NT5J8IT"],"itemData":{"id":664,"type":"thesis","title":"Using Arduino for Tangible Human Computer Interaction","publisher":"Universita degli Studi di Torino","publisher-place":"Italy","event-place":"Italy","URL":"http://www.varesano.net/files/MoS_thesis/thesis.pdf","author":[{"family":"Fabio Varesano","given":""}],"issued":{"date-parts":[["2011",4]]}}}],"schema":"https://github.com/citation-style-language/schema/raw/master/csl-citation.json"} </w:instrText>
                  </w:r>
                  <w:r>
                    <w:fldChar w:fldCharType="separate"/>
                  </w:r>
                  <w:r w:rsidRPr="00EF0413">
                    <w:t>(Fabio Varesano, 2011)</w:t>
                  </w:r>
                  <w:r>
                    <w:fldChar w:fldCharType="end"/>
                  </w:r>
                  <w:r>
                    <w:t>.</w:t>
                  </w:r>
                </w:p>
              </w:txbxContent>
            </v:textbox>
            <w10:wrap type="topAndBottom"/>
          </v:shape>
        </w:pict>
      </w:r>
      <w:r w:rsidR="009108EF">
        <w:rPr>
          <w:noProof/>
          <w:lang w:val="en-US" w:eastAsia="en-US"/>
        </w:rPr>
        <w:drawing>
          <wp:anchor distT="0" distB="0" distL="114300" distR="114300" simplePos="0" relativeHeight="251649536" behindDoc="0" locked="0" layoutInCell="1" allowOverlap="1" wp14:anchorId="4BF5A5DF" wp14:editId="1B27E29C">
            <wp:simplePos x="0" y="0"/>
            <wp:positionH relativeFrom="column">
              <wp:posOffset>612775</wp:posOffset>
            </wp:positionH>
            <wp:positionV relativeFrom="paragraph">
              <wp:posOffset>306944</wp:posOffset>
            </wp:positionV>
            <wp:extent cx="4144010" cy="3999230"/>
            <wp:effectExtent l="0" t="0" r="0" b="0"/>
            <wp:wrapTopAndBottom/>
            <wp:docPr id="4" name="Imagen 4" descr="E:\Pictures\acelerome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s\acelerometr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4010" cy="3999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822DF1" w14:textId="77777777" w:rsidR="00DD454C" w:rsidRDefault="00DD454C" w:rsidP="00DD454C">
      <w:pPr>
        <w:pStyle w:val="TTCuerpoIndentado"/>
        <w:ind w:left="644" w:firstLine="0"/>
      </w:pPr>
    </w:p>
    <w:p w14:paraId="7043337E" w14:textId="44FA4ED8" w:rsidR="009B5AE6" w:rsidRDefault="006335A2" w:rsidP="00DD454C">
      <w:pPr>
        <w:pStyle w:val="TTCuerpoIndentado"/>
        <w:ind w:left="644" w:firstLine="0"/>
      </w:pPr>
      <w:r>
        <w:lastRenderedPageBreak/>
        <w:t>La ley de Hooke señala que “</w:t>
      </w:r>
      <w:r w:rsidRPr="00D9607C">
        <w:rPr>
          <w:i/>
        </w:rPr>
        <w:t>un resorte exhibirá una fuerza de restauración proporcional a la cantidad en que se ha</w:t>
      </w:r>
      <w:r w:rsidR="005D2313" w:rsidRPr="00D9607C">
        <w:rPr>
          <w:i/>
        </w:rPr>
        <w:t xml:space="preserve"> </w:t>
      </w:r>
      <w:r w:rsidRPr="00D9607C">
        <w:rPr>
          <w:i/>
        </w:rPr>
        <w:t>expandido dicho resorte</w:t>
      </w:r>
      <w:r>
        <w:t xml:space="preserve">” (Roetenberg, 2006). </w:t>
      </w:r>
      <w:commentRangeStart w:id="295"/>
      <w:r>
        <w:t>Gracias a esta ley, el acelerómetro puede medir</w:t>
      </w:r>
      <w:r w:rsidR="005D2313">
        <w:t xml:space="preserve"> </w:t>
      </w:r>
      <w:r>
        <w:t>la</w:t>
      </w:r>
      <w:r w:rsidR="005D2313">
        <w:t xml:space="preserve"> </w:t>
      </w:r>
      <w:r>
        <w:t xml:space="preserve">magnitud de la fuerza que lo afecta proporcionalmente </w:t>
      </w:r>
      <w:ins w:id="296" w:author="SSepulveda" w:date="2014-12-16T05:41:00Z">
        <w:r w:rsidR="006F5C8C">
          <w:t xml:space="preserve">a </w:t>
        </w:r>
      </w:ins>
      <w:r>
        <w:t>las diferencias de longitud que</w:t>
      </w:r>
      <w:r w:rsidR="005D2313">
        <w:t xml:space="preserve"> </w:t>
      </w:r>
      <w:r>
        <w:t>manifiestan sus resortes</w:t>
      </w:r>
      <w:commentRangeEnd w:id="295"/>
      <w:r w:rsidR="006F5C8C">
        <w:rPr>
          <w:rStyle w:val="Refdecomentario"/>
          <w:rFonts w:ascii="Times New Roman" w:hAnsi="Times New Roman"/>
        </w:rPr>
        <w:commentReference w:id="295"/>
      </w:r>
      <w:r>
        <w:t>. La fuerza de gravedad tiene una magnitud de 9</w:t>
      </w:r>
      <w:del w:id="297" w:author="SSepulveda" w:date="2014-12-16T05:38:00Z">
        <w:r w:rsidDel="006F5C8C">
          <w:delText>.</w:delText>
        </w:r>
      </w:del>
      <w:ins w:id="298" w:author="SSepulveda" w:date="2014-12-16T05:38:00Z">
        <w:r w:rsidR="006F5C8C">
          <w:t>,</w:t>
        </w:r>
      </w:ins>
      <w:r>
        <w:t xml:space="preserve">81 </w:t>
      </w:r>
      <w:r w:rsidR="005D2313">
        <w:t>m/s</w:t>
      </w:r>
      <w:r w:rsidR="005D2313" w:rsidRPr="00D9607C">
        <w:rPr>
          <w:vertAlign w:val="superscript"/>
        </w:rPr>
        <w:t>2</w:t>
      </w:r>
      <w:r>
        <w:t>, equivalente</w:t>
      </w:r>
      <w:r w:rsidR="00FA7E29">
        <w:t xml:space="preserve"> a 1</w:t>
      </w:r>
      <w:del w:id="299" w:author="SSepulveda" w:date="2014-12-16T05:38:00Z">
        <w:r w:rsidDel="006F5C8C">
          <w:delText>g</w:delText>
        </w:r>
      </w:del>
      <w:ins w:id="300" w:author="SSepulveda" w:date="2014-12-16T05:38:00Z">
        <w:r w:rsidR="006F5C8C">
          <w:t>G</w:t>
        </w:r>
      </w:ins>
      <w:r>
        <w:t xml:space="preserve"> o 1 fuerza de gravedad del</w:t>
      </w:r>
      <w:r w:rsidR="005D2313">
        <w:t xml:space="preserve"> planeta</w:t>
      </w:r>
      <w:r>
        <w:t xml:space="preserve"> Tierra.</w:t>
      </w:r>
      <w:r w:rsidR="005D2313">
        <w:t xml:space="preserve"> Un acelerómetro construido con la tecnología MEMS difiere del modelo masa resorte, sin embargo, realiza el trabajo en forma resistiva o capacitiva.</w:t>
      </w:r>
      <w:r w:rsidR="00D9607C">
        <w:t xml:space="preserve"> El acelerómetro puede ser utilizado para medir la aceleración de un segmento o estimar la postura a través del </w:t>
      </w:r>
      <w:r w:rsidR="00D9607C" w:rsidRPr="00D9607C">
        <w:rPr>
          <w:i/>
        </w:rPr>
        <w:t>tilt</w:t>
      </w:r>
      <w:r w:rsidR="00D9607C">
        <w:t xml:space="preserve"> (inclinación) respecto a la fuerza de la gravedad. Otras aplicaciones incluyen la detección de caídas, golpes y estimación del gasto energético</w:t>
      </w:r>
      <w:r w:rsidR="009B5AE6">
        <w:t>.</w:t>
      </w:r>
    </w:p>
    <w:p w14:paraId="5D2966A4" w14:textId="77777777" w:rsidR="009B5AE6" w:rsidRDefault="009B5AE6" w:rsidP="009B5AE6">
      <w:pPr>
        <w:pStyle w:val="TTCuerpoIndentado"/>
        <w:ind w:left="360"/>
      </w:pPr>
    </w:p>
    <w:p w14:paraId="7C40E3BE" w14:textId="11FB89F9" w:rsidR="009B5AE6" w:rsidRDefault="009B5AE6" w:rsidP="009B5AE6">
      <w:pPr>
        <w:pStyle w:val="TTCuerpoIndentado"/>
        <w:ind w:left="644" w:firstLine="0"/>
      </w:pPr>
      <w:r>
        <w:t xml:space="preserve">La </w:t>
      </w:r>
      <w:r w:rsidR="00CD577A">
        <w:fldChar w:fldCharType="begin"/>
      </w:r>
      <w:r w:rsidR="00CD577A">
        <w:instrText xml:space="preserve"> REF _Ref404129850 </w:instrText>
      </w:r>
      <w:r w:rsidR="00CD577A">
        <w:fldChar w:fldCharType="separate"/>
      </w:r>
      <w:r w:rsidR="00CA29B9">
        <w:t xml:space="preserve">Tabla </w:t>
      </w:r>
      <w:r w:rsidR="00CA29B9">
        <w:rPr>
          <w:noProof/>
        </w:rPr>
        <w:t>1</w:t>
      </w:r>
      <w:r w:rsidR="00CD577A">
        <w:rPr>
          <w:noProof/>
        </w:rPr>
        <w:fldChar w:fldCharType="end"/>
      </w:r>
      <w:r>
        <w:t xml:space="preserve"> muestra algunas de las ecuaciones más utilizadas en biomecánica para obtener información a partir de la aceleraci</w:t>
      </w:r>
      <w:r w:rsidR="00590FEC">
        <w:t>ón.</w:t>
      </w:r>
      <w:r w:rsidR="001F785B">
        <w:t xml:space="preserve"> Se observa que, a partir del acelerómetro, se pueden obtener valores de postura y posición. La ecuación de inclinación permite conocer la postura del acelerómetro respecto al eje de la gravedad, asumiendo que el eje sobre el cual se manifiesta la gravedad es fijo. De esta forma, se puede obte</w:t>
      </w:r>
      <w:r w:rsidR="002A632D">
        <w:t>ner la postura del sensor, siempre y cuando se mantenga fijo un eje paralelo a la fuerza de gravedad. Conociendo la postura del dispositivo, sería posible estimar las componentes de gravedad para cada eje, permitiendo obtener sólo las aceleraciones líneas (</w:t>
      </w:r>
      <w:del w:id="301" w:author="SSepulveda" w:date="2014-12-16T05:44:00Z">
        <w:r w:rsidR="002A632D" w:rsidDel="006F5C8C">
          <w:delText>aceleraciones que ejercidas</w:delText>
        </w:r>
      </w:del>
      <w:ins w:id="302" w:author="SSepulveda" w:date="2014-12-16T05:44:00Z">
        <w:r w:rsidR="006F5C8C">
          <w:t>aceleraciones ejercidas</w:t>
        </w:r>
      </w:ins>
      <w:r w:rsidR="002A632D">
        <w:t xml:space="preserve"> sobre el acelerómetro sin contar la fuerza de gravedad). Realizando las integraciones para transformar la aceleración en velocidad, y luego la velocidad en desplazamiento, se puede determinar la posición del acelerómetro. Sin embargo, se presentan restricciones y errores, entre ellos:</w:t>
      </w:r>
    </w:p>
    <w:p w14:paraId="2457175F" w14:textId="297DF9C8" w:rsidR="002A632D" w:rsidRDefault="002A632D" w:rsidP="00CD216C">
      <w:pPr>
        <w:pStyle w:val="TTCuerpoIndentado"/>
        <w:numPr>
          <w:ilvl w:val="1"/>
          <w:numId w:val="5"/>
        </w:numPr>
      </w:pPr>
      <w:r>
        <w:t>Se debe mantener un eje paralelo a la gravedad, limitando los grados de libertad a medir.</w:t>
      </w:r>
    </w:p>
    <w:p w14:paraId="75CF3700" w14:textId="20E330CA" w:rsidR="002A632D" w:rsidRDefault="002A632D" w:rsidP="00CD216C">
      <w:pPr>
        <w:pStyle w:val="TTCuerpoIndentado"/>
        <w:numPr>
          <w:ilvl w:val="1"/>
          <w:numId w:val="5"/>
        </w:numPr>
      </w:pPr>
      <w:r>
        <w:t>Las inclinaciones sólo se puede</w:t>
      </w:r>
      <w:ins w:id="303" w:author="SSepulveda" w:date="2014-12-16T05:44:00Z">
        <w:r w:rsidR="006F5C8C">
          <w:t>n</w:t>
        </w:r>
      </w:ins>
      <w:r>
        <w:t xml:space="preserve"> medir respecto a la gravedad, y con precisión hasta 90º grados desde el eje de gravedad. En forma posterior, se pierde el paralelismo de un eje con la fuerza de gravedad, siendo necesario volver a establecer el marco de referencia. </w:t>
      </w:r>
    </w:p>
    <w:p w14:paraId="7F32A6F9" w14:textId="557CF894" w:rsidR="002A632D" w:rsidRDefault="002A632D" w:rsidP="00CD216C">
      <w:pPr>
        <w:pStyle w:val="TTCuerpoIndentado"/>
        <w:numPr>
          <w:ilvl w:val="1"/>
          <w:numId w:val="5"/>
        </w:numPr>
      </w:pPr>
      <w:r>
        <w:t xml:space="preserve">No se puede estimar el </w:t>
      </w:r>
      <w:r w:rsidRPr="002A632D">
        <w:rPr>
          <w:i/>
        </w:rPr>
        <w:t>yaw</w:t>
      </w:r>
      <w:r>
        <w:t xml:space="preserve"> del acelerómetro, ya que estaría girando en torno al eje paralelo a la fuerza de gravedad, en tanto que una rotación no es una fuerza de aceleración</w:t>
      </w:r>
      <w:ins w:id="304" w:author="SSepulveda" w:date="2014-12-16T05:39:00Z">
        <w:r w:rsidR="006F5C8C">
          <w:t xml:space="preserve"> en el eje paralelo a la gravedad</w:t>
        </w:r>
      </w:ins>
      <w:r>
        <w:t>.</w:t>
      </w:r>
    </w:p>
    <w:p w14:paraId="5B574565" w14:textId="3B69D491" w:rsidR="002A632D" w:rsidRDefault="002A632D" w:rsidP="00CD216C">
      <w:pPr>
        <w:pStyle w:val="TTCuerpoIndentado"/>
        <w:numPr>
          <w:ilvl w:val="1"/>
          <w:numId w:val="5"/>
        </w:numPr>
      </w:pPr>
      <w:r>
        <w:t xml:space="preserve">La doble integración en forma numérica del acelerómetro introduce un error de integración que aumentará en el tiempo. Además, es dependiente de las técnicas de integración utilizadas, según el tipo de movimiento, como se determinó en el trabajo </w:t>
      </w:r>
      <w:r w:rsidR="00DD454C">
        <w:t>d</w:t>
      </w:r>
      <w:r>
        <w:t xml:space="preserve">e Seminario de Investigación </w:t>
      </w:r>
      <w:r w:rsidR="00DD454C">
        <w:t xml:space="preserve">titulado “Monitorización ambulatoria de Coordenadas de posición utilizando Acelerómetros, giroscopios y magnetómetros” </w:t>
      </w:r>
      <w:commentRangeStart w:id="305"/>
      <w:r w:rsidR="00DD454C">
        <w:t>(2012).</w:t>
      </w:r>
      <w:commentRangeEnd w:id="305"/>
      <w:r w:rsidR="006F5C8C">
        <w:rPr>
          <w:rStyle w:val="Refdecomentario"/>
          <w:rFonts w:ascii="Times New Roman" w:hAnsi="Times New Roman"/>
        </w:rPr>
        <w:commentReference w:id="305"/>
      </w:r>
    </w:p>
    <w:p w14:paraId="2A04ABD9" w14:textId="77777777" w:rsidR="00590FEC" w:rsidRPr="00EF0413" w:rsidRDefault="00590FEC" w:rsidP="00EF0413">
      <w:pPr>
        <w:pStyle w:val="TTCuerpoIndentado"/>
        <w:ind w:firstLine="0"/>
        <w:rPr>
          <w:u w:val="single"/>
        </w:rPr>
      </w:pPr>
    </w:p>
    <w:tbl>
      <w:tblPr>
        <w:tblStyle w:val="Tablanormal2"/>
        <w:tblW w:w="5000" w:type="pct"/>
        <w:tblLook w:val="04A0" w:firstRow="1" w:lastRow="0" w:firstColumn="1" w:lastColumn="0" w:noHBand="0" w:noVBand="1"/>
      </w:tblPr>
      <w:tblGrid>
        <w:gridCol w:w="1655"/>
        <w:gridCol w:w="4649"/>
        <w:gridCol w:w="1956"/>
      </w:tblGrid>
      <w:tr w:rsidR="00590FEC" w14:paraId="486B0383" w14:textId="77777777" w:rsidTr="00183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7AD35AE1" w14:textId="68FA510D" w:rsidR="00590FEC" w:rsidRPr="0018358C" w:rsidRDefault="00590FEC" w:rsidP="0018358C">
            <w:pPr>
              <w:pStyle w:val="TTCuerpoIndentado"/>
              <w:ind w:firstLine="0"/>
              <w:jc w:val="center"/>
            </w:pPr>
            <w:r w:rsidRPr="0018358C">
              <w:t>Característica</w:t>
            </w:r>
          </w:p>
        </w:tc>
        <w:tc>
          <w:tcPr>
            <w:tcW w:w="2814" w:type="pct"/>
          </w:tcPr>
          <w:p w14:paraId="5DED8B8A" w14:textId="4EE6EF88" w:rsidR="00590FEC" w:rsidRPr="0018358C" w:rsidRDefault="00590FEC" w:rsidP="0018358C">
            <w:pPr>
              <w:pStyle w:val="TTCuerpoIndentado"/>
              <w:ind w:firstLine="0"/>
              <w:jc w:val="center"/>
              <w:cnfStyle w:val="100000000000" w:firstRow="1" w:lastRow="0" w:firstColumn="0" w:lastColumn="0" w:oddVBand="0" w:evenVBand="0" w:oddHBand="0" w:evenHBand="0" w:firstRowFirstColumn="0" w:firstRowLastColumn="0" w:lastRowFirstColumn="0" w:lastRowLastColumn="0"/>
            </w:pPr>
            <w:r w:rsidRPr="0018358C">
              <w:t>Ecuación</w:t>
            </w:r>
          </w:p>
        </w:tc>
        <w:tc>
          <w:tcPr>
            <w:tcW w:w="1184" w:type="pct"/>
          </w:tcPr>
          <w:p w14:paraId="7D0F20D2" w14:textId="27141F8B" w:rsidR="00590FEC" w:rsidRPr="0018358C" w:rsidRDefault="00590FEC" w:rsidP="0018358C">
            <w:pPr>
              <w:pStyle w:val="TTCuerpoIndentado"/>
              <w:ind w:firstLine="0"/>
              <w:jc w:val="center"/>
              <w:cnfStyle w:val="100000000000" w:firstRow="1" w:lastRow="0" w:firstColumn="0" w:lastColumn="0" w:oddVBand="0" w:evenVBand="0" w:oddHBand="0" w:evenHBand="0" w:firstRowFirstColumn="0" w:firstRowLastColumn="0" w:lastRowFirstColumn="0" w:lastRowLastColumn="0"/>
            </w:pPr>
            <w:r w:rsidRPr="0018358C">
              <w:t>Descripción</w:t>
            </w:r>
          </w:p>
        </w:tc>
      </w:tr>
      <w:tr w:rsidR="00590FEC" w14:paraId="560FD72D" w14:textId="77777777" w:rsidTr="00183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08B73FE3" w14:textId="1FA2CFE2" w:rsidR="00590FEC" w:rsidRPr="0018358C" w:rsidRDefault="00590FEC" w:rsidP="0018358C">
            <w:pPr>
              <w:pStyle w:val="TTCuerpoIndentado"/>
              <w:ind w:firstLine="0"/>
              <w:jc w:val="center"/>
              <w:rPr>
                <w:b w:val="0"/>
              </w:rPr>
            </w:pPr>
            <w:r w:rsidRPr="0018358C">
              <w:rPr>
                <w:b w:val="0"/>
              </w:rPr>
              <w:t>Normal de aceleración</w:t>
            </w:r>
          </w:p>
        </w:tc>
        <w:tc>
          <w:tcPr>
            <w:tcW w:w="2814" w:type="pct"/>
          </w:tcPr>
          <w:p w14:paraId="4C728FBB" w14:textId="1C8B3682" w:rsidR="00590FEC" w:rsidRPr="001F785B" w:rsidRDefault="0018358C" w:rsidP="0018358C">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RSS</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a</m:t>
                            </m:r>
                          </m:e>
                          <m:sub>
                            <m:r>
                              <w:rPr>
                                <w:rFonts w:ascii="Cambria Math" w:hAnsi="Cambria Math"/>
                              </w:rPr>
                              <m:t>x</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a</m:t>
                            </m:r>
                          </m:e>
                          <m:sub>
                            <m:r>
                              <w:rPr>
                                <w:rFonts w:ascii="Cambria Math" w:hAnsi="Cambria Math"/>
                              </w:rPr>
                              <m:t>y</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a</m:t>
                            </m:r>
                          </m:e>
                          <m:sub>
                            <m:r>
                              <w:rPr>
                                <w:rFonts w:ascii="Cambria Math" w:hAnsi="Cambria Math"/>
                              </w:rPr>
                              <m:t>z</m:t>
                            </m:r>
                          </m:sub>
                        </m:sSub>
                      </m:e>
                      <m:sup>
                        <m:r>
                          <m:rPr>
                            <m:sty m:val="p"/>
                          </m:rPr>
                          <w:rPr>
                            <w:rFonts w:ascii="Cambria Math" w:hAnsi="Cambria Math"/>
                          </w:rPr>
                          <m:t>2</m:t>
                        </m:r>
                      </m:sup>
                    </m:sSup>
                  </m:e>
                </m:rad>
              </m:oMath>
            </m:oMathPara>
          </w:p>
        </w:tc>
        <w:tc>
          <w:tcPr>
            <w:tcW w:w="1184" w:type="pct"/>
          </w:tcPr>
          <w:p w14:paraId="6200DC49" w14:textId="4599073A" w:rsidR="00590FEC" w:rsidRDefault="00590FEC"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pPr>
          </w:p>
        </w:tc>
      </w:tr>
      <w:tr w:rsidR="000D629E" w14:paraId="3130971C" w14:textId="77777777" w:rsidTr="0018358C">
        <w:tc>
          <w:tcPr>
            <w:cnfStyle w:val="001000000000" w:firstRow="0" w:lastRow="0" w:firstColumn="1" w:lastColumn="0" w:oddVBand="0" w:evenVBand="0" w:oddHBand="0" w:evenHBand="0" w:firstRowFirstColumn="0" w:firstRowLastColumn="0" w:lastRowFirstColumn="0" w:lastRowLastColumn="0"/>
            <w:tcW w:w="1002" w:type="pct"/>
          </w:tcPr>
          <w:p w14:paraId="2F8B3DD0" w14:textId="3D1368AE" w:rsidR="000D629E" w:rsidRPr="0018358C" w:rsidRDefault="000D629E" w:rsidP="0018358C">
            <w:pPr>
              <w:pStyle w:val="TTCuerpoIndentado"/>
              <w:ind w:firstLine="0"/>
              <w:jc w:val="center"/>
              <w:rPr>
                <w:b w:val="0"/>
              </w:rPr>
            </w:pPr>
            <w:r w:rsidRPr="0018358C">
              <w:rPr>
                <w:b w:val="0"/>
              </w:rPr>
              <w:t>Aceleración normal lineal</w:t>
            </w:r>
          </w:p>
        </w:tc>
        <w:tc>
          <w:tcPr>
            <w:tcW w:w="2814" w:type="pct"/>
          </w:tcPr>
          <w:p w14:paraId="0BCF183A" w14:textId="44F11390" w:rsidR="000D629E" w:rsidRDefault="0018358C" w:rsidP="0018358C">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ANL</m:t>
                </m:r>
                <m:r>
                  <m:rPr>
                    <m:sty m:val="p"/>
                  </m:rPr>
                  <w:rPr>
                    <w:rFonts w:ascii="Cambria Math" w:hAnsi="Cambria Math"/>
                  </w:rPr>
                  <m:t>=</m:t>
                </m:r>
                <m:r>
                  <w:rPr>
                    <w:rFonts w:ascii="Cambria Math" w:hAnsi="Cambria Math"/>
                  </w:rPr>
                  <m:t>RSS</m:t>
                </m:r>
                <m:r>
                  <m:rPr>
                    <m:sty m:val="p"/>
                  </m:rPr>
                  <w:rPr>
                    <w:rFonts w:ascii="Cambria Math" w:hAnsi="Cambria Math"/>
                  </w:rPr>
                  <m:t>-1</m:t>
                </m:r>
              </m:oMath>
            </m:oMathPara>
          </w:p>
        </w:tc>
        <w:tc>
          <w:tcPr>
            <w:tcW w:w="1184" w:type="pct"/>
          </w:tcPr>
          <w:p w14:paraId="22E11D5F" w14:textId="2CF5903B" w:rsidR="000D629E" w:rsidRDefault="0018358C"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pPr>
            <w:r>
              <w:t>Se obtiene la aceleración lineal, dado que un eje del acelerómetro este siempre paralelo con la fuerza de gravedad</w:t>
            </w:r>
          </w:p>
        </w:tc>
      </w:tr>
      <w:tr w:rsidR="00197EC9" w14:paraId="45141EB8" w14:textId="77777777" w:rsidTr="0018358C">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1002" w:type="pct"/>
          </w:tcPr>
          <w:p w14:paraId="76F5663B" w14:textId="2FEB5FB9" w:rsidR="00197EC9" w:rsidRPr="0018358C" w:rsidRDefault="00197EC9" w:rsidP="0018358C">
            <w:pPr>
              <w:pStyle w:val="TTCuerpoIndentado"/>
              <w:ind w:firstLine="0"/>
              <w:jc w:val="center"/>
              <w:rPr>
                <w:b w:val="0"/>
              </w:rPr>
            </w:pPr>
            <w:r w:rsidRPr="0018358C">
              <w:rPr>
                <w:b w:val="0"/>
                <w:i/>
              </w:rPr>
              <w:lastRenderedPageBreak/>
              <w:t>Pitch</w:t>
            </w:r>
            <w:r w:rsidRPr="0018358C">
              <w:rPr>
                <w:b w:val="0"/>
              </w:rPr>
              <w:t xml:space="preserve"> / </w:t>
            </w:r>
            <w:r w:rsidRPr="0018358C">
              <w:rPr>
                <w:b w:val="0"/>
                <w:i/>
              </w:rPr>
              <w:t>Roll</w:t>
            </w:r>
          </w:p>
        </w:tc>
        <w:tc>
          <w:tcPr>
            <w:tcW w:w="2814" w:type="pct"/>
          </w:tcPr>
          <w:p w14:paraId="3F5FDC0C" w14:textId="6E04D4F2" w:rsidR="00197EC9" w:rsidRPr="008957C0" w:rsidRDefault="0018358C" w:rsidP="0018358C">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θ</m:t>
                </m:r>
                <m:r>
                  <m:rPr>
                    <m:sty m:val="p"/>
                  </m:rPr>
                  <w:rPr>
                    <w:rFonts w:ascii="Cambria Math" w:hAnsi="Cambria Math"/>
                  </w:rPr>
                  <m:t>=</m:t>
                </m:r>
                <m:r>
                  <w:rPr>
                    <w:rFonts w:ascii="Cambria Math" w:hAnsi="Cambria Math"/>
                  </w:rPr>
                  <m:t>Atan</m:t>
                </m:r>
                <m:d>
                  <m:dPr>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z</m:t>
                                </m:r>
                              </m:sub>
                              <m:sup>
                                <m:r>
                                  <w:rPr>
                                    <w:rFonts w:ascii="Cambria Math" w:hAnsi="Cambria Math"/>
                                  </w:rPr>
                                  <m:t>2</m:t>
                                </m:r>
                              </m:sup>
                            </m:sSubSup>
                          </m:e>
                        </m:rad>
                      </m:den>
                    </m:f>
                  </m:e>
                </m:d>
              </m:oMath>
            </m:oMathPara>
          </w:p>
        </w:tc>
        <w:tc>
          <w:tcPr>
            <w:tcW w:w="1184" w:type="pct"/>
          </w:tcPr>
          <w:p w14:paraId="5B898084" w14:textId="1C66313A" w:rsidR="00197EC9" w:rsidRDefault="0018358C" w:rsidP="005346EC">
            <w:pPr>
              <w:pStyle w:val="TTCuerpoIndentado"/>
              <w:ind w:firstLine="0"/>
              <w:jc w:val="center"/>
              <w:cnfStyle w:val="000000100000" w:firstRow="0" w:lastRow="0" w:firstColumn="0" w:lastColumn="0" w:oddVBand="0" w:evenVBand="0" w:oddHBand="1" w:evenHBand="0" w:firstRowFirstColumn="0" w:firstRowLastColumn="0" w:lastRowFirstColumn="0" w:lastRowLastColumn="0"/>
            </w:pPr>
            <w:r>
              <w:t xml:space="preserve">Donde </w:t>
            </w:r>
            <m:oMath>
              <m:r>
                <w:rPr>
                  <w:rFonts w:ascii="Cambria Math" w:hAnsi="Cambria Math"/>
                </w:rPr>
                <m:t>θ</m:t>
              </m:r>
            </m:oMath>
            <w:r>
              <w:t xml:space="preserve"> corresponde al ángulo de </w:t>
            </w:r>
            <w:r w:rsidRPr="0018358C">
              <w:rPr>
                <w:i/>
              </w:rPr>
              <w:t>tilt</w:t>
            </w:r>
            <w:r>
              <w:t xml:space="preserve">, y considerando que el eje z es paralelo a la fuerza de gravedad, </w:t>
            </w:r>
            <m:oMath>
              <m:sSub>
                <m:sSubPr>
                  <m:ctrlPr>
                    <w:rPr>
                      <w:rFonts w:ascii="Cambria Math" w:hAnsi="Cambria Math"/>
                    </w:rPr>
                  </m:ctrlPr>
                </m:sSubPr>
                <m:e>
                  <m:r>
                    <w:rPr>
                      <w:rFonts w:ascii="Cambria Math" w:hAnsi="Cambria Math"/>
                    </w:rPr>
                    <m:t>a</m:t>
                  </m:r>
                </m:e>
                <m:sub>
                  <m:r>
                    <w:rPr>
                      <w:rFonts w:ascii="Cambria Math" w:hAnsi="Cambria Math"/>
                    </w:rPr>
                    <m:t>x</m:t>
                  </m:r>
                </m:sub>
              </m:sSub>
            </m:oMath>
            <w:r>
              <w:t xml:space="preserve"> puede</w:t>
            </w:r>
            <w:del w:id="306" w:author="SSepulveda" w:date="2014-12-16T05:45:00Z">
              <w:r w:rsidDel="005346EC">
                <w:delText>s</w:delText>
              </w:r>
            </w:del>
            <w:r>
              <w:t xml:space="preserve"> ser reemplazado por </w:t>
            </w:r>
            <m:oMath>
              <m:sSub>
                <m:sSubPr>
                  <m:ctrlPr>
                    <w:rPr>
                      <w:rFonts w:ascii="Cambria Math" w:hAnsi="Cambria Math"/>
                    </w:rPr>
                  </m:ctrlPr>
                </m:sSubPr>
                <m:e>
                  <m:r>
                    <w:rPr>
                      <w:rFonts w:ascii="Cambria Math" w:hAnsi="Cambria Math"/>
                    </w:rPr>
                    <m:t>a</m:t>
                  </m:r>
                </m:e>
                <m:sub>
                  <m:r>
                    <w:rPr>
                      <w:rFonts w:ascii="Cambria Math" w:hAnsi="Cambria Math"/>
                    </w:rPr>
                    <m:t>y</m:t>
                  </m:r>
                </m:sub>
              </m:sSub>
            </m:oMath>
            <w:r>
              <w:t xml:space="preserve"> para obtener el </w:t>
            </w:r>
            <w:r w:rsidRPr="005346EC">
              <w:rPr>
                <w:i/>
                <w:rPrChange w:id="307" w:author="SSepulveda" w:date="2014-12-16T05:46:00Z">
                  <w:rPr>
                    <w:i/>
                    <w:u w:val="single"/>
                  </w:rPr>
                </w:rPrChange>
              </w:rPr>
              <w:t>tilt</w:t>
            </w:r>
            <w:r>
              <w:t xml:space="preserve"> en ese eje.</w:t>
            </w:r>
          </w:p>
        </w:tc>
      </w:tr>
      <w:tr w:rsidR="000D629E" w14:paraId="5C49283F" w14:textId="77777777" w:rsidTr="0018358C">
        <w:trPr>
          <w:trHeight w:val="282"/>
        </w:trPr>
        <w:tc>
          <w:tcPr>
            <w:cnfStyle w:val="001000000000" w:firstRow="0" w:lastRow="0" w:firstColumn="1" w:lastColumn="0" w:oddVBand="0" w:evenVBand="0" w:oddHBand="0" w:evenHBand="0" w:firstRowFirstColumn="0" w:firstRowLastColumn="0" w:lastRowFirstColumn="0" w:lastRowLastColumn="0"/>
            <w:tcW w:w="1002" w:type="pct"/>
          </w:tcPr>
          <w:p w14:paraId="38C0877F" w14:textId="7D99D68B" w:rsidR="000D629E" w:rsidRPr="0018358C" w:rsidRDefault="000D629E" w:rsidP="0018358C">
            <w:pPr>
              <w:pStyle w:val="TTCuerpoIndentado"/>
              <w:ind w:firstLine="0"/>
              <w:jc w:val="center"/>
              <w:rPr>
                <w:b w:val="0"/>
              </w:rPr>
            </w:pPr>
            <w:r w:rsidRPr="0018358C">
              <w:rPr>
                <w:b w:val="0"/>
              </w:rPr>
              <w:t>Velocidad</w:t>
            </w:r>
          </w:p>
        </w:tc>
        <w:tc>
          <w:tcPr>
            <w:tcW w:w="2814" w:type="pct"/>
          </w:tcPr>
          <w:p w14:paraId="4D1AD90B" w14:textId="51AFA0E4" w:rsidR="000D629E" w:rsidRPr="000D629E" w:rsidRDefault="006F5C8C" w:rsidP="0018358C">
            <w:pPr>
              <w:jc w:val="center"/>
              <w:cnfStyle w:val="000000000000" w:firstRow="0" w:lastRow="0" w:firstColumn="0" w:lastColumn="0" w:oddVBand="0" w:evenVBand="0" w:oddHBand="0" w:evenHBand="0" w:firstRowFirstColumn="0" w:firstRowLastColumn="0" w:lastRowFirstColumn="0" w:lastRowLastColumn="0"/>
            </w:pPr>
            <w:ins w:id="308" w:author="SSepulveda" w:date="2014-12-16T05:43:00Z">
              <m:oMathPara>
                <m:oMath>
                  <m:r>
                    <w:rPr>
                      <w:rFonts w:ascii="Cambria Math" w:hAnsi="Cambria Math"/>
                    </w:rPr>
                    <m:t>v</m:t>
                  </m:r>
                </m:oMath>
              </m:oMathPara>
            </w:ins>
            <w:del w:id="309" w:author="SSepulveda" w:date="2014-12-16T05:43:00Z">
              <m:oMathPara>
                <m:oMath>
                  <m:r>
                    <w:rPr>
                      <w:rFonts w:ascii="Cambria Math" w:hAnsi="Cambria Math"/>
                    </w:rPr>
                    <m:t>V</m:t>
                  </m:r>
                </m:oMath>
              </m:oMathPara>
            </w:del>
            <m:oMathPara>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t</m:t>
                    </m:r>
                  </m:den>
                </m:f>
                <m:r>
                  <m:rPr>
                    <m:sty m:val="p"/>
                  </m:rPr>
                  <w:rPr>
                    <w:rFonts w:ascii="Cambria Math" w:hAnsi="Cambria Math"/>
                  </w:rPr>
                  <m:t>×</m:t>
                </m:r>
                <m:d>
                  <m:dPr>
                    <m:ctrlPr>
                      <w:rPr>
                        <w:rFonts w:ascii="Cambria Math" w:hAnsi="Cambria Math"/>
                      </w:rPr>
                    </m:ctrlPr>
                  </m:dPr>
                  <m:e>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r>
                              <w:rPr>
                                <w:rFonts w:ascii="Cambria Math" w:hAnsi="Cambria Math"/>
                              </w:rPr>
                              <m:t>t</m:t>
                            </m:r>
                            <m:r>
                              <m:rPr>
                                <m:sty m:val="p"/>
                              </m:rPr>
                              <w:rPr>
                                <w:rFonts w:ascii="Cambria Math" w:hAnsi="Cambria Math"/>
                              </w:rPr>
                              <m:t>)</m:t>
                            </m:r>
                          </m:e>
                        </m:d>
                        <m:r>
                          <m:rPr>
                            <m:sty m:val="p"/>
                          </m:rPr>
                          <w:rPr>
                            <w:rFonts w:ascii="Cambria Math" w:hAnsi="Cambria Math"/>
                          </w:rPr>
                          <m:t>+</m:t>
                        </m:r>
                      </m:e>
                    </m:nary>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r>
                              <w:rPr>
                                <w:rFonts w:ascii="Cambria Math" w:hAnsi="Cambria Math"/>
                              </w:rPr>
                              <m:t>t</m:t>
                            </m:r>
                            <m:r>
                              <m:rPr>
                                <m:sty m:val="p"/>
                              </m:rPr>
                              <w:rPr>
                                <w:rFonts w:ascii="Cambria Math" w:hAnsi="Cambria Math"/>
                              </w:rPr>
                              <m:t>)</m:t>
                            </m:r>
                          </m:e>
                        </m:d>
                        <m:r>
                          <m:rPr>
                            <m:sty m:val="p"/>
                          </m:rPr>
                          <w:rPr>
                            <w:rFonts w:ascii="Cambria Math" w:hAnsi="Cambria Math"/>
                          </w:rPr>
                          <m:t>+</m:t>
                        </m:r>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e>
                            </m:d>
                          </m:e>
                        </m:nary>
                      </m:e>
                    </m:nary>
                  </m:e>
                </m:d>
              </m:oMath>
            </m:oMathPara>
          </w:p>
        </w:tc>
        <w:tc>
          <w:tcPr>
            <w:tcW w:w="1184" w:type="pct"/>
          </w:tcPr>
          <w:p w14:paraId="1A0566E5" w14:textId="6AEE696E" w:rsidR="000D629E" w:rsidRDefault="0018358C"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pPr>
            <w:r>
              <w:t>Si la aceleración es introducida en m/s</w:t>
            </w:r>
            <w:r w:rsidRPr="0018358C">
              <w:rPr>
                <w:vertAlign w:val="superscript"/>
              </w:rPr>
              <w:t>2</w:t>
            </w:r>
            <w:r>
              <w:t>, el resultado será en m/s</w:t>
            </w:r>
          </w:p>
        </w:tc>
      </w:tr>
      <w:tr w:rsidR="000D629E" w14:paraId="4D7BBCEC" w14:textId="77777777" w:rsidTr="00183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0AE0B9B8" w14:textId="341F4875" w:rsidR="000D629E" w:rsidRPr="0018358C" w:rsidRDefault="002A632D" w:rsidP="0018358C">
            <w:pPr>
              <w:pStyle w:val="TTCuerpoIndentado"/>
              <w:ind w:firstLine="0"/>
              <w:jc w:val="center"/>
              <w:rPr>
                <w:b w:val="0"/>
              </w:rPr>
            </w:pPr>
            <w:r w:rsidRPr="0018358C">
              <w:rPr>
                <w:b w:val="0"/>
              </w:rPr>
              <w:t>Desplazamiento</w:t>
            </w:r>
          </w:p>
        </w:tc>
        <w:tc>
          <w:tcPr>
            <w:tcW w:w="2814" w:type="pct"/>
          </w:tcPr>
          <w:p w14:paraId="6A416D28" w14:textId="59BC1E4C" w:rsidR="000D629E" w:rsidRPr="001F785B" w:rsidRDefault="006F5C8C" w:rsidP="0018358C">
            <w:pPr>
              <w:jc w:val="center"/>
              <w:cnfStyle w:val="000000100000" w:firstRow="0" w:lastRow="0" w:firstColumn="0" w:lastColumn="0" w:oddVBand="0" w:evenVBand="0" w:oddHBand="1" w:evenHBand="0" w:firstRowFirstColumn="0" w:firstRowLastColumn="0" w:lastRowFirstColumn="0" w:lastRowLastColumn="0"/>
            </w:pPr>
            <w:ins w:id="310" w:author="SSepulveda" w:date="2014-12-16T05:43:00Z">
              <m:oMathPara>
                <m:oMath>
                  <m:r>
                    <m:rPr>
                      <m:sty m:val="p"/>
                    </m:rPr>
                    <w:rPr>
                      <w:rFonts w:ascii="Cambria Math" w:hAnsi="Cambria Math"/>
                    </w:rPr>
                    <m:t>d</m:t>
                  </m:r>
                </m:oMath>
              </m:oMathPara>
            </w:ins>
            <w:del w:id="311" w:author="SSepulveda" w:date="2014-12-16T05:43:00Z">
              <m:oMathPara>
                <m:oMath>
                  <m:r>
                    <m:rPr>
                      <m:sty m:val="p"/>
                    </m:rPr>
                    <w:rPr>
                      <w:rFonts w:ascii="Cambria Math" w:hAnsi="Cambria Math"/>
                    </w:rPr>
                    <m:t>D</m:t>
                  </m:r>
                </m:oMath>
              </m:oMathPara>
            </w:del>
            <m:oMathPara>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t</m:t>
                    </m:r>
                  </m:den>
                </m:f>
                <m:r>
                  <m:rPr>
                    <m:sty m:val="p"/>
                  </m:rPr>
                  <w:rPr>
                    <w:rFonts w:ascii="Cambria Math" w:hAnsi="Cambria Math"/>
                  </w:rPr>
                  <m:t>×</m:t>
                </m:r>
                <m:d>
                  <m:dPr>
                    <m:ctrlPr>
                      <w:rPr>
                        <w:rFonts w:ascii="Cambria Math" w:hAnsi="Cambria Math"/>
                      </w:rPr>
                    </m:ctrlPr>
                  </m:dPr>
                  <m:e>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m:t>
                                </m:r>
                              </m:sub>
                            </m:sSub>
                            <m:r>
                              <m:rPr>
                                <m:sty m:val="p"/>
                              </m:rPr>
                              <w:rPr>
                                <w:rFonts w:ascii="Cambria Math" w:hAnsi="Cambria Math"/>
                              </w:rPr>
                              <m:t>(t)</m:t>
                            </m:r>
                          </m:e>
                        </m:d>
                        <m:r>
                          <m:rPr>
                            <m:sty m:val="p"/>
                          </m:rPr>
                          <w:rPr>
                            <w:rFonts w:ascii="Cambria Math" w:hAnsi="Cambria Math"/>
                          </w:rPr>
                          <m:t>+</m:t>
                        </m:r>
                      </m:e>
                    </m:nary>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y</m:t>
                                </m:r>
                              </m:sub>
                            </m:sSub>
                            <m:r>
                              <m:rPr>
                                <m:sty m:val="p"/>
                              </m:rPr>
                              <w:rPr>
                                <w:rFonts w:ascii="Cambria Math" w:hAnsi="Cambria Math"/>
                              </w:rPr>
                              <m:t>(t)</m:t>
                            </m:r>
                          </m:e>
                        </m:d>
                        <m:r>
                          <m:rPr>
                            <m:sty m:val="p"/>
                          </m:rPr>
                          <w:rPr>
                            <w:rFonts w:ascii="Cambria Math" w:hAnsi="Cambria Math"/>
                          </w:rPr>
                          <m:t>+</m:t>
                        </m:r>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z</m:t>
                                    </m:r>
                                  </m:sub>
                                </m:sSub>
                                <m:r>
                                  <m:rPr>
                                    <m:sty m:val="p"/>
                                  </m:rPr>
                                  <w:rPr>
                                    <w:rFonts w:ascii="Cambria Math" w:hAnsi="Cambria Math"/>
                                  </w:rPr>
                                  <m:t>(t)</m:t>
                                </m:r>
                              </m:e>
                            </m:d>
                          </m:e>
                        </m:nary>
                      </m:e>
                    </m:nary>
                  </m:e>
                </m:d>
              </m:oMath>
            </m:oMathPara>
          </w:p>
        </w:tc>
        <w:tc>
          <w:tcPr>
            <w:tcW w:w="1184" w:type="pct"/>
          </w:tcPr>
          <w:p w14:paraId="6B0582E7" w14:textId="1FF2F31D" w:rsidR="000D629E" w:rsidRDefault="0018358C" w:rsidP="0018358C">
            <w:pPr>
              <w:pStyle w:val="TTCuerpoIndentado"/>
              <w:keepNext/>
              <w:ind w:firstLine="0"/>
              <w:jc w:val="center"/>
              <w:cnfStyle w:val="000000100000" w:firstRow="0" w:lastRow="0" w:firstColumn="0" w:lastColumn="0" w:oddVBand="0" w:evenVBand="0" w:oddHBand="1" w:evenHBand="0" w:firstRowFirstColumn="0" w:firstRowLastColumn="0" w:lastRowFirstColumn="0" w:lastRowLastColumn="0"/>
            </w:pPr>
            <w:r>
              <w:t>Si la velocidad es introducida en m/s, el resultado será en metros.</w:t>
            </w:r>
          </w:p>
        </w:tc>
      </w:tr>
    </w:tbl>
    <w:p w14:paraId="7D3DFF7C" w14:textId="7FAC25F2" w:rsidR="00590FEC" w:rsidRPr="00916EAE" w:rsidRDefault="0018358C" w:rsidP="00A25AA0">
      <w:pPr>
        <w:pStyle w:val="fig"/>
      </w:pPr>
      <w:bookmarkStart w:id="312" w:name="_Ref404129850"/>
      <w:bookmarkStart w:id="313" w:name="_Ref404129846"/>
      <w:r>
        <w:t xml:space="preserve">Tabla </w:t>
      </w:r>
      <w:r w:rsidR="00CD577A">
        <w:fldChar w:fldCharType="begin"/>
      </w:r>
      <w:r w:rsidR="00CD577A">
        <w:instrText xml:space="preserve"> SEQ Tabla \* ARABIC </w:instrText>
      </w:r>
      <w:r w:rsidR="00CD577A">
        <w:fldChar w:fldCharType="separate"/>
      </w:r>
      <w:r w:rsidR="00CA29B9">
        <w:rPr>
          <w:noProof/>
        </w:rPr>
        <w:t>1</w:t>
      </w:r>
      <w:r w:rsidR="00CD577A">
        <w:rPr>
          <w:noProof/>
        </w:rPr>
        <w:fldChar w:fldCharType="end"/>
      </w:r>
      <w:bookmarkEnd w:id="312"/>
      <w:r>
        <w:t>- Resumen de cálculos utilizados con acelerómetros para estimación de postura, posición</w:t>
      </w:r>
      <w:bookmarkEnd w:id="313"/>
      <w:r w:rsidR="00916EAE">
        <w:t>.</w:t>
      </w:r>
    </w:p>
    <w:p w14:paraId="5639A377" w14:textId="77777777" w:rsidR="009B5AE6" w:rsidRPr="00916EAE" w:rsidRDefault="009B5AE6" w:rsidP="009B5AE6">
      <w:pPr>
        <w:pStyle w:val="TTCuerpoIndentado"/>
      </w:pPr>
    </w:p>
    <w:p w14:paraId="3743E9EE" w14:textId="7B54931F" w:rsidR="005D2313" w:rsidRDefault="00905B55" w:rsidP="00CD216C">
      <w:pPr>
        <w:pStyle w:val="TTCuerpoIndentado"/>
        <w:numPr>
          <w:ilvl w:val="0"/>
          <w:numId w:val="5"/>
        </w:numPr>
      </w:pPr>
      <w:r>
        <w:t xml:space="preserve">Giroscopios: </w:t>
      </w:r>
      <w:r w:rsidR="00DD454C">
        <w:t xml:space="preserve">miden el movimiento </w:t>
      </w:r>
      <w:r w:rsidR="005D2313">
        <w:t>angular que los afecta. En otras palabras, permiten medir la rotación del marco de referencia del giroscopio. Al igual que los acelerómetros, es posible representar los giroscopios por modelos mecánicos simples, como el giroscopio de rueda giratoria, pero difieren mucho de lo utilizado en las tecnologías MEMS.</w:t>
      </w:r>
    </w:p>
    <w:p w14:paraId="166B12D2" w14:textId="4BD5AA4A" w:rsidR="00905B55" w:rsidRDefault="005D2313" w:rsidP="00C82865">
      <w:pPr>
        <w:pStyle w:val="TTCuerpoIndentado"/>
        <w:ind w:left="644" w:firstLine="0"/>
      </w:pPr>
      <w:r>
        <w:t xml:space="preserve">En un giroscopio MEMS una masa o elemento vibrante (resonante), al ser rotado, se somete al efecto Coriolis que causa una vibración ortogonal a la dirección de la vibración original. Midiendo la vibración producida por el efecto Coriolis, se puede determinar la taza de giro (Roetenberg, 2006), generando la velocidad angular en </w:t>
      </w:r>
      <w:r w:rsidRPr="00C82865">
        <w:t>unidades de grados por segundo</w:t>
      </w:r>
      <w:r>
        <w:t>.</w:t>
      </w:r>
      <w:r w:rsidR="00EF0413">
        <w:t xml:space="preserve"> La estructura vibratoria se puede modelar de forma similar al acelerómetro (</w:t>
      </w:r>
      <w:r w:rsidR="00CD577A">
        <w:fldChar w:fldCharType="begin"/>
      </w:r>
      <w:r w:rsidR="00CD577A">
        <w:instrText xml:space="preserve"> REF _Ref404129977 </w:instrText>
      </w:r>
      <w:r w:rsidR="00CD577A">
        <w:fldChar w:fldCharType="separate"/>
      </w:r>
      <w:r w:rsidR="00CA29B9">
        <w:t xml:space="preserve">Figura </w:t>
      </w:r>
      <w:r w:rsidR="00CA29B9">
        <w:rPr>
          <w:noProof/>
        </w:rPr>
        <w:t>4</w:t>
      </w:r>
      <w:r w:rsidR="00CD577A">
        <w:rPr>
          <w:noProof/>
        </w:rPr>
        <w:fldChar w:fldCharType="end"/>
      </w:r>
      <w:r w:rsidR="00EF0413">
        <w:t xml:space="preserve">), </w:t>
      </w:r>
      <w:r w:rsidR="00EF0413" w:rsidRPr="00BF321A">
        <w:t>siguiendo</w:t>
      </w:r>
      <w:r w:rsidR="00EF0413">
        <w:t xml:space="preserve"> la misma ley de Hooke es posible determinar el movimiento angular. El método de construcción, sin embargo, permite que la masa no esté sujeta a la fuerza de gravedad, por tanto, se mide únicamente la velocidad de los movimientos angulares.</w:t>
      </w:r>
    </w:p>
    <w:p w14:paraId="71D03C1E" w14:textId="2ACA62EE" w:rsidR="00EF0413" w:rsidRDefault="00CD577A" w:rsidP="00C82865">
      <w:pPr>
        <w:pStyle w:val="TTCuerpoIndentado"/>
        <w:ind w:left="644" w:firstLine="0"/>
      </w:pPr>
      <w:r>
        <w:rPr>
          <w:noProof/>
        </w:rPr>
        <w:pict w14:anchorId="60BEADC7">
          <v:shape id="_x0000_s1040" type="#_x0000_t202" style="position:absolute;left:0;text-align:left;margin-left:78.2pt;margin-top:174.2pt;width:294.15pt;height:.05pt;z-index:251664896;mso-position-horizontal-relative:text;mso-position-vertical-relative:text" stroked="f">
            <v:textbox style="mso-next-textbox:#_x0000_s1040;mso-fit-shape-to-text:t" inset="0,0,0,0">
              <w:txbxContent>
                <w:p w14:paraId="0E1D8642" w14:textId="576B9867" w:rsidR="0075155C" w:rsidRPr="0097120C" w:rsidRDefault="0075155C" w:rsidP="00A25AA0">
                  <w:pPr>
                    <w:pStyle w:val="fig"/>
                    <w:rPr>
                      <w:rFonts w:ascii="Apple Garamond Light" w:hAnsi="Apple Garamond Light"/>
                      <w:noProof/>
                      <w:sz w:val="24"/>
                      <w:szCs w:val="24"/>
                    </w:rPr>
                  </w:pPr>
                  <w:bookmarkStart w:id="314" w:name="_Ref404129977"/>
                  <w:bookmarkStart w:id="315" w:name="_Ref404129974"/>
                  <w:r>
                    <w:t xml:space="preserve">Figura </w:t>
                  </w:r>
                  <w:r w:rsidR="00CD577A">
                    <w:fldChar w:fldCharType="begin"/>
                  </w:r>
                  <w:r w:rsidR="00CD577A">
                    <w:instrText xml:space="preserve"> SE</w:instrText>
                  </w:r>
                  <w:r w:rsidR="00CD577A">
                    <w:instrText xml:space="preserve">Q Figura \* ARABIC </w:instrText>
                  </w:r>
                  <w:r w:rsidR="00CD577A">
                    <w:fldChar w:fldCharType="separate"/>
                  </w:r>
                  <w:r>
                    <w:rPr>
                      <w:noProof/>
                    </w:rPr>
                    <w:t>4</w:t>
                  </w:r>
                  <w:r w:rsidR="00CD577A">
                    <w:rPr>
                      <w:noProof/>
                    </w:rPr>
                    <w:fldChar w:fldCharType="end"/>
                  </w:r>
                  <w:bookmarkEnd w:id="314"/>
                  <w:r>
                    <w:t xml:space="preserve">- </w:t>
                  </w:r>
                  <w:r w:rsidRPr="008D6801">
                    <w:t>Modelo de un giroscopio de estructura vibratoria (Fabio Varesano, 2011).</w:t>
                  </w:r>
                  <w:bookmarkEnd w:id="315"/>
                </w:p>
              </w:txbxContent>
            </v:textbox>
            <w10:wrap type="topAndBottom"/>
          </v:shape>
        </w:pict>
      </w:r>
      <w:r w:rsidR="00BF321A">
        <w:rPr>
          <w:noProof/>
          <w:lang w:val="en-US" w:eastAsia="en-US"/>
        </w:rPr>
        <w:drawing>
          <wp:anchor distT="0" distB="0" distL="114300" distR="114300" simplePos="0" relativeHeight="251651584" behindDoc="0" locked="0" layoutInCell="1" allowOverlap="1" wp14:anchorId="1262570D" wp14:editId="642D2A79">
            <wp:simplePos x="0" y="0"/>
            <wp:positionH relativeFrom="column">
              <wp:posOffset>993140</wp:posOffset>
            </wp:positionH>
            <wp:positionV relativeFrom="paragraph">
              <wp:posOffset>189865</wp:posOffset>
            </wp:positionV>
            <wp:extent cx="3735705" cy="1965325"/>
            <wp:effectExtent l="0" t="0" r="0" b="0"/>
            <wp:wrapTopAndBottom/>
            <wp:docPr id="5" name="Imagen 5" descr="E:\Pictures\girosco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s\giroscop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5705" cy="1965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24FDB4" w14:textId="6E2562A3" w:rsidR="001E51B7" w:rsidRDefault="001E51B7" w:rsidP="00C82865">
      <w:pPr>
        <w:pStyle w:val="TTCuerpoIndentado"/>
        <w:ind w:left="644" w:firstLine="0"/>
      </w:pPr>
      <w:r>
        <w:lastRenderedPageBreak/>
        <w:t xml:space="preserve">El giroscopio, entonces, resulta el candidato perfecto para determinar la postura de un objeto o cuerpo. Como muestra la </w:t>
      </w:r>
      <w:r w:rsidR="003475CC">
        <w:fldChar w:fldCharType="begin"/>
      </w:r>
      <w:r w:rsidR="003475CC">
        <w:instrText xml:space="preserve"> REF _Ref404130911 \h </w:instrText>
      </w:r>
      <w:r w:rsidR="003475CC">
        <w:fldChar w:fldCharType="separate"/>
      </w:r>
      <w:r w:rsidR="00CA29B9">
        <w:t xml:space="preserve">Tabla </w:t>
      </w:r>
      <w:r w:rsidR="00CA29B9">
        <w:rPr>
          <w:noProof/>
        </w:rPr>
        <w:t>2</w:t>
      </w:r>
      <w:r w:rsidR="003475CC">
        <w:fldChar w:fldCharType="end"/>
      </w:r>
      <w:r>
        <w:t>, se puede determinar el ángulo en un determinado momento por la integración de los datos. Sin embargo, al igual que con el acelerómetro, la integración numérica introducirá errores que se acumular</w:t>
      </w:r>
      <w:ins w:id="316" w:author="SSepulveda" w:date="2014-12-16T05:47:00Z">
        <w:r w:rsidR="005346EC">
          <w:t>á</w:t>
        </w:r>
      </w:ins>
      <w:del w:id="317" w:author="SSepulveda" w:date="2014-12-16T05:47:00Z">
        <w:r w:rsidDel="005346EC">
          <w:delText>a</w:delText>
        </w:r>
      </w:del>
      <w:r>
        <w:t xml:space="preserve">n en el tiempo de medición. Por otro lado, las mediciones se realizan respecto al marco de referencia del giroscopio, de modo que es necesario </w:t>
      </w:r>
      <w:del w:id="318" w:author="SSepulveda" w:date="2014-12-16T05:47:00Z">
        <w:r w:rsidDel="005346EC">
          <w:delText xml:space="preserve">conocer su </w:delText>
        </w:r>
      </w:del>
      <w:r>
        <w:t xml:space="preserve">establecer un marco de referencia para realizar las mediciones, es decir, determinar cuál de los ejes corresponderá a </w:t>
      </w:r>
      <w:r w:rsidRPr="001E51B7">
        <w:rPr>
          <w:i/>
        </w:rPr>
        <w:t>yaw</w:t>
      </w:r>
      <w:r>
        <w:t xml:space="preserve">, </w:t>
      </w:r>
      <w:r w:rsidRPr="001E51B7">
        <w:rPr>
          <w:i/>
        </w:rPr>
        <w:t>pitch</w:t>
      </w:r>
      <w:r>
        <w:t xml:space="preserve"> y </w:t>
      </w:r>
      <w:r w:rsidRPr="001E51B7">
        <w:rPr>
          <w:i/>
        </w:rPr>
        <w:t>roll</w:t>
      </w:r>
      <w:r>
        <w:t>.</w:t>
      </w:r>
    </w:p>
    <w:p w14:paraId="47CEE851" w14:textId="3EEDD57A" w:rsidR="001E51B7" w:rsidRDefault="001E51B7" w:rsidP="00C82865">
      <w:pPr>
        <w:pStyle w:val="TTCuerpoIndentado"/>
        <w:ind w:left="644" w:firstLine="0"/>
      </w:pPr>
    </w:p>
    <w:tbl>
      <w:tblPr>
        <w:tblStyle w:val="Tablanormal2"/>
        <w:tblW w:w="5000" w:type="pct"/>
        <w:tblLook w:val="04A0" w:firstRow="1" w:lastRow="0" w:firstColumn="1" w:lastColumn="0" w:noHBand="0" w:noVBand="1"/>
      </w:tblPr>
      <w:tblGrid>
        <w:gridCol w:w="1655"/>
        <w:gridCol w:w="4680"/>
        <w:gridCol w:w="1925"/>
      </w:tblGrid>
      <w:tr w:rsidR="001E51B7" w14:paraId="54B53C16" w14:textId="77777777" w:rsidTr="007B3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2481293F" w14:textId="77777777" w:rsidR="001E51B7" w:rsidRDefault="001E51B7" w:rsidP="00F554A4">
            <w:pPr>
              <w:pStyle w:val="TTCuerpoIndentado"/>
              <w:ind w:firstLine="0"/>
            </w:pPr>
            <w:r>
              <w:t>Característica</w:t>
            </w:r>
          </w:p>
        </w:tc>
        <w:tc>
          <w:tcPr>
            <w:tcW w:w="2833" w:type="pct"/>
          </w:tcPr>
          <w:p w14:paraId="0A181175" w14:textId="77777777" w:rsidR="001E51B7" w:rsidRDefault="001E51B7" w:rsidP="00F554A4">
            <w:pPr>
              <w:pStyle w:val="TTCuerpoIndentado"/>
              <w:ind w:firstLine="0"/>
              <w:cnfStyle w:val="100000000000" w:firstRow="1" w:lastRow="0" w:firstColumn="0" w:lastColumn="0" w:oddVBand="0" w:evenVBand="0" w:oddHBand="0" w:evenHBand="0" w:firstRowFirstColumn="0" w:firstRowLastColumn="0" w:lastRowFirstColumn="0" w:lastRowLastColumn="0"/>
            </w:pPr>
            <w:r>
              <w:t>Ecuación</w:t>
            </w:r>
          </w:p>
        </w:tc>
        <w:tc>
          <w:tcPr>
            <w:tcW w:w="1165" w:type="pct"/>
          </w:tcPr>
          <w:p w14:paraId="5862787D" w14:textId="77777777" w:rsidR="001E51B7" w:rsidRDefault="001E51B7" w:rsidP="00F554A4">
            <w:pPr>
              <w:pStyle w:val="TTCuerpoIndentado"/>
              <w:ind w:firstLine="0"/>
              <w:cnfStyle w:val="100000000000" w:firstRow="1" w:lastRow="0" w:firstColumn="0" w:lastColumn="0" w:oddVBand="0" w:evenVBand="0" w:oddHBand="0" w:evenHBand="0" w:firstRowFirstColumn="0" w:firstRowLastColumn="0" w:lastRowFirstColumn="0" w:lastRowLastColumn="0"/>
            </w:pPr>
            <w:r>
              <w:t>Descripción</w:t>
            </w:r>
          </w:p>
        </w:tc>
      </w:tr>
      <w:tr w:rsidR="001E51B7" w14:paraId="18170D98" w14:textId="77777777" w:rsidTr="007B3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38FDAA82" w14:textId="04688E7E" w:rsidR="001E51B7" w:rsidRPr="007B36FF" w:rsidRDefault="007B36FF" w:rsidP="00F554A4">
            <w:pPr>
              <w:pStyle w:val="TTCuerpoIndentado"/>
              <w:ind w:firstLine="0"/>
              <w:rPr>
                <w:b w:val="0"/>
              </w:rPr>
            </w:pPr>
            <w:r w:rsidRPr="007B36FF">
              <w:rPr>
                <w:b w:val="0"/>
              </w:rPr>
              <w:t>Ángulos de Euler</w:t>
            </w:r>
          </w:p>
        </w:tc>
        <w:tc>
          <w:tcPr>
            <w:tcW w:w="2833" w:type="pct"/>
          </w:tcPr>
          <w:p w14:paraId="768310B2" w14:textId="22A83314" w:rsidR="001E51B7" w:rsidRPr="001F785B" w:rsidRDefault="001E51B7" w:rsidP="00F21D06">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(ψ,θ,ϕ)=</m:t>
                </m:r>
                <m:f>
                  <m:fPr>
                    <m:ctrlPr>
                      <w:rPr>
                        <w:rFonts w:ascii="Cambria Math" w:hAnsi="Cambria Math"/>
                      </w:rPr>
                    </m:ctrlPr>
                  </m:fPr>
                  <m:num>
                    <m:r>
                      <m:rPr>
                        <m:sty m:val="p"/>
                      </m:rPr>
                      <w:rPr>
                        <w:rFonts w:ascii="Cambria Math" w:hAnsi="Cambria Math"/>
                      </w:rPr>
                      <m:t>1</m:t>
                    </m:r>
                  </m:num>
                  <m:den>
                    <m:r>
                      <m:rPr>
                        <m:sty m:val="p"/>
                      </m:rPr>
                      <w:rPr>
                        <w:rFonts w:ascii="Cambria Math" w:hAnsi="Cambria Math"/>
                      </w:rPr>
                      <m:t>t</m:t>
                    </m:r>
                  </m:den>
                </m:f>
                <m:r>
                  <m:rPr>
                    <m:sty m:val="p"/>
                  </m:rPr>
                  <w:rPr>
                    <w:rFonts w:ascii="Cambria Math" w:hAnsi="Cambria Math"/>
                  </w:rPr>
                  <m:t>×</m:t>
                </m:r>
                <m:d>
                  <m:dPr>
                    <m:ctrlPr>
                      <w:rPr>
                        <w:rFonts w:ascii="Cambria Math" w:hAnsi="Cambria Math"/>
                      </w:rPr>
                    </m:ctrlPr>
                  </m:dPr>
                  <m:e>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rPr>
                                  <m:t>x</m:t>
                                </m:r>
                              </m:sub>
                            </m:sSub>
                            <m:r>
                              <m:rPr>
                                <m:sty m:val="p"/>
                              </m:rPr>
                              <w:rPr>
                                <w:rFonts w:ascii="Cambria Math" w:hAnsi="Cambria Math"/>
                              </w:rPr>
                              <m:t>(t)</m:t>
                            </m:r>
                          </m:e>
                        </m:d>
                        <m:r>
                          <m:rPr>
                            <m:sty m:val="p"/>
                          </m:rPr>
                          <w:rPr>
                            <w:rFonts w:ascii="Cambria Math" w:hAnsi="Cambria Math"/>
                          </w:rPr>
                          <m:t>+</m:t>
                        </m:r>
                      </m:e>
                    </m:nary>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ω</m:t>
                                </m:r>
                              </m:e>
                              <m:sub>
                                <m:r>
                                  <m:rPr>
                                    <m:sty m:val="p"/>
                                  </m:rPr>
                                  <w:rPr>
                                    <w:rFonts w:ascii="Cambria Math" w:hAnsi="Cambria Math"/>
                                  </w:rPr>
                                  <m:t>y</m:t>
                                </m:r>
                              </m:sub>
                            </m:sSub>
                            <m:r>
                              <m:rPr>
                                <m:sty m:val="p"/>
                              </m:rPr>
                              <w:rPr>
                                <w:rFonts w:ascii="Cambria Math" w:hAnsi="Cambria Math"/>
                              </w:rPr>
                              <m:t>(t)</m:t>
                            </m:r>
                          </m:e>
                        </m:d>
                        <m:r>
                          <m:rPr>
                            <m:sty m:val="p"/>
                          </m:rPr>
                          <w:rPr>
                            <w:rFonts w:ascii="Cambria Math" w:hAnsi="Cambria Math"/>
                          </w:rPr>
                          <m:t>+</m:t>
                        </m:r>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ω</m:t>
                                    </m:r>
                                  </m:e>
                                  <m:sub>
                                    <m:r>
                                      <m:rPr>
                                        <m:sty m:val="p"/>
                                      </m:rPr>
                                      <w:rPr>
                                        <w:rFonts w:ascii="Cambria Math" w:hAnsi="Cambria Math"/>
                                      </w:rPr>
                                      <m:t>z</m:t>
                                    </m:r>
                                  </m:sub>
                                </m:sSub>
                                <m:r>
                                  <m:rPr>
                                    <m:sty m:val="p"/>
                                  </m:rPr>
                                  <w:rPr>
                                    <w:rFonts w:ascii="Cambria Math" w:hAnsi="Cambria Math"/>
                                  </w:rPr>
                                  <m:t>(t)</m:t>
                                </m:r>
                              </m:e>
                            </m:d>
                          </m:e>
                        </m:nary>
                      </m:e>
                    </m:nary>
                  </m:e>
                </m:d>
              </m:oMath>
            </m:oMathPara>
          </w:p>
        </w:tc>
        <w:tc>
          <w:tcPr>
            <w:tcW w:w="1165" w:type="pct"/>
          </w:tcPr>
          <w:p w14:paraId="1D2463D8" w14:textId="62AB8368" w:rsidR="001E51B7" w:rsidRDefault="007B36FF" w:rsidP="00916EAE">
            <w:pPr>
              <w:pStyle w:val="TTCuerpoIndentado"/>
              <w:keepNext/>
              <w:ind w:firstLine="0"/>
              <w:cnfStyle w:val="000000100000" w:firstRow="0" w:lastRow="0" w:firstColumn="0" w:lastColumn="0" w:oddVBand="0" w:evenVBand="0" w:oddHBand="1" w:evenHBand="0" w:firstRowFirstColumn="0" w:firstRowLastColumn="0" w:lastRowFirstColumn="0" w:lastRowLastColumn="0"/>
            </w:pPr>
            <w:r>
              <w:t xml:space="preserve">Donde </w:t>
            </w:r>
            <m:oMath>
              <m:r>
                <w:rPr>
                  <w:rFonts w:ascii="Cambria Math" w:hAnsi="Cambria Math"/>
                </w:rPr>
                <m:t>ω</m:t>
              </m:r>
            </m:oMath>
            <w:r>
              <w:t xml:space="preserve"> corresponde a la velocidad angular medida desde el giroscopio, y </w:t>
            </w:r>
            <m:oMath>
              <m:r>
                <m:rPr>
                  <m:sty m:val="p"/>
                </m:rPr>
                <w:rPr>
                  <w:rFonts w:ascii="Cambria Math" w:hAnsi="Cambria Math"/>
                </w:rPr>
                <m:t>(ψ,θ,ϕ)</m:t>
              </m:r>
            </m:oMath>
            <w:r w:rsidR="006C6AEA">
              <w:t xml:space="preserve"> corresponde a </w:t>
            </w:r>
            <w:r w:rsidR="006C6AEA" w:rsidRPr="006C6AEA">
              <w:rPr>
                <w:i/>
              </w:rPr>
              <w:t>yaw</w:t>
            </w:r>
            <w:r w:rsidR="006C6AEA">
              <w:t xml:space="preserve">, </w:t>
            </w:r>
            <w:r w:rsidR="006C6AEA" w:rsidRPr="006C6AEA">
              <w:rPr>
                <w:i/>
              </w:rPr>
              <w:t>pitch</w:t>
            </w:r>
            <w:r w:rsidR="006C6AEA">
              <w:t xml:space="preserve"> y </w:t>
            </w:r>
            <w:r w:rsidR="006C6AEA" w:rsidRPr="006C6AEA">
              <w:rPr>
                <w:i/>
              </w:rPr>
              <w:t>roll</w:t>
            </w:r>
            <w:r w:rsidR="006C6AEA">
              <w:t>, respectivamente</w:t>
            </w:r>
          </w:p>
        </w:tc>
      </w:tr>
    </w:tbl>
    <w:p w14:paraId="2ED4E90F" w14:textId="68B3C784" w:rsidR="001E51B7" w:rsidRPr="001E51B7" w:rsidRDefault="00916EAE" w:rsidP="00A25AA0">
      <w:pPr>
        <w:pStyle w:val="fig"/>
        <w:rPr>
          <w:u w:val="single"/>
        </w:rPr>
      </w:pPr>
      <w:bookmarkStart w:id="319" w:name="_Ref404130911"/>
      <w:r>
        <w:t xml:space="preserve">Tabla </w:t>
      </w:r>
      <w:r w:rsidR="00CD577A">
        <w:fldChar w:fldCharType="begin"/>
      </w:r>
      <w:r w:rsidR="00CD577A">
        <w:instrText xml:space="preserve"> SEQ Tabla \* ARABIC </w:instrText>
      </w:r>
      <w:r w:rsidR="00CD577A">
        <w:fldChar w:fldCharType="separate"/>
      </w:r>
      <w:r w:rsidR="00CA29B9">
        <w:rPr>
          <w:noProof/>
        </w:rPr>
        <w:t>2</w:t>
      </w:r>
      <w:r w:rsidR="00CD577A">
        <w:rPr>
          <w:noProof/>
        </w:rPr>
        <w:fldChar w:fldCharType="end"/>
      </w:r>
      <w:bookmarkEnd w:id="319"/>
      <w:r>
        <w:t xml:space="preserve">- </w:t>
      </w:r>
      <w:r w:rsidRPr="00D33102">
        <w:t xml:space="preserve">Resumen de cálculos utilizados con </w:t>
      </w:r>
      <w:r>
        <w:t>giroscopios</w:t>
      </w:r>
      <w:r w:rsidRPr="00D33102">
        <w:t xml:space="preserve"> para estimación de postura</w:t>
      </w:r>
      <w:r>
        <w:t>.</w:t>
      </w:r>
    </w:p>
    <w:p w14:paraId="5C9F39A4" w14:textId="554CC8DA" w:rsidR="00EF0413" w:rsidRDefault="00EF0413" w:rsidP="00C82865">
      <w:pPr>
        <w:pStyle w:val="TTCuerpoIndentado"/>
        <w:ind w:left="644" w:firstLine="0"/>
      </w:pPr>
    </w:p>
    <w:p w14:paraId="5ED7EF7D" w14:textId="68B39F6E" w:rsidR="00D02AEF" w:rsidRDefault="00905B55" w:rsidP="00CD216C">
      <w:pPr>
        <w:pStyle w:val="TTCuerpoIndentado"/>
        <w:numPr>
          <w:ilvl w:val="0"/>
          <w:numId w:val="5"/>
        </w:numPr>
      </w:pPr>
      <w:r>
        <w:t>Magnetómetro:</w:t>
      </w:r>
      <w:r w:rsidR="005D2313">
        <w:t xml:space="preserve"> Los magnetómetros miden </w:t>
      </w:r>
      <w:del w:id="320" w:author="SSepulveda" w:date="2014-12-16T05:47:00Z">
        <w:r w:rsidR="005D2313" w:rsidDel="005346EC">
          <w:delText xml:space="preserve">fuerza </w:delText>
        </w:r>
      </w:del>
      <w:ins w:id="321" w:author="SSepulveda" w:date="2014-12-16T05:47:00Z">
        <w:r w:rsidR="005346EC">
          <w:t xml:space="preserve">intensidad </w:t>
        </w:r>
      </w:ins>
      <w:r w:rsidR="005D2313">
        <w:t>y dirección de campos magnéticos</w:t>
      </w:r>
      <w:del w:id="322" w:author="SSepulveda" w:date="2014-12-16T05:48:00Z">
        <w:r w:rsidR="005D2313" w:rsidDel="005346EC">
          <w:delText>, en Gauss o Tesla</w:delText>
        </w:r>
      </w:del>
      <w:r w:rsidR="005D2313">
        <w:t xml:space="preserve">. Permiten conocer la ubicación del norte magnético, al igual que un compás. Los magnetómetros funcionan en tecnologías MEMS gracias al efecto Hall. Aplicando una corriente eléctrica, magneto-resistores convierten campos magnéticos incidentes en voltajes diferenciales. Conociendo el norte magnético, es posible determinar el </w:t>
      </w:r>
      <w:r w:rsidR="005D2313" w:rsidRPr="00C82865">
        <w:rPr>
          <w:i/>
        </w:rPr>
        <w:t>heading</w:t>
      </w:r>
      <w:r w:rsidR="005D2313">
        <w:t xml:space="preserve"> (la </w:t>
      </w:r>
      <w:r w:rsidR="006A525E">
        <w:t>postura</w:t>
      </w:r>
      <w:r w:rsidR="005D2313">
        <w:t xml:space="preserve"> del dispositivo respecto al norte magnético). Por ser un sensor de campos magnéticos, los magnetómetros están sujetos a una gran cantidad de distorsiones electromagnéticas.</w:t>
      </w:r>
    </w:p>
    <w:p w14:paraId="2D9EF958" w14:textId="77777777" w:rsidR="00D02AEF" w:rsidRDefault="00D02AEF" w:rsidP="00D02AEF">
      <w:pPr>
        <w:pStyle w:val="TTCuerpoIndentado"/>
        <w:ind w:left="644" w:firstLine="0"/>
      </w:pPr>
    </w:p>
    <w:p w14:paraId="46D079B6" w14:textId="46B5AE44" w:rsidR="00D02AEF" w:rsidRDefault="00D02AEF" w:rsidP="00D02AEF">
      <w:pPr>
        <w:pStyle w:val="TTCuerpoIndentado"/>
        <w:ind w:left="644" w:firstLine="0"/>
      </w:pPr>
      <w:r>
        <w:t xml:space="preserve">La </w:t>
      </w:r>
      <w:r w:rsidR="003475CC">
        <w:fldChar w:fldCharType="begin"/>
      </w:r>
      <w:r w:rsidR="003475CC">
        <w:instrText xml:space="preserve"> REF _Ref404130888 \h </w:instrText>
      </w:r>
      <w:r w:rsidR="003475CC">
        <w:fldChar w:fldCharType="separate"/>
      </w:r>
      <w:r w:rsidR="00CA29B9">
        <w:t xml:space="preserve">Tabla </w:t>
      </w:r>
      <w:r w:rsidR="00CA29B9">
        <w:rPr>
          <w:noProof/>
        </w:rPr>
        <w:t>3</w:t>
      </w:r>
      <w:r w:rsidR="003475CC">
        <w:fldChar w:fldCharType="end"/>
      </w:r>
      <w:r w:rsidR="003475CC">
        <w:t xml:space="preserve"> </w:t>
      </w:r>
      <w:r>
        <w:t>resume las ecuaciones que se pueden utilizar para usar el magnetómetro como comp</w:t>
      </w:r>
      <w:del w:id="323" w:author="SSepulveda" w:date="2014-12-16T05:49:00Z">
        <w:r w:rsidDel="005346EC">
          <w:delText>a</w:delText>
        </w:r>
      </w:del>
      <w:ins w:id="324" w:author="SSepulveda" w:date="2014-12-16T05:49:00Z">
        <w:r w:rsidR="005346EC">
          <w:t>á</w:t>
        </w:r>
      </w:ins>
      <w:r>
        <w:t>s, permitiendo realizar mediciones en el marco de referencia de la Tierra (respecto al norte magnético).</w:t>
      </w:r>
    </w:p>
    <w:p w14:paraId="516FB413" w14:textId="77777777" w:rsidR="004E45A7" w:rsidRDefault="004E45A7" w:rsidP="004E45A7">
      <w:pPr>
        <w:pStyle w:val="TTCuerpoIndentado"/>
        <w:ind w:left="644" w:firstLine="0"/>
      </w:pPr>
    </w:p>
    <w:tbl>
      <w:tblPr>
        <w:tblStyle w:val="Tablanormal2"/>
        <w:tblW w:w="5000" w:type="pct"/>
        <w:tblLook w:val="04A0" w:firstRow="1" w:lastRow="0" w:firstColumn="1" w:lastColumn="0" w:noHBand="0" w:noVBand="1"/>
      </w:tblPr>
      <w:tblGrid>
        <w:gridCol w:w="1655"/>
        <w:gridCol w:w="4680"/>
        <w:gridCol w:w="1925"/>
      </w:tblGrid>
      <w:tr w:rsidR="004E45A7" w14:paraId="1CC4D6EA" w14:textId="77777777" w:rsidTr="00757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53A5F178" w14:textId="77777777" w:rsidR="004E45A7" w:rsidRDefault="004E45A7" w:rsidP="00203EAA">
            <w:pPr>
              <w:pStyle w:val="TTCuerpoIndentado"/>
              <w:ind w:firstLine="0"/>
            </w:pPr>
            <w:r>
              <w:t>Característica</w:t>
            </w:r>
          </w:p>
        </w:tc>
        <w:tc>
          <w:tcPr>
            <w:tcW w:w="2833" w:type="pct"/>
          </w:tcPr>
          <w:p w14:paraId="202D79D0" w14:textId="77777777" w:rsidR="004E45A7" w:rsidRDefault="004E45A7" w:rsidP="00203EAA">
            <w:pPr>
              <w:pStyle w:val="TTCuerpoIndentado"/>
              <w:ind w:firstLine="0"/>
              <w:cnfStyle w:val="100000000000" w:firstRow="1" w:lastRow="0" w:firstColumn="0" w:lastColumn="0" w:oddVBand="0" w:evenVBand="0" w:oddHBand="0" w:evenHBand="0" w:firstRowFirstColumn="0" w:firstRowLastColumn="0" w:lastRowFirstColumn="0" w:lastRowLastColumn="0"/>
            </w:pPr>
            <w:r>
              <w:t>Ecuación</w:t>
            </w:r>
          </w:p>
        </w:tc>
        <w:tc>
          <w:tcPr>
            <w:tcW w:w="1165" w:type="pct"/>
          </w:tcPr>
          <w:p w14:paraId="0BA6E5A6" w14:textId="77777777" w:rsidR="004E45A7" w:rsidRDefault="004E45A7" w:rsidP="00203EAA">
            <w:pPr>
              <w:pStyle w:val="TTCuerpoIndentado"/>
              <w:ind w:firstLine="0"/>
              <w:cnfStyle w:val="100000000000" w:firstRow="1" w:lastRow="0" w:firstColumn="0" w:lastColumn="0" w:oddVBand="0" w:evenVBand="0" w:oddHBand="0" w:evenHBand="0" w:firstRowFirstColumn="0" w:firstRowLastColumn="0" w:lastRowFirstColumn="0" w:lastRowLastColumn="0"/>
            </w:pPr>
            <w:r>
              <w:t>Descripción</w:t>
            </w:r>
          </w:p>
        </w:tc>
      </w:tr>
      <w:tr w:rsidR="004E45A7" w14:paraId="49310547" w14:textId="77777777" w:rsidTr="0075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46759F08" w14:textId="098A7B8E" w:rsidR="004E45A7" w:rsidRPr="007575C4" w:rsidRDefault="006A525E" w:rsidP="00203EAA">
            <w:pPr>
              <w:pStyle w:val="TTCuerpoIndentado"/>
              <w:ind w:firstLine="0"/>
              <w:rPr>
                <w:b w:val="0"/>
              </w:rPr>
            </w:pPr>
            <w:r w:rsidRPr="007575C4">
              <w:rPr>
                <w:b w:val="0"/>
              </w:rPr>
              <w:t>Declinación</w:t>
            </w:r>
          </w:p>
        </w:tc>
        <w:tc>
          <w:tcPr>
            <w:tcW w:w="2833" w:type="pct"/>
          </w:tcPr>
          <w:p w14:paraId="2962CF72" w14:textId="0227F8EA" w:rsidR="004E45A7" w:rsidRPr="001F785B" w:rsidRDefault="00CD577A" w:rsidP="008957C0">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rPr>
                    </m:ctrlPr>
                  </m:sSubPr>
                  <m:e>
                    <m:r>
                      <m:rPr>
                        <m:sty m:val="p"/>
                      </m:rPr>
                      <w:rPr>
                        <w:rFonts w:ascii="Cambria Math" w:hAnsi="Cambria Math"/>
                      </w:rPr>
                      <m:t>X</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func>
              </m:oMath>
            </m:oMathPara>
          </w:p>
        </w:tc>
        <w:tc>
          <w:tcPr>
            <w:tcW w:w="1165" w:type="pct"/>
          </w:tcPr>
          <w:p w14:paraId="4EBD2493" w14:textId="7D65DC04" w:rsidR="004E45A7" w:rsidRDefault="005A4A94" w:rsidP="00203EAA">
            <w:pPr>
              <w:pStyle w:val="TTCuerpoIndentado"/>
              <w:ind w:firstLine="0"/>
              <w:cnfStyle w:val="000000100000" w:firstRow="0" w:lastRow="0" w:firstColumn="0" w:lastColumn="0" w:oddVBand="0" w:evenVBand="0" w:oddHBand="1" w:evenHBand="0" w:firstRowFirstColumn="0" w:firstRowLastColumn="0" w:lastRowFirstColumn="0" w:lastRowLastColumn="0"/>
            </w:pPr>
            <w:r>
              <w:t xml:space="preserve">Donde </w:t>
            </w:r>
            <m:oMath>
              <m:r>
                <w:rPr>
                  <w:rFonts w:ascii="Cambria Math" w:hAnsi="Cambria Math"/>
                </w:rPr>
                <m:t>m</m:t>
              </m:r>
            </m:oMath>
            <w:r>
              <w:t xml:space="preserve"> representa las mediciones del campo magnético desde el magnetómetro.</w:t>
            </w:r>
          </w:p>
        </w:tc>
      </w:tr>
      <w:tr w:rsidR="00DE264B" w14:paraId="5A8AFE7C" w14:textId="77777777" w:rsidTr="007575C4">
        <w:tc>
          <w:tcPr>
            <w:cnfStyle w:val="001000000000" w:firstRow="0" w:lastRow="0" w:firstColumn="1" w:lastColumn="0" w:oddVBand="0" w:evenVBand="0" w:oddHBand="0" w:evenHBand="0" w:firstRowFirstColumn="0" w:firstRowLastColumn="0" w:lastRowFirstColumn="0" w:lastRowLastColumn="0"/>
            <w:tcW w:w="1002" w:type="pct"/>
          </w:tcPr>
          <w:p w14:paraId="6B3CA62F" w14:textId="00D9DD7F" w:rsidR="00DE264B" w:rsidRPr="007575C4" w:rsidRDefault="006A525E" w:rsidP="00203EAA">
            <w:pPr>
              <w:pStyle w:val="TTCuerpoIndentado"/>
              <w:ind w:firstLine="0"/>
              <w:rPr>
                <w:b w:val="0"/>
              </w:rPr>
            </w:pPr>
            <w:r w:rsidRPr="007575C4">
              <w:rPr>
                <w:b w:val="0"/>
              </w:rPr>
              <w:t>Inclinación</w:t>
            </w:r>
          </w:p>
        </w:tc>
        <w:tc>
          <w:tcPr>
            <w:tcW w:w="2833" w:type="pct"/>
          </w:tcPr>
          <w:p w14:paraId="10C04FB0" w14:textId="1F0161C3" w:rsidR="00DE264B" w:rsidRPr="00592243" w:rsidRDefault="00CD577A" w:rsidP="008957C0">
            <w:pPr>
              <w:cnfStyle w:val="000000000000" w:firstRow="0" w:lastRow="0" w:firstColumn="0" w:lastColumn="0" w:oddVBand="0" w:evenVBand="0" w:oddHBand="0" w:evenHBand="0" w:firstRowFirstColumn="0" w:firstRowLastColumn="0" w:lastRowFirstColumn="0" w:lastRowLastColumn="0"/>
              <w:rPr>
                <w:rFonts w:ascii="Apple Garamond Light" w:hAnsi="Apple Garamond Light"/>
              </w:rPr>
            </w:pPr>
            <m:oMathPara>
              <m:oMath>
                <m:sSub>
                  <m:sSubPr>
                    <m:ctrlPr>
                      <w:rPr>
                        <w:rFonts w:ascii="Cambria Math" w:hAnsi="Cambria Math"/>
                      </w:rPr>
                    </m:ctrlPr>
                  </m:sSubPr>
                  <m:e>
                    <m:r>
                      <m:rPr>
                        <m:sty m:val="p"/>
                      </m:rPr>
                      <w:rPr>
                        <w:rFonts w:ascii="Cambria Math" w:hAnsi="Cambria Math"/>
                      </w:rPr>
                      <m:t>Y</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m:rPr>
                            <m:sty m:val="p"/>
                          </m:rPr>
                          <w:rPr>
                            <w:rFonts w:ascii="Cambria Math" w:hAnsi="Cambria Math"/>
                          </w:rPr>
                          <m:t>ϕ</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m:rPr>
                            <m:sty m:val="p"/>
                          </m:rPr>
                          <w:rPr>
                            <w:rFonts w:ascii="Cambria Math" w:hAnsi="Cambria Math"/>
                          </w:rPr>
                          <m:t>ϕ</m:t>
                        </m:r>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*sin</m:t>
                </m:r>
                <m:d>
                  <m:dPr>
                    <m:ctrlPr>
                      <w:rPr>
                        <w:rFonts w:ascii="Cambria Math" w:hAnsi="Cambria Math"/>
                        <w:i/>
                      </w:rPr>
                    </m:ctrlPr>
                  </m:dPr>
                  <m:e>
                    <m:r>
                      <m:rPr>
                        <m:sty m:val="p"/>
                      </m:rPr>
                      <w:rPr>
                        <w:rFonts w:ascii="Cambria Math" w:hAnsi="Cambria Math"/>
                      </w:rPr>
                      <m:t>ϕ</m:t>
                    </m:r>
                  </m:e>
                </m:d>
                <m:r>
                  <w:rPr>
                    <w:rFonts w:ascii="Cambria Math" w:hAnsi="Cambria Math"/>
                  </w:rPr>
                  <m:t>*</m:t>
                </m:r>
                <m:r>
                  <m:rPr>
                    <m:sty m:val="p"/>
                  </m:rPr>
                  <w:rPr>
                    <w:rFonts w:ascii="Cambria Math" w:hAnsi="Cambria Math"/>
                  </w:rPr>
                  <m:t>cos⁡</m:t>
                </m:r>
                <m:r>
                  <w:rPr>
                    <w:rFonts w:ascii="Cambria Math" w:hAnsi="Cambria Math"/>
                  </w:rPr>
                  <m:t>(θ)</m:t>
                </m:r>
              </m:oMath>
            </m:oMathPara>
          </w:p>
        </w:tc>
        <w:tc>
          <w:tcPr>
            <w:tcW w:w="1165" w:type="pct"/>
          </w:tcPr>
          <w:p w14:paraId="3CBDDB18" w14:textId="77777777" w:rsidR="00DE264B" w:rsidRDefault="00DE264B" w:rsidP="00203EAA">
            <w:pPr>
              <w:pStyle w:val="TTCuerpoIndentado"/>
              <w:ind w:firstLine="0"/>
              <w:cnfStyle w:val="000000000000" w:firstRow="0" w:lastRow="0" w:firstColumn="0" w:lastColumn="0" w:oddVBand="0" w:evenVBand="0" w:oddHBand="0" w:evenHBand="0" w:firstRowFirstColumn="0" w:firstRowLastColumn="0" w:lastRowFirstColumn="0" w:lastRowLastColumn="0"/>
            </w:pPr>
          </w:p>
        </w:tc>
      </w:tr>
      <w:tr w:rsidR="00DE264B" w14:paraId="1D9D99A7" w14:textId="77777777" w:rsidTr="0075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0B02B33B" w14:textId="137957A2" w:rsidR="00DE264B" w:rsidRPr="007575C4" w:rsidRDefault="006A525E" w:rsidP="00203EAA">
            <w:pPr>
              <w:pStyle w:val="TTCuerpoIndentado"/>
              <w:ind w:firstLine="0"/>
              <w:rPr>
                <w:b w:val="0"/>
              </w:rPr>
            </w:pPr>
            <w:r w:rsidRPr="007575C4">
              <w:rPr>
                <w:b w:val="0"/>
              </w:rPr>
              <w:t>Norte magnético</w:t>
            </w:r>
          </w:p>
        </w:tc>
        <w:tc>
          <w:tcPr>
            <w:tcW w:w="2833" w:type="pct"/>
          </w:tcPr>
          <w:p w14:paraId="01A298E2" w14:textId="5851A0C9" w:rsidR="00DE264B" w:rsidRPr="00592243" w:rsidRDefault="007575C4" w:rsidP="005A4A94">
            <w:pPr>
              <w:cnfStyle w:val="000000100000" w:firstRow="0" w:lastRow="0" w:firstColumn="0" w:lastColumn="0" w:oddVBand="0" w:evenVBand="0" w:oddHBand="1" w:evenHBand="0" w:firstRowFirstColumn="0" w:firstRowLastColumn="0" w:lastRowFirstColumn="0" w:lastRowLastColumn="0"/>
              <w:rPr>
                <w:rFonts w:ascii="Apple Garamond Light" w:hAnsi="Apple Garamond Light"/>
              </w:rPr>
            </w:pPr>
            <m:oMathPara>
              <m:oMath>
                <m:r>
                  <w:rPr>
                    <w:rFonts w:ascii="Cambria Math" w:hAnsi="Cambria Math"/>
                  </w:rPr>
                  <m:t>ψ=A</m:t>
                </m:r>
                <m:sSup>
                  <m:sSupPr>
                    <m:ctrlPr>
                      <w:rPr>
                        <w:rFonts w:ascii="Cambria Math" w:hAnsi="Cambria Math"/>
                        <w:i/>
                      </w:rPr>
                    </m:ctrlPr>
                  </m:sSupPr>
                  <m:e>
                    <m:r>
                      <w:rPr>
                        <w:rFonts w:ascii="Cambria Math" w:hAnsi="Cambria Math"/>
                      </w:rPr>
                      <m:t>tan</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h</m:t>
                    </m:r>
                  </m:sub>
                </m:sSub>
                <m:r>
                  <w:rPr>
                    <w:rFonts w:ascii="Cambria Math" w:hAnsi="Cambria Math"/>
                  </w:rPr>
                  <m:t>)</m:t>
                </m:r>
              </m:oMath>
            </m:oMathPara>
          </w:p>
        </w:tc>
        <w:tc>
          <w:tcPr>
            <w:tcW w:w="1165" w:type="pct"/>
          </w:tcPr>
          <w:p w14:paraId="55CFBD4A" w14:textId="2D03076B" w:rsidR="00DE264B" w:rsidRPr="005A4A94" w:rsidRDefault="005A4A94" w:rsidP="005A4A94">
            <w:pPr>
              <w:pStyle w:val="TTCuerpoIndentado"/>
              <w:keepNext/>
              <w:ind w:firstLine="0"/>
              <w:cnfStyle w:val="000000100000" w:firstRow="0" w:lastRow="0" w:firstColumn="0" w:lastColumn="0" w:oddVBand="0" w:evenVBand="0" w:oddHBand="1" w:evenHBand="0" w:firstRowFirstColumn="0" w:firstRowLastColumn="0" w:lastRowFirstColumn="0" w:lastRowLastColumn="0"/>
              <w:rPr>
                <w:u w:val="single"/>
              </w:rPr>
            </w:pPr>
            <w:r>
              <w:t xml:space="preserve">Donde </w:t>
            </w:r>
            <m:oMath>
              <m:r>
                <w:rPr>
                  <w:rFonts w:ascii="Cambria Math" w:hAnsi="Cambria Math"/>
                </w:rPr>
                <m:t>ψ</m:t>
              </m:r>
            </m:oMath>
            <w:r>
              <w:t xml:space="preserve"> representa el </w:t>
            </w:r>
            <w:r w:rsidRPr="005A4A94">
              <w:rPr>
                <w:i/>
                <w:u w:val="single"/>
              </w:rPr>
              <w:t>heading</w:t>
            </w:r>
            <w:r>
              <w:t xml:space="preserve"> respecto al norte magnético.</w:t>
            </w:r>
          </w:p>
        </w:tc>
      </w:tr>
    </w:tbl>
    <w:p w14:paraId="455C2D12" w14:textId="77879CF5" w:rsidR="004E45A7" w:rsidRDefault="005A4A94" w:rsidP="00A25AA0">
      <w:pPr>
        <w:pStyle w:val="fig"/>
      </w:pPr>
      <w:bookmarkStart w:id="325" w:name="_Ref404130888"/>
      <w:bookmarkStart w:id="326" w:name="_Ref404130884"/>
      <w:r>
        <w:t xml:space="preserve">Tabla </w:t>
      </w:r>
      <w:r w:rsidR="00CD577A">
        <w:fldChar w:fldCharType="begin"/>
      </w:r>
      <w:r w:rsidR="00CD577A">
        <w:instrText xml:space="preserve"> SEQ Tabla \* ARABIC </w:instrText>
      </w:r>
      <w:r w:rsidR="00CD577A">
        <w:fldChar w:fldCharType="separate"/>
      </w:r>
      <w:r w:rsidR="00CA29B9">
        <w:rPr>
          <w:noProof/>
        </w:rPr>
        <w:t>3</w:t>
      </w:r>
      <w:r w:rsidR="00CD577A">
        <w:rPr>
          <w:noProof/>
        </w:rPr>
        <w:fldChar w:fldCharType="end"/>
      </w:r>
      <w:bookmarkEnd w:id="325"/>
      <w:r>
        <w:t xml:space="preserve">- </w:t>
      </w:r>
      <w:r w:rsidRPr="004F384F">
        <w:t>Resumen de cálculos utilizados con giroscopios para estimación de postura.</w:t>
      </w:r>
      <w:bookmarkEnd w:id="326"/>
    </w:p>
    <w:p w14:paraId="7C39E227" w14:textId="52FE37F2" w:rsidR="004E45A7" w:rsidRDefault="004E45A7" w:rsidP="004E45A7">
      <w:pPr>
        <w:pStyle w:val="TTCuerpoIndentado"/>
        <w:ind w:left="644" w:firstLine="0"/>
      </w:pPr>
    </w:p>
    <w:p w14:paraId="141CB599" w14:textId="42EB2E69" w:rsidR="00D02AEF" w:rsidRDefault="00CD577A" w:rsidP="00CD216C">
      <w:pPr>
        <w:pStyle w:val="TTCuerpoIndentado"/>
        <w:numPr>
          <w:ilvl w:val="0"/>
          <w:numId w:val="5"/>
        </w:numPr>
      </w:pPr>
      <w:r>
        <w:rPr>
          <w:noProof/>
        </w:rPr>
        <w:pict w14:anchorId="65C4D87A">
          <v:shape id="_x0000_s1042" type="#_x0000_t202" style="position:absolute;left:0;text-align:left;margin-left:96.9pt;margin-top:261.25pt;width:248.45pt;height:.05pt;z-index:251665920;mso-position-horizontal-relative:text;mso-position-vertical-relative:text" stroked="f">
            <v:textbox style="mso-next-textbox:#_x0000_s1042;mso-fit-shape-to-text:t" inset="0,0,0,0">
              <w:txbxContent>
                <w:p w14:paraId="4BB1A792" w14:textId="72F958E1" w:rsidR="0075155C" w:rsidRPr="000F0929" w:rsidRDefault="0075155C" w:rsidP="00A25AA0">
                  <w:pPr>
                    <w:pStyle w:val="fig"/>
                    <w:rPr>
                      <w:rFonts w:ascii="Apple Garamond Light" w:hAnsi="Apple Garamond Light"/>
                      <w:noProof/>
                      <w:sz w:val="24"/>
                      <w:szCs w:val="24"/>
                    </w:rPr>
                  </w:pPr>
                  <w:bookmarkStart w:id="327" w:name="_Ref404130855"/>
                  <w:bookmarkStart w:id="328" w:name="_Ref404130852"/>
                  <w:r>
                    <w:t xml:space="preserve">Figura </w:t>
                  </w:r>
                  <w:r w:rsidR="00CD577A">
                    <w:fldChar w:fldCharType="begin"/>
                  </w:r>
                  <w:r w:rsidR="00CD577A">
                    <w:instrText xml:space="preserve"> SEQ Figura \* ARABIC </w:instrText>
                  </w:r>
                  <w:r w:rsidR="00CD577A">
                    <w:fldChar w:fldCharType="separate"/>
                  </w:r>
                  <w:r>
                    <w:rPr>
                      <w:noProof/>
                    </w:rPr>
                    <w:t>5</w:t>
                  </w:r>
                  <w:r w:rsidR="00CD577A">
                    <w:rPr>
                      <w:noProof/>
                    </w:rPr>
                    <w:fldChar w:fldCharType="end"/>
                  </w:r>
                  <w:bookmarkEnd w:id="327"/>
                  <w:r>
                    <w:t xml:space="preserve">- </w:t>
                  </w:r>
                  <w:r w:rsidRPr="00314984">
                    <w:t>Magnificación de la superficie de un dispositivo MEMS, donde los elementos mecánicos son visibles, junto con su conexión eléctrica</w:t>
                  </w:r>
                  <w:ins w:id="329" w:author="SSepulveda" w:date="2014-12-16T05:55:00Z">
                    <w:r w:rsidR="000E0BA9">
                      <w:t xml:space="preserve"> (fuente)</w:t>
                    </w:r>
                  </w:ins>
                  <w:r w:rsidRPr="00314984">
                    <w:t>.</w:t>
                  </w:r>
                  <w:bookmarkEnd w:id="328"/>
                </w:p>
              </w:txbxContent>
            </v:textbox>
            <w10:wrap type="topAndBottom"/>
          </v:shape>
        </w:pict>
      </w:r>
      <w:r w:rsidR="00603157">
        <w:rPr>
          <w:noProof/>
          <w:lang w:val="en-US" w:eastAsia="en-US"/>
        </w:rPr>
        <w:drawing>
          <wp:anchor distT="0" distB="0" distL="114300" distR="114300" simplePos="0" relativeHeight="251643392" behindDoc="0" locked="0" layoutInCell="1" allowOverlap="1" wp14:anchorId="1D82D4E8" wp14:editId="33C35FD1">
            <wp:simplePos x="0" y="0"/>
            <wp:positionH relativeFrom="column">
              <wp:posOffset>1230630</wp:posOffset>
            </wp:positionH>
            <wp:positionV relativeFrom="paragraph">
              <wp:posOffset>1295400</wp:posOffset>
            </wp:positionV>
            <wp:extent cx="3155315" cy="1965325"/>
            <wp:effectExtent l="0" t="0" r="0" b="0"/>
            <wp:wrapTopAndBottom/>
            <wp:docPr id="6" name="Imagen 6" descr="E:\Pictures\m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s\mem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5315" cy="196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0413">
        <w:t>MEMS</w:t>
      </w:r>
      <w:r w:rsidR="00D02AEF">
        <w:t xml:space="preserve"> (</w:t>
      </w:r>
      <w:r w:rsidR="00D02AEF" w:rsidRPr="00D02AEF">
        <w:rPr>
          <w:i/>
        </w:rPr>
        <w:t>Microelectromechanical</w:t>
      </w:r>
      <w:r w:rsidR="00D02AEF">
        <w:t xml:space="preserve"> </w:t>
      </w:r>
      <w:r w:rsidR="00D02AEF" w:rsidRPr="00D02AEF">
        <w:rPr>
          <w:i/>
        </w:rPr>
        <w:t>Systems</w:t>
      </w:r>
      <w:r w:rsidR="00D02AEF">
        <w:t>)</w:t>
      </w:r>
      <w:r w:rsidR="00EF0413">
        <w:t>:</w:t>
      </w:r>
      <w:r w:rsidR="00D02AEF">
        <w:t xml:space="preserve"> los sistemas electromecánicos combinan dispositivos mecánicos miniaturizados y componentes electrónicos para formar dispositivos </w:t>
      </w:r>
      <w:del w:id="330" w:author="SSepulveda" w:date="2014-12-16T05:55:00Z">
        <w:r w:rsidR="00D02AEF" w:rsidDel="005346EC">
          <w:delText xml:space="preserve">mecánicos </w:delText>
        </w:r>
      </w:del>
      <w:r w:rsidR="00D02AEF">
        <w:t xml:space="preserve">miniaturizados. La tecnología MEMS permitió a la industria de la fabricación de dispositivos electrónicos incluir en sus componentes vigas, ruedas, diafragmas y resortes. De esta forma, los modelos de acelerómetros, giroscopios y magnetómetros pueden ser miniaturizados y embebidos en silicio. La </w:t>
      </w:r>
      <w:r w:rsidR="00603157">
        <w:fldChar w:fldCharType="begin"/>
      </w:r>
      <w:r w:rsidR="00603157">
        <w:instrText xml:space="preserve"> REF _Ref404130855 \h </w:instrText>
      </w:r>
      <w:r w:rsidR="00603157">
        <w:fldChar w:fldCharType="separate"/>
      </w:r>
      <w:r w:rsidR="00CA29B9">
        <w:t xml:space="preserve">Figura </w:t>
      </w:r>
      <w:r w:rsidR="00CA29B9">
        <w:rPr>
          <w:noProof/>
        </w:rPr>
        <w:t>5</w:t>
      </w:r>
      <w:r w:rsidR="00603157">
        <w:fldChar w:fldCharType="end"/>
      </w:r>
      <w:r w:rsidR="00603157">
        <w:t xml:space="preserve"> </w:t>
      </w:r>
      <w:r w:rsidR="00D02AEF">
        <w:t xml:space="preserve">muestra algunos de los componentes que pueden ser integrados en menos de </w:t>
      </w:r>
      <w:commentRangeStart w:id="331"/>
      <w:r w:rsidR="00D02AEF">
        <w:t>1mm</w:t>
      </w:r>
      <w:commentRangeEnd w:id="331"/>
      <w:r w:rsidR="000E0BA9">
        <w:rPr>
          <w:rStyle w:val="Refdecomentario"/>
          <w:rFonts w:ascii="Times New Roman" w:hAnsi="Times New Roman"/>
        </w:rPr>
        <w:commentReference w:id="331"/>
      </w:r>
      <w:r w:rsidR="00D02AEF">
        <w:t>.</w:t>
      </w:r>
    </w:p>
    <w:p w14:paraId="51ADB506" w14:textId="7F9C9E10" w:rsidR="005D2313" w:rsidRDefault="005D2313" w:rsidP="00CD216C">
      <w:pPr>
        <w:pStyle w:val="TTCuerpoIndentado"/>
        <w:numPr>
          <w:ilvl w:val="0"/>
          <w:numId w:val="5"/>
        </w:numPr>
      </w:pPr>
      <w:r>
        <w:t>DOF</w:t>
      </w:r>
      <w:r>
        <w:fldChar w:fldCharType="begin"/>
      </w:r>
      <w:r>
        <w:instrText xml:space="preserve"> XE "</w:instrText>
      </w:r>
      <w:r w:rsidRPr="00DC17DA">
        <w:instrText>DOF:</w:instrText>
      </w:r>
      <w:r w:rsidRPr="00C82865">
        <w:rPr>
          <w:lang w:val="es-ES"/>
        </w:rPr>
        <w:instrText>Grados de Libertad: Define la cantidad de movimientos que puede realizar un objeto</w:instrText>
      </w:r>
      <w:r>
        <w:instrText xml:space="preserve">" </w:instrText>
      </w:r>
      <w:r>
        <w:fldChar w:fldCharType="end"/>
      </w:r>
      <w:r>
        <w:t xml:space="preserve"> (</w:t>
      </w:r>
      <w:r w:rsidRPr="00C82865">
        <w:rPr>
          <w:i/>
        </w:rPr>
        <w:t>Degree of Freedom</w:t>
      </w:r>
      <w:r>
        <w:t>): describe los grados de libertad que posee un objeto para realizar movimientos en el espacio. En aplicaciones con sensores inerciales, se acostumbra a entregar 1 DOF a cada dimensión espacial en la que el dispositivo puede medir magnitudes.</w:t>
      </w:r>
    </w:p>
    <w:p w14:paraId="64D1FCC3" w14:textId="77777777" w:rsidR="003475CC" w:rsidRDefault="003475CC" w:rsidP="003475CC">
      <w:pPr>
        <w:pStyle w:val="TTCuerpoIndentado"/>
        <w:ind w:left="644" w:firstLine="0"/>
      </w:pPr>
    </w:p>
    <w:p w14:paraId="1F79E404" w14:textId="770A9BAF" w:rsidR="00075073" w:rsidRDefault="00075073" w:rsidP="00CD216C">
      <w:pPr>
        <w:pStyle w:val="TTCuerpoIndentado"/>
        <w:numPr>
          <w:ilvl w:val="0"/>
          <w:numId w:val="5"/>
        </w:numPr>
      </w:pPr>
      <w:r>
        <w:t>IMU (</w:t>
      </w:r>
      <w:r w:rsidRPr="00905983">
        <w:rPr>
          <w:i/>
        </w:rPr>
        <w:t>Inertial Measurement Unit</w:t>
      </w:r>
      <w:r>
        <w:t xml:space="preserve">): se denomina IMU al conjunto de sensores inerciales que permiten estimar la postura de un objeto en el espacio. Para alcanzar gran precisión, se utilizan diferentes sensores para estimar el mismo parámetro y entregar un resultado fusionado de todos los sensores, con menor error de estimación. Se </w:t>
      </w:r>
      <w:r w:rsidR="00BA0922">
        <w:t>denomina</w:t>
      </w:r>
      <w:r>
        <w:t>:</w:t>
      </w:r>
    </w:p>
    <w:p w14:paraId="73D78495" w14:textId="3B0B8BDF" w:rsidR="00075073" w:rsidRDefault="00075073" w:rsidP="00CD216C">
      <w:pPr>
        <w:pStyle w:val="TTCuerpoIndentado"/>
        <w:numPr>
          <w:ilvl w:val="1"/>
          <w:numId w:val="5"/>
        </w:numPr>
      </w:pPr>
      <w:r>
        <w:t>IMU 3DOF: IMU compuesto por un acelerómetro de 3 ejes.</w:t>
      </w:r>
    </w:p>
    <w:p w14:paraId="28F6B946" w14:textId="08B02A14" w:rsidR="00075073" w:rsidRDefault="00075073" w:rsidP="00CD216C">
      <w:pPr>
        <w:pStyle w:val="TTCuerpoIndentado"/>
        <w:numPr>
          <w:ilvl w:val="1"/>
          <w:numId w:val="5"/>
        </w:numPr>
      </w:pPr>
      <w:r>
        <w:t xml:space="preserve">IMU 6DOF: IMU 3DOF </w:t>
      </w:r>
      <w:r w:rsidR="004E381D">
        <w:t>adicionado a</w:t>
      </w:r>
      <w:r>
        <w:t xml:space="preserve"> un giroscopio de 3 ejes.</w:t>
      </w:r>
    </w:p>
    <w:p w14:paraId="5438FAB4" w14:textId="665D88A6" w:rsidR="00075073" w:rsidRDefault="004E381D" w:rsidP="00CD216C">
      <w:pPr>
        <w:pStyle w:val="TTCuerpoIndentado"/>
        <w:numPr>
          <w:ilvl w:val="1"/>
          <w:numId w:val="5"/>
        </w:numPr>
      </w:pPr>
      <w:r>
        <w:t xml:space="preserve">IMU 9DOF: </w:t>
      </w:r>
      <w:r w:rsidR="00075073">
        <w:t xml:space="preserve">IMU 6DOF </w:t>
      </w:r>
      <w:r>
        <w:t xml:space="preserve">adicionado a </w:t>
      </w:r>
      <w:r w:rsidR="00075073">
        <w:t>un magnetómetro de 3 ejes.</w:t>
      </w:r>
    </w:p>
    <w:p w14:paraId="7DDEE359" w14:textId="05D2E4BE" w:rsidR="00075073" w:rsidRDefault="004E381D" w:rsidP="00CD216C">
      <w:pPr>
        <w:pStyle w:val="TTCuerpoIndentado"/>
        <w:numPr>
          <w:ilvl w:val="1"/>
          <w:numId w:val="5"/>
        </w:numPr>
      </w:pPr>
      <w:r>
        <w:t xml:space="preserve">IMU 10DOF: </w:t>
      </w:r>
      <w:r w:rsidR="00075073">
        <w:t xml:space="preserve">IMU 9DOF </w:t>
      </w:r>
      <w:r>
        <w:t xml:space="preserve">adicionado a </w:t>
      </w:r>
      <w:r w:rsidR="00075073">
        <w:t>un barómetro.</w:t>
      </w:r>
    </w:p>
    <w:p w14:paraId="66DAA618" w14:textId="77777777" w:rsidR="003475CC" w:rsidRDefault="003475CC" w:rsidP="003475CC">
      <w:pPr>
        <w:pStyle w:val="TTCuerpoIndentado"/>
        <w:ind w:left="1080" w:firstLine="0"/>
      </w:pPr>
    </w:p>
    <w:p w14:paraId="7CFA97FA" w14:textId="53604577" w:rsidR="004A41D6" w:rsidRDefault="00905B55" w:rsidP="00CD216C">
      <w:pPr>
        <w:pStyle w:val="TTCuerpoIndentado"/>
        <w:numPr>
          <w:ilvl w:val="0"/>
          <w:numId w:val="5"/>
        </w:numPr>
      </w:pPr>
      <w:r>
        <w:t>Fusión de sensores:</w:t>
      </w:r>
      <w:r w:rsidR="004A41D6">
        <w:t xml:space="preserve"> las ecuaciones </w:t>
      </w:r>
      <w:r w:rsidR="00086408">
        <w:t>de las tablas 1, 2 y 3</w:t>
      </w:r>
      <w:r w:rsidR="004A41D6">
        <w:t xml:space="preserve"> </w:t>
      </w:r>
      <w:r w:rsidR="00086408">
        <w:t xml:space="preserve">muestran la redundancia </w:t>
      </w:r>
      <w:r w:rsidR="004A41D6">
        <w:t>que tienen los 3 sensores presentados para medir la postura, respecto a diferentes marcos de referencia. Poseen propiedades específicas, con ventajas y desventajas, pero con la posibilidad de que, respecto al conjunto de mediciones, podríamos obtener una estimación más cercana a la realidad. A este proceso, de combinar convenientemente los resultados de la orientación de los sensores</w:t>
      </w:r>
      <w:ins w:id="332" w:author="SSepulveda" w:date="2014-12-16T05:55:00Z">
        <w:r w:rsidR="005346EC">
          <w:t>,</w:t>
        </w:r>
      </w:ins>
      <w:r w:rsidR="004A41D6">
        <w:t xml:space="preserve"> se le conoce como fusión de sensores, y se puede alcanzar mediante diferentes métodos, diferentes cargas de procesamiento y diferentes </w:t>
      </w:r>
      <w:r w:rsidR="0005415E">
        <w:t>precisiones</w:t>
      </w:r>
      <w:r w:rsidR="004A41D6">
        <w:t>.</w:t>
      </w:r>
    </w:p>
    <w:p w14:paraId="180A03AC" w14:textId="4C1E9C8F" w:rsidR="004A41D6" w:rsidRPr="0005415E" w:rsidRDefault="004A41D6" w:rsidP="004A41D6">
      <w:pPr>
        <w:pStyle w:val="TTCuerpoIndentado"/>
        <w:ind w:left="644" w:firstLine="0"/>
        <w:rPr>
          <w:u w:val="single"/>
        </w:rPr>
      </w:pPr>
      <w:r>
        <w:t>En breve, y para resumir, un IMU 9DOF nos permite:</w:t>
      </w:r>
    </w:p>
    <w:p w14:paraId="398FF9DB" w14:textId="3F3ECD2F" w:rsidR="00A06EE5" w:rsidRDefault="004A41D6" w:rsidP="00CD216C">
      <w:pPr>
        <w:pStyle w:val="TTCuerpoIndentado"/>
        <w:numPr>
          <w:ilvl w:val="1"/>
          <w:numId w:val="5"/>
        </w:numPr>
      </w:pPr>
      <w:r>
        <w:lastRenderedPageBreak/>
        <w:t>Mediante el</w:t>
      </w:r>
      <w:r w:rsidR="00A06EE5">
        <w:t xml:space="preserve"> acelerómetro</w:t>
      </w:r>
      <w:r>
        <w:t>,</w:t>
      </w:r>
      <w:r w:rsidR="00A06EE5">
        <w:t xml:space="preserve"> medir inclinaciones respecto a la gravedad</w:t>
      </w:r>
      <w:r>
        <w:t xml:space="preserve">, siempre que el paralelismo de uno de los ejes con la fuerza de gravedad se mantenga fijo. No se puede obtener la postura de </w:t>
      </w:r>
      <w:r w:rsidRPr="004A41D6">
        <w:rPr>
          <w:i/>
        </w:rPr>
        <w:t>yaw</w:t>
      </w:r>
      <w:r>
        <w:t>.</w:t>
      </w:r>
    </w:p>
    <w:p w14:paraId="6371263D" w14:textId="02D69A01" w:rsidR="00A06EE5" w:rsidRDefault="004A41D6" w:rsidP="00CD216C">
      <w:pPr>
        <w:pStyle w:val="TTCuerpoIndentado"/>
        <w:numPr>
          <w:ilvl w:val="1"/>
          <w:numId w:val="5"/>
        </w:numPr>
      </w:pPr>
      <w:r>
        <w:t>Mediante el giroscopio, medir directamente la postura expresada en ángulos de Euler respecto a su propio marco de referencia</w:t>
      </w:r>
      <w:r w:rsidR="00A06EE5">
        <w:t>,</w:t>
      </w:r>
      <w:r>
        <w:t xml:space="preserve"> con</w:t>
      </w:r>
      <w:r w:rsidR="00A06EE5">
        <w:t xml:space="preserve"> </w:t>
      </w:r>
      <w:r>
        <w:t>un</w:t>
      </w:r>
      <w:r w:rsidR="00A06EE5">
        <w:t xml:space="preserve"> error de integración que aumentar</w:t>
      </w:r>
      <w:ins w:id="333" w:author="SSepulveda" w:date="2014-12-16T05:58:00Z">
        <w:r w:rsidR="000E0BA9">
          <w:t>á</w:t>
        </w:r>
      </w:ins>
      <w:del w:id="334" w:author="SSepulveda" w:date="2014-12-16T05:58:00Z">
        <w:r w:rsidDel="000E0BA9">
          <w:delText>a</w:delText>
        </w:r>
      </w:del>
      <w:r w:rsidR="00A06EE5">
        <w:t xml:space="preserve"> en el tiempo.</w:t>
      </w:r>
    </w:p>
    <w:p w14:paraId="06D4F0A5" w14:textId="455E22A7" w:rsidR="00A06EE5" w:rsidRDefault="00A06EE5" w:rsidP="00CD216C">
      <w:pPr>
        <w:pStyle w:val="TTCuerpoIndentado"/>
        <w:numPr>
          <w:ilvl w:val="1"/>
          <w:numId w:val="5"/>
        </w:numPr>
      </w:pPr>
      <w:r>
        <w:t xml:space="preserve">El magnetómetro permite medir la </w:t>
      </w:r>
      <w:r w:rsidR="004A41D6">
        <w:t>postura</w:t>
      </w:r>
      <w:r>
        <w:t xml:space="preserve"> del dispositivo respecto al norte magnético de la tie</w:t>
      </w:r>
      <w:r w:rsidR="004A41D6">
        <w:t xml:space="preserve">rra, permitiendo medir </w:t>
      </w:r>
      <w:r w:rsidR="004A41D6" w:rsidRPr="004A41D6">
        <w:rPr>
          <w:i/>
        </w:rPr>
        <w:t>yaw</w:t>
      </w:r>
      <w:r w:rsidR="004A41D6">
        <w:t xml:space="preserve"> o </w:t>
      </w:r>
      <w:r w:rsidR="004A41D6" w:rsidRPr="004A41D6">
        <w:rPr>
          <w:i/>
        </w:rPr>
        <w:t>heading</w:t>
      </w:r>
      <w:r w:rsidR="004A41D6">
        <w:t xml:space="preserve"> respecto con un marco de referencia en la tierra.</w:t>
      </w:r>
    </w:p>
    <w:p w14:paraId="211ED465" w14:textId="77777777" w:rsidR="004A41D6" w:rsidRDefault="004A41D6" w:rsidP="004A41D6">
      <w:pPr>
        <w:pStyle w:val="TTCuerpoIndentado"/>
        <w:ind w:left="644" w:firstLine="0"/>
      </w:pPr>
    </w:p>
    <w:p w14:paraId="6E52739E" w14:textId="6B6E2D81" w:rsidR="004A41D6" w:rsidRDefault="004A41D6" w:rsidP="004A41D6">
      <w:pPr>
        <w:pStyle w:val="TTCuerpoIndentado"/>
        <w:ind w:left="644" w:firstLine="0"/>
      </w:pPr>
      <w:r>
        <w:t xml:space="preserve">Es posible, entonces, determinar las relaciones que muestra la </w:t>
      </w:r>
      <w:del w:id="335" w:author="SSepulveda" w:date="2014-12-16T05:58:00Z">
        <w:r w:rsidDel="000E0BA9">
          <w:delText>ecuación</w:delText>
        </w:r>
      </w:del>
      <w:ins w:id="336" w:author="SSepulveda" w:date="2014-12-16T05:58:00Z">
        <w:r w:rsidR="000E0BA9">
          <w:t>ecuaciones</w:t>
        </w:r>
      </w:ins>
      <w:r>
        <w:t xml:space="preserve"> </w:t>
      </w:r>
      <w:r w:rsidR="00F612E9">
        <w:t>5</w:t>
      </w:r>
      <w:r>
        <w:t>.</w:t>
      </w:r>
      <w:r w:rsidR="00082201">
        <w:t xml:space="preserve"> Donde los subíndices </w:t>
      </w:r>
      <m:oMath>
        <m:r>
          <w:rPr>
            <w:rFonts w:ascii="Cambria Math" w:hAnsi="Cambria Math"/>
          </w:rPr>
          <m:t>a</m:t>
        </m:r>
      </m:oMath>
      <w:r w:rsidR="00082201">
        <w:t xml:space="preserve"> corresponden a la postura determinada por el acelerómetro, </w:t>
      </w:r>
      <m:oMath>
        <m:r>
          <w:rPr>
            <w:rFonts w:ascii="Cambria Math" w:hAnsi="Cambria Math"/>
          </w:rPr>
          <m:t>g</m:t>
        </m:r>
      </m:oMath>
      <w:r w:rsidR="00082201">
        <w:t xml:space="preserve"> corresponde a la postura mediante integración del giroscopio (incluido </w:t>
      </w:r>
      <m:oMath>
        <m:r>
          <m:rPr>
            <m:sty m:val="p"/>
          </m:rPr>
          <w:rPr>
            <w:rFonts w:ascii="Cambria Math" w:hAnsi="Cambria Math"/>
          </w:rPr>
          <m:t>Δe</m:t>
        </m:r>
      </m:oMath>
      <w:r w:rsidR="00082201">
        <w:t xml:space="preserve"> como error de integración) y </w:t>
      </w:r>
      <m:oMath>
        <m:r>
          <m:rPr>
            <m:sty m:val="p"/>
          </m:rPr>
          <w:rPr>
            <w:rFonts w:ascii="Cambria Math" w:hAnsi="Cambria Math"/>
          </w:rPr>
          <m:t>m</m:t>
        </m:r>
      </m:oMath>
      <w:r w:rsidR="00082201">
        <w:t xml:space="preserve"> como la orientación respecto al norte magnético en función del acelerómetro y los campos magnéticos.</w:t>
      </w:r>
      <w:r w:rsidR="00B14CBB">
        <w:t xml:space="preserve"> La </w:t>
      </w:r>
      <w:r w:rsidR="00B01176">
        <w:fldChar w:fldCharType="begin"/>
      </w:r>
      <w:r w:rsidR="00B01176">
        <w:instrText xml:space="preserve"> REF _Ref404132728 \h </w:instrText>
      </w:r>
      <w:r w:rsidR="00B01176">
        <w:fldChar w:fldCharType="separate"/>
      </w:r>
      <w:r w:rsidR="00CA29B9">
        <w:t xml:space="preserve">Figura </w:t>
      </w:r>
      <w:r w:rsidR="00CA29B9">
        <w:rPr>
          <w:noProof/>
        </w:rPr>
        <w:t>6</w:t>
      </w:r>
      <w:r w:rsidR="00B01176">
        <w:fldChar w:fldCharType="end"/>
      </w:r>
      <w:r w:rsidR="00B14CBB">
        <w:t xml:space="preserve"> muestra esquemáticamente como se realiza la fusión de los sensores.</w:t>
      </w:r>
    </w:p>
    <w:p w14:paraId="5C521210" w14:textId="77777777" w:rsidR="00F612E9" w:rsidRDefault="004D7012" w:rsidP="00F612E9">
      <w:pPr>
        <w:pStyle w:val="TTCuerpoIndentado"/>
        <w:ind w:left="644" w:firstLine="0"/>
      </w:pPr>
      <w:r>
        <w:rPr>
          <w:noProof/>
          <w:lang w:val="en-US" w:eastAsia="en-US"/>
        </w:rPr>
        <w:drawing>
          <wp:anchor distT="0" distB="0" distL="114300" distR="114300" simplePos="0" relativeHeight="251652608" behindDoc="0" locked="0" layoutInCell="1" allowOverlap="1" wp14:anchorId="08D81578" wp14:editId="693F9211">
            <wp:simplePos x="0" y="0"/>
            <wp:positionH relativeFrom="column">
              <wp:posOffset>160169</wp:posOffset>
            </wp:positionH>
            <wp:positionV relativeFrom="paragraph">
              <wp:posOffset>967105</wp:posOffset>
            </wp:positionV>
            <wp:extent cx="4783455" cy="3858895"/>
            <wp:effectExtent l="0" t="0" r="0" b="0"/>
            <wp:wrapTopAndBottom/>
            <wp:docPr id="10" name="Imagen 10" descr="E:\Pictures\fusion_e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ctures\fusion_es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3455" cy="3858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577A">
        <w:rPr>
          <w:noProof/>
        </w:rPr>
        <w:pict w14:anchorId="3903756A">
          <v:shape id="_x0000_s1045" type="#_x0000_t202" style="position:absolute;left:0;text-align:left;margin-left:24.3pt;margin-top:384.5pt;width:376.65pt;height:.05pt;z-index:251667968;mso-position-horizontal-relative:text;mso-position-vertical-relative:text" stroked="f">
            <v:textbox style="mso-next-textbox:#_x0000_s1045;mso-fit-shape-to-text:t" inset="0,0,0,0">
              <w:txbxContent>
                <w:p w14:paraId="54BC32DB" w14:textId="7CD497F5" w:rsidR="0075155C" w:rsidRPr="00630530" w:rsidRDefault="0075155C" w:rsidP="00A25AA0">
                  <w:pPr>
                    <w:pStyle w:val="fig"/>
                    <w:rPr>
                      <w:rFonts w:ascii="Apple Garamond Light" w:hAnsi="Apple Garamond Light"/>
                      <w:noProof/>
                      <w:sz w:val="24"/>
                      <w:szCs w:val="24"/>
                    </w:rPr>
                  </w:pPr>
                  <w:bookmarkStart w:id="337" w:name="_Ref404132728"/>
                  <w:r>
                    <w:t xml:space="preserve">Figura </w:t>
                  </w:r>
                  <w:r w:rsidR="00CD577A">
                    <w:fldChar w:fldCharType="begin"/>
                  </w:r>
                  <w:r w:rsidR="00CD577A">
                    <w:instrText xml:space="preserve"> SEQ Figura \* ARABIC </w:instrText>
                  </w:r>
                  <w:r w:rsidR="00CD577A">
                    <w:fldChar w:fldCharType="separate"/>
                  </w:r>
                  <w:r>
                    <w:rPr>
                      <w:noProof/>
                    </w:rPr>
                    <w:t>6</w:t>
                  </w:r>
                  <w:r w:rsidR="00CD577A">
                    <w:rPr>
                      <w:noProof/>
                    </w:rPr>
                    <w:fldChar w:fldCharType="end"/>
                  </w:r>
                  <w:bookmarkEnd w:id="337"/>
                  <w:r>
                    <w:t xml:space="preserve">- </w:t>
                  </w:r>
                  <w:r w:rsidRPr="007B3BEC">
                    <w:t xml:space="preserve">Diagrama esquemático de </w:t>
                  </w:r>
                  <w:ins w:id="338" w:author="SSepulveda" w:date="2014-12-16T05:58:00Z">
                    <w:r w:rsidR="000E0BA9">
                      <w:t xml:space="preserve">proceso de </w:t>
                    </w:r>
                  </w:ins>
                  <w:r w:rsidRPr="007B3BEC">
                    <w:t>fusión de sensores</w:t>
                  </w:r>
                  <w:ins w:id="339" w:author="SSepulveda" w:date="2014-12-16T05:57:00Z">
                    <w:r w:rsidR="000E0BA9">
                      <w:t>.</w:t>
                    </w:r>
                  </w:ins>
                </w:p>
              </w:txbxContent>
            </v:textbox>
            <w10:wrap type="topAndBottom"/>
          </v:shape>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9"/>
        <w:gridCol w:w="1151"/>
      </w:tblGrid>
      <w:tr w:rsidR="00F612E9" w14:paraId="5CA2237E" w14:textId="77777777" w:rsidTr="00F612E9">
        <w:tc>
          <w:tcPr>
            <w:tcW w:w="4303" w:type="pct"/>
            <w:vAlign w:val="center"/>
          </w:tcPr>
          <w:p w14:paraId="6A582D25" w14:textId="53387AB4" w:rsidR="00F612E9" w:rsidRDefault="00CD577A" w:rsidP="00F612E9">
            <w:pPr>
              <w:jc w:val="center"/>
            </w:pPr>
            <m:oMathPara>
              <m:oMath>
                <m:sSub>
                  <m:sSubPr>
                    <m:ctrlPr>
                      <w:rPr>
                        <w:rFonts w:ascii="Cambria Math" w:hAnsi="Cambria Math"/>
                      </w:rPr>
                    </m:ctrlPr>
                  </m:sSubPr>
                  <m:e>
                    <m:r>
                      <w:rPr>
                        <w:rFonts w:ascii="Cambria Math" w:hAnsi="Cambria Math"/>
                      </w:rPr>
                      <m:t>ψ</m:t>
                    </m:r>
                  </m:e>
                  <m:sub>
                    <m:r>
                      <w:rPr>
                        <w:rFonts w:ascii="Cambria Math" w:hAnsi="Cambria Math"/>
                      </w:rPr>
                      <m:t>g</m:t>
                    </m:r>
                  </m:sub>
                </m:sSub>
                <m:r>
                  <m:rPr>
                    <m:sty m:val="p"/>
                  </m:rPr>
                  <w:rPr>
                    <w:rFonts w:ascii="Cambria Math" w:hAnsi="Cambria Math"/>
                  </w:rPr>
                  <m:t>+Δe≅</m:t>
                </m:r>
                <m:sSub>
                  <m:sSubPr>
                    <m:ctrlPr>
                      <w:rPr>
                        <w:rFonts w:ascii="Cambria Math" w:hAnsi="Cambria Math"/>
                      </w:rPr>
                    </m:ctrlPr>
                  </m:sSubPr>
                  <m:e>
                    <m:r>
                      <w:rPr>
                        <w:rFonts w:ascii="Cambria Math" w:hAnsi="Cambria Math"/>
                      </w:rPr>
                      <m:t>ψ</m:t>
                    </m:r>
                  </m:e>
                  <m: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sub>
                </m:sSub>
                <m:r>
                  <m:rPr>
                    <m:sty m:val="p"/>
                  </m:rPr>
                  <w:rPr>
                    <w:rFonts w:ascii="Cambria Math" w:hAnsi="Cambria Math"/>
                  </w:rPr>
                  <w:br/>
                </m:r>
              </m:oMath>
              <m:oMath>
                <m:sSub>
                  <m:sSubPr>
                    <m:ctrlPr>
                      <w:rPr>
                        <w:rFonts w:ascii="Cambria Math" w:hAnsi="Cambria Math"/>
                      </w:rPr>
                    </m:ctrlPr>
                  </m:sSubPr>
                  <m:e>
                    <m:r>
                      <w:rPr>
                        <w:rFonts w:ascii="Cambria Math" w:hAnsi="Cambria Math"/>
                      </w:rPr>
                      <m:t>θ</m:t>
                    </m:r>
                  </m:e>
                  <m:sub>
                    <m:r>
                      <w:rPr>
                        <w:rFonts w:ascii="Cambria Math" w:hAnsi="Cambria Math"/>
                      </w:rPr>
                      <m:t>g</m:t>
                    </m:r>
                  </m:sub>
                </m:sSub>
                <m:r>
                  <m:rPr>
                    <m:sty m:val="p"/>
                  </m:rPr>
                  <w:rPr>
                    <w:rFonts w:ascii="Cambria Math" w:hAnsi="Cambria Math"/>
                  </w:rPr>
                  <m:t>+Δe≈</m:t>
                </m:r>
                <m:sSub>
                  <m:sSubPr>
                    <m:ctrlPr>
                      <w:rPr>
                        <w:rFonts w:ascii="Cambria Math" w:hAnsi="Cambria Math"/>
                        <w:iCs/>
                      </w:rPr>
                    </m:ctrlPr>
                  </m:sSubPr>
                  <m:e>
                    <m:r>
                      <w:rPr>
                        <w:rFonts w:ascii="Cambria Math"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a</m:t>
                    </m:r>
                  </m:sub>
                </m:sSub>
                <m:r>
                  <m:rPr>
                    <m:sty m:val="p"/>
                  </m:rPr>
                  <w:rPr>
                    <w:rFonts w:ascii="Cambria Math" w:hAnsi="Cambria Math"/>
                  </w:rPr>
                  <w:br/>
                </m:r>
              </m:oMath>
              <m:oMath>
                <m:sSub>
                  <m:sSubPr>
                    <m:ctrlPr>
                      <w:rPr>
                        <w:rFonts w:ascii="Cambria Math" w:hAnsi="Cambria Math"/>
                      </w:rPr>
                    </m:ctrlPr>
                  </m:sSubPr>
                  <m:e>
                    <m:r>
                      <w:rPr>
                        <w:rFonts w:ascii="Cambria Math" w:hAnsi="Cambria Math"/>
                      </w:rPr>
                      <m:t>ϕ</m:t>
                    </m:r>
                  </m:e>
                  <m:sub>
                    <m:r>
                      <w:rPr>
                        <w:rFonts w:ascii="Cambria Math" w:hAnsi="Cambria Math"/>
                      </w:rPr>
                      <m:t>g</m:t>
                    </m:r>
                  </m:sub>
                </m:sSub>
                <m:r>
                  <m:rPr>
                    <m:sty m:val="p"/>
                  </m:rPr>
                  <w:rPr>
                    <w:rFonts w:ascii="Cambria Math" w:hAnsi="Cambria Math"/>
                  </w:rPr>
                  <m:t>+Δe≈</m:t>
                </m:r>
                <m:sSub>
                  <m:sSubPr>
                    <m:ctrlPr>
                      <w:rPr>
                        <w:rFonts w:ascii="Cambria Math" w:hAnsi="Cambria Math"/>
                        <w:iCs/>
                      </w:rPr>
                    </m:ctrlPr>
                  </m:sSubPr>
                  <m:e>
                    <m:r>
                      <w:rPr>
                        <w:rFonts w:ascii="Cambria Math" w:hAnsi="Cambria Math"/>
                      </w:rPr>
                      <m:t>ϕ</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a</m:t>
                    </m:r>
                  </m:sub>
                </m:sSub>
              </m:oMath>
            </m:oMathPara>
          </w:p>
        </w:tc>
        <w:tc>
          <w:tcPr>
            <w:tcW w:w="697" w:type="pct"/>
            <w:vAlign w:val="center"/>
          </w:tcPr>
          <w:p w14:paraId="53C8E265" w14:textId="01FEC626" w:rsidR="00F612E9" w:rsidRDefault="00F612E9" w:rsidP="00F612E9">
            <w:pPr>
              <w:pStyle w:val="TTCuerpoIndentado"/>
              <w:ind w:firstLine="0"/>
              <w:jc w:val="center"/>
            </w:pPr>
            <w:r>
              <w:t>(5)</w:t>
            </w:r>
          </w:p>
        </w:tc>
      </w:tr>
    </w:tbl>
    <w:p w14:paraId="2DA974FA" w14:textId="538BE8D2" w:rsidR="004A41D6" w:rsidRPr="00082201" w:rsidRDefault="00603157" w:rsidP="00F612E9">
      <w:pPr>
        <w:pStyle w:val="TTCuerpoIndentado"/>
        <w:ind w:left="644" w:firstLine="0"/>
      </w:pPr>
      <m:oMathPara>
        <m:oMath>
          <m:r>
            <m:rPr>
              <m:sty m:val="p"/>
            </m:rPr>
            <w:rPr>
              <w:rFonts w:ascii="Cambria Math" w:hAnsi="Cambria Math"/>
            </w:rPr>
            <w:lastRenderedPageBreak/>
            <w:br/>
          </m:r>
        </m:oMath>
      </m:oMathPara>
    </w:p>
    <w:p w14:paraId="71A1605D" w14:textId="3AAA0342" w:rsidR="00082201" w:rsidRDefault="00A06EE5" w:rsidP="00C82865">
      <w:pPr>
        <w:pStyle w:val="TTCuerpoIndentado"/>
        <w:ind w:left="644" w:firstLine="0"/>
      </w:pPr>
      <w:r>
        <w:t xml:space="preserve">Al </w:t>
      </w:r>
      <w:r w:rsidR="00082201">
        <w:t>ponderar</w:t>
      </w:r>
      <w:r>
        <w:t xml:space="preserve"> apropiadamente cada una de estas </w:t>
      </w:r>
      <w:r w:rsidR="004A41D6">
        <w:t>posturas</w:t>
      </w:r>
      <w:r>
        <w:t xml:space="preserve">, </w:t>
      </w:r>
      <w:r w:rsidR="00082201">
        <w:t xml:space="preserve">es posible disminuir el error de cada uno de los sensores. El proceso de ponderar apropiadamente los sensores se conoce como </w:t>
      </w:r>
      <w:commentRangeStart w:id="340"/>
      <w:r w:rsidR="00082201">
        <w:t>filtro complementario</w:t>
      </w:r>
      <w:commentRangeEnd w:id="340"/>
      <w:r w:rsidR="00ED2EB2">
        <w:rPr>
          <w:rStyle w:val="Refdecomentario"/>
          <w:rFonts w:ascii="Times New Roman" w:hAnsi="Times New Roman"/>
        </w:rPr>
        <w:commentReference w:id="340"/>
      </w:r>
      <w:r w:rsidR="00082201">
        <w:t>, y consiste en asignar diferentes ponderaciones a la postura calculada por cada sensor. Sin embargo, el filtro complementario no permite predicciones ni estimaciones del error introducido por cada sensor. Entonces, es necesario un filtro más robusto y que permita predecir el error para compensarlo, y el principal candidato es el filtro Kalman.</w:t>
      </w:r>
    </w:p>
    <w:p w14:paraId="4FBB7233" w14:textId="77777777" w:rsidR="007621E9" w:rsidRDefault="007621E9" w:rsidP="00C82865">
      <w:pPr>
        <w:pStyle w:val="TTCuerpoIndentado"/>
        <w:ind w:left="644" w:firstLine="0"/>
      </w:pPr>
    </w:p>
    <w:p w14:paraId="57885828" w14:textId="344CE03C" w:rsidR="007621E9" w:rsidRDefault="007621E9" w:rsidP="00C82865">
      <w:pPr>
        <w:pStyle w:val="TTCuerpoIndentado"/>
        <w:ind w:left="644" w:firstLine="0"/>
      </w:pPr>
      <w:r>
        <w:t xml:space="preserve">El filtro Kalman es un algoritmo recursivo de datos, que busca estimar los estados en forma óptima, minimizando el error cuadrático medio. El filtro Kalman </w:t>
      </w:r>
      <w:r w:rsidR="00B14CBB">
        <w:fldChar w:fldCharType="begin"/>
      </w:r>
      <w:r w:rsidR="00B14CBB">
        <w:instrText xml:space="preserve"> ADDIN ZOTERO_ITEM CSL_CITATION {"citationID":"2fvcbsugp8","properties":{"formattedCitation":"(Bishop &amp; Welch, 2001)","plainCitation":"(Bishop &amp; Welch, 2001)"},"citationItems":[{"id":683,"uris":["http://zotero.org/users/local/bwVY6orv/items/3CEKWGMG"],"uri":["http://zotero.org/users/local/bwVY6orv/items/3CEKWGMG"],"itemData":{"id":683,"type":"article-journal","title":"An introduction to the kalman filter","container-title":"Proc of SIGGRAPH, Course","page":"41","volume":"8","issue":"27599-23175","author":[{"family":"Bishop","given":"Gary"},{"family":"Welch","given":"Greg"}],"issued":{"date-parts":[["2001"]]}}}],"schema":"https://github.com/citation-style-language/schema/raw/master/csl-citation.json"} </w:instrText>
      </w:r>
      <w:r w:rsidR="00B14CBB">
        <w:fldChar w:fldCharType="separate"/>
      </w:r>
      <w:r w:rsidR="00B14CBB" w:rsidRPr="00B14CBB">
        <w:t>(Bishop &amp; Welch, 2001)</w:t>
      </w:r>
      <w:r w:rsidR="00B14CBB">
        <w:fldChar w:fldCharType="end"/>
      </w:r>
      <w:r w:rsidR="00B14CBB">
        <w:t xml:space="preserve"> </w:t>
      </w:r>
      <w:r>
        <w:t xml:space="preserve">se presenta como modelo lineal, en la forma de la ecuación </w:t>
      </w:r>
      <w:r w:rsidR="0079116E">
        <w:t>6</w:t>
      </w:r>
      <w:r>
        <w:t xml:space="preserve">, </w:t>
      </w:r>
      <w:ins w:id="341" w:author="SSepulveda" w:date="2014-12-16T06:30:00Z">
        <w:r w:rsidR="00ED2EB2">
          <w:t xml:space="preserve">7 y 8, </w:t>
        </w:r>
      </w:ins>
      <w:r>
        <w:t>donde:</w:t>
      </w:r>
    </w:p>
    <w:p w14:paraId="52F8730B" w14:textId="59D7AF2D" w:rsidR="007621E9" w:rsidRDefault="00D874BF" w:rsidP="00BC4B5E">
      <w:pPr>
        <w:pStyle w:val="TTCuerpoIndentado"/>
        <w:numPr>
          <w:ilvl w:val="0"/>
          <w:numId w:val="11"/>
        </w:numPr>
      </w:pPr>
      <m:oMath>
        <m:r>
          <w:rPr>
            <w:rFonts w:ascii="Cambria Math" w:hAnsi="Cambria Math"/>
          </w:rPr>
          <m:t>A</m:t>
        </m:r>
      </m:oMath>
      <w:r w:rsidR="007621E9">
        <w:t xml:space="preserve">, </w:t>
      </w:r>
      <m:oMath>
        <m:r>
          <w:rPr>
            <w:rFonts w:ascii="Cambria Math" w:hAnsi="Cambria Math"/>
          </w:rPr>
          <m:t>B</m:t>
        </m:r>
      </m:oMath>
      <w:r>
        <w:t>,</w:t>
      </w:r>
      <w:r w:rsidR="007621E9">
        <w:t xml:space="preserve"> y </w:t>
      </w:r>
      <m:oMath>
        <m:r>
          <w:rPr>
            <w:rFonts w:ascii="Cambria Math" w:hAnsi="Cambria Math"/>
          </w:rPr>
          <m:t>C</m:t>
        </m:r>
      </m:oMath>
      <w:r w:rsidR="007621E9">
        <w:t xml:space="preserve"> son matrices.</w:t>
      </w:r>
    </w:p>
    <w:p w14:paraId="14967EB7" w14:textId="5C5E0451" w:rsidR="007621E9" w:rsidRDefault="00D874BF" w:rsidP="00BC4B5E">
      <w:pPr>
        <w:pStyle w:val="TTCuerpoIndentado"/>
        <w:numPr>
          <w:ilvl w:val="0"/>
          <w:numId w:val="11"/>
        </w:numPr>
      </w:pPr>
      <m:oMath>
        <m:r>
          <w:rPr>
            <w:rFonts w:ascii="Cambria Math" w:hAnsi="Cambria Math"/>
          </w:rPr>
          <m:t>k</m:t>
        </m:r>
      </m:oMath>
      <w:r w:rsidR="007621E9">
        <w:t xml:space="preserve"> es el índice de tiempo.</w:t>
      </w:r>
    </w:p>
    <w:p w14:paraId="46B50E19" w14:textId="4B3F5AB5" w:rsidR="007621E9" w:rsidRDefault="00D874BF" w:rsidP="00BC4B5E">
      <w:pPr>
        <w:pStyle w:val="TTCuerpoIndentado"/>
        <w:numPr>
          <w:ilvl w:val="0"/>
          <w:numId w:val="11"/>
        </w:numPr>
      </w:pPr>
      <m:oMath>
        <m:r>
          <w:rPr>
            <w:rFonts w:ascii="Cambria Math" w:hAnsi="Cambria Math"/>
          </w:rPr>
          <m:t>u(k)</m:t>
        </m:r>
      </m:oMath>
      <w:r w:rsidR="007621E9">
        <w:t xml:space="preserve"> representa la entrada del sistema</w:t>
      </w:r>
    </w:p>
    <w:p w14:paraId="6518FED8" w14:textId="0BF918C4" w:rsidR="007621E9" w:rsidRDefault="00D874BF" w:rsidP="00BC4B5E">
      <w:pPr>
        <w:pStyle w:val="TTCuerpoIndentado"/>
        <w:numPr>
          <w:ilvl w:val="0"/>
          <w:numId w:val="11"/>
        </w:numPr>
      </w:pPr>
      <m:oMath>
        <m:r>
          <w:rPr>
            <w:rFonts w:ascii="Cambria Math" w:hAnsi="Cambria Math"/>
          </w:rPr>
          <m:t>x(k)</m:t>
        </m:r>
      </m:oMath>
      <w:r w:rsidR="007621E9">
        <w:t xml:space="preserve"> e</w:t>
      </w:r>
      <w:r>
        <w:t>s</w:t>
      </w:r>
      <w:r w:rsidR="007621E9">
        <w:t xml:space="preserve"> </w:t>
      </w:r>
      <w:r>
        <w:t xml:space="preserve">el </w:t>
      </w:r>
      <w:r w:rsidR="007621E9">
        <w:t>estado del sistema.</w:t>
      </w:r>
    </w:p>
    <w:p w14:paraId="19D569CD" w14:textId="6EB1D802" w:rsidR="00D874BF" w:rsidRDefault="00D874BF" w:rsidP="00BC4B5E">
      <w:pPr>
        <w:pStyle w:val="TTCuerpoIndentado"/>
        <w:numPr>
          <w:ilvl w:val="0"/>
          <w:numId w:val="11"/>
        </w:numPr>
      </w:pPr>
      <m:oMath>
        <m:r>
          <w:rPr>
            <w:rFonts w:ascii="Cambria Math" w:hAnsi="Cambria Math"/>
          </w:rPr>
          <m:t>y(k)</m:t>
        </m:r>
      </m:oMath>
      <w:r>
        <w:t xml:space="preserve"> es la salida del sistema.</w:t>
      </w:r>
    </w:p>
    <w:p w14:paraId="37B8B6FE" w14:textId="582427FB" w:rsidR="00D874BF" w:rsidRDefault="00D874BF" w:rsidP="00BC4B5E">
      <w:pPr>
        <w:pStyle w:val="TTCuerpoIndentado"/>
        <w:numPr>
          <w:ilvl w:val="0"/>
          <w:numId w:val="11"/>
        </w:numPr>
      </w:pPr>
      <m:oMath>
        <m:r>
          <w:rPr>
            <w:rFonts w:ascii="Cambria Math" w:hAnsi="Cambria Math"/>
          </w:rPr>
          <m:t>w(k)</m:t>
        </m:r>
      </m:oMath>
      <w:r>
        <w:t xml:space="preserve"> es el ruido asociado a la medición.</w:t>
      </w:r>
    </w:p>
    <w:p w14:paraId="7E1EB38D" w14:textId="4D4EBBD0" w:rsidR="00D874BF" w:rsidRDefault="00D874BF" w:rsidP="00BC4B5E">
      <w:pPr>
        <w:pStyle w:val="TTCuerpoIndentado"/>
        <w:numPr>
          <w:ilvl w:val="0"/>
          <w:numId w:val="11"/>
        </w:numPr>
      </w:pPr>
      <m:oMath>
        <m:r>
          <w:rPr>
            <w:rFonts w:ascii="Cambria Math" w:hAnsi="Cambria Math"/>
          </w:rPr>
          <m:t>v(k)</m:t>
        </m:r>
      </m:oMath>
      <w:r>
        <w:t xml:space="preserve"> es el ruido asociado al sistema.</w:t>
      </w:r>
    </w:p>
    <w:p w14:paraId="0606A903" w14:textId="1F83B8F6" w:rsidR="00D874BF" w:rsidRDefault="00CD577A" w:rsidP="00BC4B5E">
      <w:pPr>
        <w:pStyle w:val="TTCuerpoIndentado"/>
        <w:numPr>
          <w:ilvl w:val="0"/>
          <w:numId w:val="11"/>
        </w:numPr>
      </w:pPr>
      <m:oMath>
        <m:acc>
          <m:accPr>
            <m:ctrlPr>
              <w:rPr>
                <w:rFonts w:ascii="Cambria Math" w:hAnsi="Cambria Math"/>
                <w:i/>
              </w:rPr>
            </m:ctrlPr>
          </m:accPr>
          <m:e>
            <m:r>
              <w:rPr>
                <w:rFonts w:ascii="Cambria Math" w:hAnsi="Cambria Math"/>
              </w:rPr>
              <m:t>x</m:t>
            </m:r>
          </m:e>
        </m:acc>
        <m:r>
          <w:rPr>
            <w:rFonts w:ascii="Cambria Math" w:hAnsi="Cambria Math"/>
          </w:rPr>
          <m:t>(k)</m:t>
        </m:r>
      </m:oMath>
      <w:r w:rsidR="00D874BF">
        <w:t xml:space="preserve"> es el estado </w:t>
      </w:r>
      <w:del w:id="342" w:author="SSepulveda" w:date="2014-12-16T06:28:00Z">
        <w:r w:rsidR="00D874BF" w:rsidDel="00ED2EB2">
          <w:delText xml:space="preserve">del sistema </w:delText>
        </w:r>
      </w:del>
      <w:r w:rsidR="00D874BF">
        <w:t>estimado</w:t>
      </w:r>
      <w:ins w:id="343" w:author="SSepulveda" w:date="2014-12-16T06:28:00Z">
        <w:r w:rsidR="00ED2EB2">
          <w:t xml:space="preserve"> del sistema</w:t>
        </w:r>
      </w:ins>
      <w:r w:rsidR="00D874BF">
        <w:t>.</w:t>
      </w:r>
    </w:p>
    <w:p w14:paraId="395DACDB" w14:textId="377A1FDB" w:rsidR="00D874BF" w:rsidRDefault="00D874BF" w:rsidP="00BC4B5E">
      <w:pPr>
        <w:pStyle w:val="TTCuerpoIndentado"/>
        <w:numPr>
          <w:ilvl w:val="0"/>
          <w:numId w:val="11"/>
        </w:numPr>
      </w:pPr>
      <m:oMath>
        <m:r>
          <w:rPr>
            <w:rFonts w:ascii="Cambria Math" w:hAnsi="Cambria Math"/>
          </w:rPr>
          <m:t>e(k)</m:t>
        </m:r>
      </m:oMath>
      <w:r>
        <w:t xml:space="preserve"> es la diferencia entre los estados, real y estimada.</w:t>
      </w:r>
    </w:p>
    <w:p w14:paraId="25269E8F" w14:textId="189C65D1" w:rsidR="00AC1335" w:rsidRDefault="00AC1335" w:rsidP="00BC4B5E">
      <w:pPr>
        <w:pStyle w:val="TTCuerpoIndentado"/>
        <w:numPr>
          <w:ilvl w:val="0"/>
          <w:numId w:val="11"/>
        </w:numPr>
      </w:pPr>
      <m:oMath>
        <m:r>
          <w:rPr>
            <w:rFonts w:ascii="Cambria Math" w:hAnsi="Cambria Math"/>
          </w:rPr>
          <m:t>P(n)</m:t>
        </m:r>
      </m:oMath>
      <w:r>
        <w:t xml:space="preserve"> es la matriz de covarianza del error.</w:t>
      </w:r>
    </w:p>
    <w:p w14:paraId="253547EA" w14:textId="4EECC6A9" w:rsidR="007621E9" w:rsidRDefault="00AC1335" w:rsidP="00C2054A">
      <w:pPr>
        <w:pStyle w:val="TTCuerpoIndentado"/>
        <w:ind w:left="360"/>
      </w:pPr>
      <w:r>
        <w:t xml:space="preserve">El objetivo del filtro es minimizar la ecuación </w:t>
      </w:r>
      <w:r w:rsidR="0079116E">
        <w:t>9</w:t>
      </w:r>
      <w:r>
        <w:t xml:space="preserve"> para disminuir el error </w:t>
      </w:r>
      <w:r w:rsidR="00C2054A">
        <w:t>cuadrático estimando el estado del sistema.</w:t>
      </w:r>
    </w:p>
    <w:p w14:paraId="1005E64A" w14:textId="77777777" w:rsidR="00C2054A" w:rsidRDefault="00C2054A" w:rsidP="00C2054A">
      <w:pPr>
        <w:pStyle w:val="TTCuerpoIndentado"/>
        <w:ind w:left="36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0"/>
        <w:gridCol w:w="800"/>
      </w:tblGrid>
      <w:tr w:rsidR="0002080E" w14:paraId="78B544E4" w14:textId="77777777" w:rsidTr="0002080E">
        <w:tc>
          <w:tcPr>
            <w:tcW w:w="4516" w:type="pct"/>
            <w:vAlign w:val="center"/>
          </w:tcPr>
          <w:p w14:paraId="1632651D" w14:textId="23FAAC55" w:rsidR="0002080E" w:rsidRDefault="0002080E" w:rsidP="0002080E">
            <w:pPr>
              <w:pStyle w:val="TTCuerpoIndentado"/>
              <w:ind w:firstLine="0"/>
              <w:jc w:val="center"/>
            </w:pPr>
            <m:oMathPara>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=A×x</m:t>
                </m:r>
                <m:d>
                  <m:dPr>
                    <m:ctrlPr>
                      <w:rPr>
                        <w:rFonts w:ascii="Cambria Math" w:hAnsi="Cambria Math"/>
                        <w:i/>
                      </w:rPr>
                    </m:ctrlPr>
                  </m:dPr>
                  <m:e>
                    <m:r>
                      <w:rPr>
                        <w:rFonts w:ascii="Cambria Math" w:hAnsi="Cambria Math"/>
                      </w:rPr>
                      <m:t>k</m:t>
                    </m:r>
                  </m:e>
                </m:d>
                <m:r>
                  <w:rPr>
                    <w:rFonts w:ascii="Cambria Math" w:hAnsi="Cambria Math"/>
                  </w:rPr>
                  <m:t>+B×u</m:t>
                </m:r>
                <m:d>
                  <m:dPr>
                    <m:ctrlPr>
                      <w:rPr>
                        <w:rFonts w:ascii="Cambria Math" w:hAnsi="Cambria Math"/>
                        <w:i/>
                      </w:rPr>
                    </m:ctrlPr>
                  </m:dPr>
                  <m:e>
                    <m:r>
                      <w:rPr>
                        <w:rFonts w:ascii="Cambria Math" w:hAnsi="Cambria Math"/>
                      </w:rPr>
                      <m:t>k</m:t>
                    </m:r>
                  </m:e>
                </m:d>
                <m:r>
                  <w:rPr>
                    <w:rFonts w:ascii="Cambria Math" w:hAnsi="Cambria Math"/>
                  </w:rPr>
                  <m:t>+v</m:t>
                </m:r>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265DD4B1" w14:textId="1CB6F355" w:rsidR="0002080E" w:rsidRDefault="0002080E" w:rsidP="0002080E">
            <w:pPr>
              <w:pStyle w:val="TTCuerpoIndentado"/>
              <w:ind w:firstLine="0"/>
              <w:jc w:val="center"/>
            </w:pPr>
            <w:r>
              <w:t>(6)</w:t>
            </w:r>
          </w:p>
        </w:tc>
      </w:tr>
      <w:tr w:rsidR="0002080E" w14:paraId="42548B9F" w14:textId="77777777" w:rsidTr="0002080E">
        <w:tc>
          <w:tcPr>
            <w:tcW w:w="4516" w:type="pct"/>
            <w:vAlign w:val="center"/>
          </w:tcPr>
          <w:p w14:paraId="5D20E0AD" w14:textId="1D0684E2" w:rsidR="0002080E" w:rsidRDefault="0002080E" w:rsidP="0002080E">
            <w:pPr>
              <w:pStyle w:val="TTCuerpoIndentado"/>
              <w:ind w:firstLine="0"/>
              <w:jc w:val="cente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=C×x</m:t>
                </m:r>
                <m:d>
                  <m:dPr>
                    <m:ctrlPr>
                      <w:rPr>
                        <w:rFonts w:ascii="Cambria Math" w:hAnsi="Cambria Math"/>
                        <w:i/>
                      </w:rPr>
                    </m:ctrlPr>
                  </m:dPr>
                  <m:e>
                    <m:r>
                      <w:rPr>
                        <w:rFonts w:ascii="Cambria Math" w:hAnsi="Cambria Math"/>
                      </w:rPr>
                      <m:t>k</m:t>
                    </m:r>
                  </m:e>
                </m:d>
                <m:r>
                  <w:rPr>
                    <w:rFonts w:ascii="Cambria Math" w:hAnsi="Cambria Math"/>
                  </w:rPr>
                  <m:t>+ω</m:t>
                </m:r>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515844CF" w14:textId="31A1BE8D" w:rsidR="0002080E" w:rsidRDefault="0002080E" w:rsidP="0002080E">
            <w:pPr>
              <w:pStyle w:val="TTCuerpoIndentado"/>
              <w:ind w:firstLine="0"/>
              <w:jc w:val="center"/>
            </w:pPr>
            <w:r>
              <w:t>(7)</w:t>
            </w:r>
          </w:p>
        </w:tc>
      </w:tr>
      <w:tr w:rsidR="0002080E" w14:paraId="176EE6B9" w14:textId="77777777" w:rsidTr="0002080E">
        <w:tc>
          <w:tcPr>
            <w:tcW w:w="4516" w:type="pct"/>
            <w:vAlign w:val="center"/>
          </w:tcPr>
          <w:p w14:paraId="407D251C" w14:textId="1486386B" w:rsidR="0002080E" w:rsidRDefault="0002080E" w:rsidP="0002080E">
            <w:pPr>
              <w:pStyle w:val="TTCuerpoIndentado"/>
              <w:ind w:firstLine="0"/>
              <w:jc w:val="center"/>
            </w:pPr>
            <m:oMathPara>
              <m:oMath>
                <m:r>
                  <w:rPr>
                    <w:rFonts w:ascii="Cambria Math" w:hAnsi="Cambria Math"/>
                  </w:rPr>
                  <m:t>e</m:t>
                </m:r>
                <m:d>
                  <m:dPr>
                    <m:ctrlPr>
                      <w:rPr>
                        <w:rFonts w:ascii="Cambria Math" w:hAnsi="Cambria Math"/>
                        <w:i/>
                      </w:rPr>
                    </m:ctrlPr>
                  </m:dPr>
                  <m:e>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1C056E8D" w14:textId="2517E351" w:rsidR="0002080E" w:rsidRDefault="0002080E" w:rsidP="0002080E">
            <w:pPr>
              <w:pStyle w:val="TTCuerpoIndentado"/>
              <w:ind w:firstLine="0"/>
              <w:jc w:val="center"/>
            </w:pPr>
            <w:r>
              <w:t>(8)</w:t>
            </w:r>
          </w:p>
        </w:tc>
      </w:tr>
      <w:tr w:rsidR="0002080E" w14:paraId="20B934EF" w14:textId="77777777" w:rsidTr="0002080E">
        <w:tc>
          <w:tcPr>
            <w:tcW w:w="4516" w:type="pct"/>
            <w:vAlign w:val="center"/>
          </w:tcPr>
          <w:p w14:paraId="063E3D01" w14:textId="77777777" w:rsidR="0002080E" w:rsidRDefault="0002080E" w:rsidP="0002080E">
            <w:pPr>
              <w:pStyle w:val="TTCuerpoIndentado"/>
              <w:ind w:left="644" w:firstLine="0"/>
              <w:jc w:val="center"/>
            </w:pPr>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=E(e</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m:t>
                </m:r>
              </m:oMath>
            </m:oMathPara>
          </w:p>
          <w:p w14:paraId="14961656" w14:textId="77777777" w:rsidR="0002080E" w:rsidRDefault="0002080E" w:rsidP="0002080E">
            <w:pPr>
              <w:pStyle w:val="TTCuerpoIndentado"/>
              <w:ind w:firstLine="0"/>
              <w:jc w:val="center"/>
            </w:pPr>
          </w:p>
        </w:tc>
        <w:tc>
          <w:tcPr>
            <w:tcW w:w="484" w:type="pct"/>
            <w:vAlign w:val="center"/>
          </w:tcPr>
          <w:p w14:paraId="5CE38D86" w14:textId="207867D4" w:rsidR="0002080E" w:rsidRDefault="0002080E" w:rsidP="0002080E">
            <w:pPr>
              <w:pStyle w:val="TTCuerpoIndentado"/>
              <w:ind w:firstLine="0"/>
              <w:jc w:val="center"/>
            </w:pPr>
            <w:r>
              <w:t>(9)</w:t>
            </w:r>
          </w:p>
        </w:tc>
      </w:tr>
    </w:tbl>
    <w:p w14:paraId="56D05706" w14:textId="63DCF735" w:rsidR="00B14CBB" w:rsidRDefault="00B14CBB" w:rsidP="00C82865">
      <w:pPr>
        <w:pStyle w:val="TTCuerpoIndentado"/>
        <w:ind w:left="644" w:firstLine="0"/>
      </w:pPr>
    </w:p>
    <w:p w14:paraId="7F9AFF7E" w14:textId="2834F2B0" w:rsidR="00970D73" w:rsidRDefault="00B14CBB" w:rsidP="00970D73">
      <w:pPr>
        <w:pStyle w:val="TTCuerpoIndentado"/>
        <w:ind w:left="644" w:firstLine="0"/>
      </w:pPr>
      <w:r>
        <w:t>El filtro Kalman presenta una solución general, este tiene que ser adaptado a la problemática a enfrentar. Tal como se revisó en el estado del arte, respecto a los algoritmos de fusión, existen diferentes aplicaciones del filtro Kalman para la fusión de sensores IMU, principalmente, con diferencias en</w:t>
      </w:r>
      <w:r w:rsidR="00970D73">
        <w:t xml:space="preserve"> la estimación del error y la representación sobre la cual se realiza la estimación de la postu</w:t>
      </w:r>
      <w:r w:rsidR="00F21D06">
        <w:t>ra.</w:t>
      </w:r>
    </w:p>
    <w:p w14:paraId="6676902B" w14:textId="77777777" w:rsidR="00F21D06" w:rsidRDefault="00F21D06" w:rsidP="00970D73">
      <w:pPr>
        <w:pStyle w:val="TTCuerpoIndentado"/>
        <w:ind w:left="644" w:firstLine="0"/>
      </w:pPr>
    </w:p>
    <w:p w14:paraId="2B647031" w14:textId="6725E847" w:rsidR="00082201" w:rsidRDefault="00F21D06" w:rsidP="00F21D06">
      <w:pPr>
        <w:pStyle w:val="TTCuerpoIndentado"/>
        <w:ind w:left="644" w:firstLine="0"/>
      </w:pPr>
      <w:r>
        <w:t xml:space="preserve">Sin embargo, el filtro Kalman requiere una </w:t>
      </w:r>
      <w:commentRangeStart w:id="344"/>
      <w:r>
        <w:t>alta carga computacional</w:t>
      </w:r>
      <w:commentRangeEnd w:id="344"/>
      <w:r w:rsidR="00ED2EB2">
        <w:rPr>
          <w:rStyle w:val="Refdecomentario"/>
          <w:rFonts w:ascii="Times New Roman" w:hAnsi="Times New Roman"/>
        </w:rPr>
        <w:commentReference w:id="344"/>
      </w:r>
      <w:r>
        <w:t xml:space="preserve">. Por este motivo, se han </w:t>
      </w:r>
      <w:del w:id="345" w:author="SSepulveda" w:date="2014-12-16T06:29:00Z">
        <w:r w:rsidDel="00ED2EB2">
          <w:delText xml:space="preserve">realizado en buscar y </w:delText>
        </w:r>
      </w:del>
      <w:r>
        <w:t>desarrolla</w:t>
      </w:r>
      <w:del w:id="346" w:author="SSepulveda" w:date="2014-12-16T06:29:00Z">
        <w:r w:rsidDel="00ED2EB2">
          <w:delText>r</w:delText>
        </w:r>
      </w:del>
      <w:ins w:id="347" w:author="SSepulveda" w:date="2014-12-16T06:29:00Z">
        <w:r w:rsidR="00ED2EB2">
          <w:t>do</w:t>
        </w:r>
      </w:ins>
      <w:r>
        <w:t xml:space="preserve"> algoritmos de fusión que tengan la simplicidad de un filtro complementario y la precisión del filtro Kalman. Sebastian Madgwick (2011) propuso un filtro utilizando gradientes descendientes, logrando cumplir con los requisitos expuestos. En este trabajo, este algoritmo de fusión se utilizará, debido a que se distribuye en forma libre a la comunidad </w:t>
      </w:r>
      <w:r w:rsidRPr="00F21D06">
        <w:rPr>
          <w:i/>
        </w:rPr>
        <w:t>open source</w:t>
      </w:r>
      <w:r>
        <w:t xml:space="preserve"> y es posible implementarlo</w:t>
      </w:r>
      <w:del w:id="348" w:author="SSepulveda" w:date="2014-12-16T06:41:00Z">
        <w:r w:rsidDel="00CF2F34">
          <w:delText>s</w:delText>
        </w:r>
      </w:del>
      <w:r>
        <w:t xml:space="preserve"> en micro controladores </w:t>
      </w:r>
      <w:ins w:id="349" w:author="SSepulveda" w:date="2014-12-16T06:29:00Z">
        <w:r w:rsidR="00ED2EB2">
          <w:t>con</w:t>
        </w:r>
      </w:ins>
      <w:del w:id="350" w:author="SSepulveda" w:date="2014-12-16T06:29:00Z">
        <w:r w:rsidDel="00ED2EB2">
          <w:delText>de</w:delText>
        </w:r>
      </w:del>
      <w:r>
        <w:t xml:space="preserve"> bajo poder de cómputo.</w:t>
      </w:r>
    </w:p>
    <w:p w14:paraId="6D22DE14" w14:textId="5BBC080F" w:rsidR="003475CC" w:rsidRDefault="003475CC" w:rsidP="00F21D06">
      <w:pPr>
        <w:pStyle w:val="TTCuerpoIndentado"/>
        <w:ind w:left="644" w:firstLine="0"/>
      </w:pPr>
    </w:p>
    <w:p w14:paraId="5B23C531" w14:textId="742A9748" w:rsidR="00F21D06" w:rsidRDefault="00CD577A" w:rsidP="00F21D06">
      <w:pPr>
        <w:pStyle w:val="TTCuerpoIndentado"/>
        <w:ind w:left="644" w:firstLine="0"/>
      </w:pPr>
      <w:r>
        <w:rPr>
          <w:noProof/>
        </w:rPr>
        <w:lastRenderedPageBreak/>
        <w:pict w14:anchorId="60DEDCA1">
          <v:shape id="_x0000_s1043" type="#_x0000_t202" style="position:absolute;left:0;text-align:left;margin-left:23.95pt;margin-top:315.7pt;width:402.1pt;height:.05pt;z-index:251666944;mso-position-horizontal-relative:text;mso-position-vertical-relative:text" stroked="f">
            <v:textbox style="mso-next-textbox:#_x0000_s1043;mso-fit-shape-to-text:t" inset="0,0,0,0">
              <w:txbxContent>
                <w:p w14:paraId="60C2F9F5" w14:textId="612570DF" w:rsidR="0075155C" w:rsidRPr="0047529D" w:rsidRDefault="0075155C" w:rsidP="00A25AA0">
                  <w:pPr>
                    <w:pStyle w:val="fig"/>
                    <w:rPr>
                      <w:rFonts w:ascii="Apple Garamond Light" w:hAnsi="Apple Garamond Light"/>
                      <w:noProof/>
                      <w:sz w:val="24"/>
                      <w:szCs w:val="24"/>
                    </w:rPr>
                  </w:pPr>
                  <w:bookmarkStart w:id="351" w:name="_Ref404131299"/>
                  <w:r>
                    <w:t xml:space="preserve">Figura </w:t>
                  </w:r>
                  <w:r w:rsidR="00CD577A">
                    <w:fldChar w:fldCharType="begin"/>
                  </w:r>
                  <w:r w:rsidR="00CD577A">
                    <w:instrText xml:space="preserve"> SEQ Figura \* ARABIC </w:instrText>
                  </w:r>
                  <w:r w:rsidR="00CD577A">
                    <w:fldChar w:fldCharType="separate"/>
                  </w:r>
                  <w:r>
                    <w:rPr>
                      <w:noProof/>
                    </w:rPr>
                    <w:t>7</w:t>
                  </w:r>
                  <w:r w:rsidR="00CD577A">
                    <w:rPr>
                      <w:noProof/>
                    </w:rPr>
                    <w:fldChar w:fldCharType="end"/>
                  </w:r>
                  <w:bookmarkEnd w:id="351"/>
                  <w:r>
                    <w:t xml:space="preserve"> - </w:t>
                  </w:r>
                  <w:r>
                    <w:rPr>
                      <w:noProof/>
                    </w:rPr>
                    <w:t xml:space="preserve">Diagrama en bloques del algoritmo de gradientes descendientes propuesto por Madgwick para estimar postura utilizando IMU 9DOF. Grupo 1 corresponde a la compensación de distorciones magnéticas, grupo 2 corresponde a la compensación del drift del giroscopio. </w:t>
                  </w:r>
                  <m:oMath>
                    <m:r>
                      <w:rPr>
                        <w:rFonts w:ascii="Cambria Math" w:hAnsi="Cambria Math"/>
                        <w:noProof/>
                      </w:rPr>
                      <m:t>β</m:t>
                    </m:r>
                  </m:oMath>
                  <w:r>
                    <w:rPr>
                      <w:noProof/>
                    </w:rPr>
                    <w:t xml:space="preserve"> corresponde al parámetro definido por el usuario para compensar el error del giroscopio</w:t>
                  </w:r>
                  <w:ins w:id="352" w:author="SSepulveda" w:date="2014-12-16T06:35:00Z">
                    <w:r w:rsidR="00ED2EB2">
                      <w:rPr>
                        <w:noProof/>
                      </w:rPr>
                      <w:t xml:space="preserve"> (fuente)</w:t>
                    </w:r>
                  </w:ins>
                  <w:r>
                    <w:rPr>
                      <w:noProof/>
                    </w:rPr>
                    <w:t>.</w:t>
                  </w:r>
                </w:p>
              </w:txbxContent>
            </v:textbox>
            <w10:wrap type="topAndBottom"/>
          </v:shape>
        </w:pict>
      </w:r>
      <w:r w:rsidR="003475CC">
        <w:rPr>
          <w:noProof/>
          <w:lang w:val="en-US" w:eastAsia="en-US"/>
        </w:rPr>
        <w:drawing>
          <wp:anchor distT="0" distB="0" distL="114300" distR="114300" simplePos="0" relativeHeight="251648512" behindDoc="0" locked="0" layoutInCell="1" allowOverlap="1" wp14:anchorId="49AA9D2C" wp14:editId="46D37868">
            <wp:simplePos x="0" y="0"/>
            <wp:positionH relativeFrom="column">
              <wp:posOffset>304165</wp:posOffset>
            </wp:positionH>
            <wp:positionV relativeFrom="paragraph">
              <wp:posOffset>663104</wp:posOffset>
            </wp:positionV>
            <wp:extent cx="5106670" cy="3289300"/>
            <wp:effectExtent l="0" t="0" r="0" b="0"/>
            <wp:wrapTopAndBottom/>
            <wp:docPr id="8" name="Imagen 8" descr="E:\Pictures\madgw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madgwi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6670" cy="3289300"/>
                    </a:xfrm>
                    <a:prstGeom prst="rect">
                      <a:avLst/>
                    </a:prstGeom>
                    <a:noFill/>
                    <a:ln>
                      <a:noFill/>
                    </a:ln>
                  </pic:spPr>
                </pic:pic>
              </a:graphicData>
            </a:graphic>
          </wp:anchor>
        </w:drawing>
      </w:r>
      <w:r w:rsidR="000B65F5">
        <w:t xml:space="preserve">La </w:t>
      </w:r>
      <w:r w:rsidR="00B01176">
        <w:fldChar w:fldCharType="begin"/>
      </w:r>
      <w:r w:rsidR="00B01176">
        <w:instrText xml:space="preserve"> REF _Ref404131299 \h </w:instrText>
      </w:r>
      <w:r w:rsidR="00B01176">
        <w:fldChar w:fldCharType="separate"/>
      </w:r>
      <w:r w:rsidR="00CA29B9">
        <w:t xml:space="preserve">Figura </w:t>
      </w:r>
      <w:r w:rsidR="00CA29B9">
        <w:rPr>
          <w:noProof/>
        </w:rPr>
        <w:t>7</w:t>
      </w:r>
      <w:r w:rsidR="00B01176">
        <w:fldChar w:fldCharType="end"/>
      </w:r>
      <w:r w:rsidR="00B01176">
        <w:t xml:space="preserve"> </w:t>
      </w:r>
      <w:r w:rsidR="000B65F5">
        <w:t>muestra un diagrama en bloques del algoritmo de fusión. El algoritmo incluye etapas de corrección para la compensación de distorsiones magnéticas y los errores de integración (</w:t>
      </w:r>
      <w:r w:rsidR="000B65F5" w:rsidRPr="000B65F5">
        <w:rPr>
          <w:i/>
        </w:rPr>
        <w:t>drift</w:t>
      </w:r>
      <w:r w:rsidR="000B65F5">
        <w:t xml:space="preserve">) para el </w:t>
      </w:r>
      <w:commentRangeStart w:id="353"/>
      <w:r w:rsidR="000B65F5">
        <w:t>giroscopio</w:t>
      </w:r>
      <w:commentRangeEnd w:id="353"/>
      <w:r w:rsidR="00ED2EB2">
        <w:rPr>
          <w:rStyle w:val="Refdecomentario"/>
          <w:rFonts w:ascii="Times New Roman" w:hAnsi="Times New Roman"/>
        </w:rPr>
        <w:commentReference w:id="353"/>
      </w:r>
      <w:r w:rsidR="000B65F5">
        <w:t>.</w:t>
      </w:r>
    </w:p>
    <w:p w14:paraId="6DAE8CAA" w14:textId="79AD2E79" w:rsidR="003475CC" w:rsidRDefault="003475CC" w:rsidP="00F21D06">
      <w:pPr>
        <w:pStyle w:val="TTCuerpoIndentado"/>
        <w:ind w:left="644" w:firstLine="0"/>
      </w:pPr>
    </w:p>
    <w:p w14:paraId="14050EED" w14:textId="04DA09E3" w:rsidR="000B65F5" w:rsidRDefault="000B65F5" w:rsidP="00F21D06">
      <w:pPr>
        <w:pStyle w:val="TTCuerpoIndentado"/>
        <w:ind w:left="644" w:firstLine="0"/>
      </w:pPr>
      <w:r>
        <w:t xml:space="preserve">El algoritmo comienza tomando la postura por medio del giroscopio, donde cada eje es ubicado en el vector </w:t>
      </w:r>
      <m:oMath>
        <m:sSub>
          <m:sSubPr>
            <m:ctrlPr>
              <w:rPr>
                <w:rFonts w:ascii="Cambria Math" w:hAnsi="Cambria Math"/>
                <w:i/>
              </w:rPr>
            </m:ctrlPr>
          </m:sSubPr>
          <m:e>
            <m:r>
              <w:rPr>
                <w:rFonts w:ascii="Cambria Math" w:hAnsi="Cambria Math"/>
              </w:rPr>
              <m:t>S</m:t>
            </m:r>
          </m:e>
          <m:sub>
            <m:r>
              <w:rPr>
                <w:rFonts w:ascii="Cambria Math" w:hAnsi="Cambria Math"/>
              </w:rPr>
              <m:t>ω</m:t>
            </m:r>
          </m:sub>
        </m:sSub>
      </m:oMath>
      <w:r>
        <w:t xml:space="preserve"> para su paso a cuaternion describiendo el rango de cambio desde el marco terrestre hacia el marco del dispositivo</w:t>
      </w:r>
      <w:r w:rsidR="00890C97">
        <w:t xml:space="preserve">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hr m:val="̇"/>
                <m:ctrlPr>
                  <w:rPr>
                    <w:rFonts w:ascii="Cambria Math" w:hAnsi="Cambria Math"/>
                    <w:i/>
                  </w:rPr>
                </m:ctrlPr>
              </m:accPr>
              <m:e>
                <m:r>
                  <w:rPr>
                    <w:rFonts w:ascii="Cambria Math" w:hAnsi="Cambria Math"/>
                  </w:rPr>
                  <m:t>q</m:t>
                </m:r>
              </m:e>
            </m:acc>
          </m:e>
        </m:sPre>
      </m:oMath>
      <w:r w:rsidR="00890C97">
        <w:t>)</w:t>
      </w:r>
      <w:r>
        <w:t>.</w:t>
      </w:r>
      <w:r w:rsidR="00890C97">
        <w:t xml:space="preserve"> La postura del marco de la tierra relativa al sensor en un momento determinado, </w:t>
      </w:r>
      <m:oMath>
        <m:sPre>
          <m:sPrePr>
            <m:ctrlPr>
              <w:rPr>
                <w:rFonts w:ascii="Cambria Math" w:hAnsi="Cambria Math"/>
                <w:i/>
              </w:rPr>
            </m:ctrlPr>
          </m:sPrePr>
          <m:sub>
            <m:r>
              <w:rPr>
                <w:rFonts w:ascii="Cambria Math" w:hAnsi="Cambria Math"/>
              </w:rPr>
              <m:t>S</m:t>
            </m:r>
          </m:sub>
          <m:sup>
            <m:r>
              <w:rPr>
                <w:rFonts w:ascii="Cambria Math" w:hAnsi="Cambria Math"/>
              </w:rPr>
              <m:t>E</m:t>
            </m:r>
          </m:sup>
          <m:e>
            <m:sSub>
              <m:sSubPr>
                <m:ctrlPr>
                  <w:rPr>
                    <w:rFonts w:ascii="Cambria Math" w:hAnsi="Cambria Math"/>
                    <w:i/>
                  </w:rPr>
                </m:ctrlPr>
              </m:sSubPr>
              <m:e>
                <m:r>
                  <w:rPr>
                    <w:rFonts w:ascii="Cambria Math" w:hAnsi="Cambria Math"/>
                  </w:rPr>
                  <m:t>q</m:t>
                </m:r>
              </m:e>
              <m:sub>
                <m:r>
                  <w:rPr>
                    <w:rFonts w:ascii="Cambria Math" w:hAnsi="Cambria Math"/>
                  </w:rPr>
                  <m:t>w,t</m:t>
                </m:r>
              </m:sub>
            </m:sSub>
          </m:e>
        </m:sPre>
      </m:oMath>
      <w:r w:rsidR="00890C97">
        <w:t xml:space="preserve"> puede ser calculada integrando numéricamente la derivada del cuaternion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hr m:val="̇"/>
                <m:ctrlPr>
                  <w:rPr>
                    <w:rFonts w:ascii="Cambria Math" w:hAnsi="Cambria Math"/>
                    <w:i/>
                  </w:rPr>
                </m:ctrlPr>
              </m:accPr>
              <m:e>
                <m:r>
                  <w:rPr>
                    <w:rFonts w:ascii="Cambria Math" w:hAnsi="Cambria Math"/>
                  </w:rPr>
                  <m:t>q</m:t>
                </m:r>
              </m:e>
            </m:acc>
          </m:e>
        </m:sPre>
      </m:oMath>
      <w:r w:rsidR="00890C97">
        <w:t>.</w:t>
      </w:r>
    </w:p>
    <w:p w14:paraId="5D6B488A" w14:textId="77777777" w:rsidR="00F54DA1" w:rsidRDefault="00F54DA1" w:rsidP="00F21D06">
      <w:pPr>
        <w:pStyle w:val="TTCuerpoIndentado"/>
        <w:ind w:left="644" w:firstLine="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4"/>
        <w:gridCol w:w="1726"/>
      </w:tblGrid>
      <w:tr w:rsidR="0079116E" w14:paraId="4C4D6109" w14:textId="77777777" w:rsidTr="0079116E">
        <w:tc>
          <w:tcPr>
            <w:tcW w:w="3955" w:type="pct"/>
            <w:vAlign w:val="center"/>
          </w:tcPr>
          <w:p w14:paraId="4F906924" w14:textId="77777777" w:rsidR="0079116E" w:rsidRPr="0079116E" w:rsidRDefault="00CD577A" w:rsidP="0079116E">
            <w:pPr>
              <w:jc w:val="cente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ω</m:t>
                    </m:r>
                  </m:sub>
                </m:sSub>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x</m:t>
                    </m:r>
                  </m:sub>
                </m:sSub>
                <m:sSub>
                  <m:sSubPr>
                    <m:ctrlPr>
                      <w:rPr>
                        <w:rFonts w:ascii="Cambria Math" w:hAnsi="Cambria Math"/>
                      </w:rPr>
                    </m:ctrlPr>
                  </m:sSubPr>
                  <m:e>
                    <m:r>
                      <m:rPr>
                        <m:sty m:val="p"/>
                      </m:rPr>
                      <w:rPr>
                        <w:rFonts w:ascii="Cambria Math" w:hAnsi="Cambria Math"/>
                      </w:rPr>
                      <m:t xml:space="preserve"> ω</m:t>
                    </m:r>
                  </m:e>
                  <m:sub>
                    <m:r>
                      <m:rPr>
                        <m:sty m:val="p"/>
                      </m:rPr>
                      <w:rPr>
                        <w:rFonts w:ascii="Cambria Math" w:hAnsi="Cambria Math"/>
                      </w:rPr>
                      <m:t>y</m:t>
                    </m:r>
                  </m:sub>
                </m:sSub>
                <m:sSub>
                  <m:sSubPr>
                    <m:ctrlPr>
                      <w:rPr>
                        <w:rFonts w:ascii="Cambria Math" w:hAnsi="Cambria Math"/>
                      </w:rPr>
                    </m:ctrlPr>
                  </m:sSubPr>
                  <m:e>
                    <m:r>
                      <m:rPr>
                        <m:sty m:val="p"/>
                      </m:rPr>
                      <w:rPr>
                        <w:rFonts w:ascii="Cambria Math" w:hAnsi="Cambria Math"/>
                      </w:rPr>
                      <m:t xml:space="preserve"> ω</m:t>
                    </m:r>
                  </m:e>
                  <m:sub>
                    <m:r>
                      <m:rPr>
                        <m:sty m:val="p"/>
                      </m:rPr>
                      <w:rPr>
                        <w:rFonts w:ascii="Cambria Math" w:hAnsi="Cambria Math"/>
                      </w:rPr>
                      <m:t>z</m:t>
                    </m:r>
                  </m:sub>
                </m:sSub>
                <m:r>
                  <m:rPr>
                    <m:sty m:val="p"/>
                  </m:rPr>
                  <w:rPr>
                    <w:rFonts w:ascii="Cambria Math" w:hAnsi="Cambria Math"/>
                  </w:rPr>
                  <m:t>]</m:t>
                </m:r>
              </m:oMath>
            </m:oMathPara>
          </w:p>
          <w:p w14:paraId="35F85604" w14:textId="77777777" w:rsidR="0079116E" w:rsidRDefault="0079116E" w:rsidP="0079116E">
            <w:pPr>
              <w:pStyle w:val="TTCuerpoIndentado"/>
              <w:ind w:firstLine="0"/>
              <w:jc w:val="center"/>
            </w:pPr>
          </w:p>
        </w:tc>
        <w:tc>
          <w:tcPr>
            <w:tcW w:w="1045" w:type="pct"/>
            <w:vAlign w:val="center"/>
          </w:tcPr>
          <w:p w14:paraId="13089BCA" w14:textId="721E5FDE" w:rsidR="0079116E" w:rsidRDefault="0079116E" w:rsidP="0079116E">
            <w:pPr>
              <w:pStyle w:val="TTCuerpoIndentado"/>
              <w:ind w:firstLine="0"/>
              <w:jc w:val="center"/>
            </w:pPr>
            <w:r>
              <w:t>(10)</w:t>
            </w:r>
          </w:p>
        </w:tc>
      </w:tr>
    </w:tbl>
    <w:p w14:paraId="6F510E69" w14:textId="77777777" w:rsidR="00890C97" w:rsidRDefault="00890C97" w:rsidP="00890C97">
      <w:pPr>
        <w:pStyle w:val="TTCuerpoIndentado"/>
        <w:ind w:left="644" w:firstLine="0"/>
      </w:pPr>
    </w:p>
    <w:p w14:paraId="13A2CBD5" w14:textId="13114ACB" w:rsidR="00890C97" w:rsidRDefault="00890C97" w:rsidP="00890C97">
      <w:pPr>
        <w:pStyle w:val="TTCuerpoIndentado"/>
        <w:ind w:left="644" w:firstLine="0"/>
      </w:pPr>
      <w:r>
        <w:t xml:space="preserve">Posteriormente, y para la inicialización del algoritmo, se asume que el acelerómetro sólo será afectado por la fuerza de gravedad, y que el magnetómetro sólo mediara el campo magnético de la tierra. Si se conoce la dirección del campo magnético de la tierra, es posible establecer las mediciones de postura respecto al marco de la tierra. La representación en cuaterniones requiere que se encuentre una única solución al problema donde la estimación de la orientación del sensor,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trlPr>
                  <w:rPr>
                    <w:rFonts w:ascii="Cambria Math" w:hAnsi="Cambria Math"/>
                    <w:i/>
                  </w:rPr>
                </m:ctrlPr>
              </m:accPr>
              <m:e>
                <m:r>
                  <w:rPr>
                    <w:rFonts w:ascii="Cambria Math" w:hAnsi="Cambria Math"/>
                  </w:rPr>
                  <m:t>q</m:t>
                </m:r>
              </m:e>
            </m:acc>
          </m:e>
        </m:sPre>
      </m:oMath>
      <w:r>
        <w:t xml:space="preserve">, este alineada con la dirección del campo en el marco del tierra. Varios algoritmos de </w:t>
      </w:r>
      <w:r w:rsidRPr="004543B9">
        <w:t>optimización</w:t>
      </w:r>
      <w:r>
        <w:t xml:space="preserve"> pueden encontrar la solución al problema, siendo por medio de gradientes descendientes el método más simple de implementar y calcular.</w:t>
      </w:r>
      <w:r w:rsidR="00754884">
        <w:t xml:space="preserve"> Se puede realizar una estimación inicial sobre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0</m:t>
                </m:r>
              </m:sub>
            </m:sSub>
          </m:e>
        </m:sPre>
      </m:oMath>
      <w:r w:rsidR="00754884">
        <w:t xml:space="preserve">, por medio del cómputo del error de dirección realizada por la función </w:t>
      </w:r>
      <m:oMath>
        <m:r>
          <w:rPr>
            <w:rFonts w:ascii="Cambria Math" w:hAnsi="Cambria Math"/>
          </w:rPr>
          <m:t>f</m:t>
        </m:r>
      </m:oMath>
      <w:r w:rsidR="00754884">
        <w:t xml:space="preserve"> y su jacobiano, </w:t>
      </w:r>
      <m:oMath>
        <m:r>
          <w:rPr>
            <w:rFonts w:ascii="Cambria Math" w:hAnsi="Cambria Math"/>
          </w:rPr>
          <m:t>J</m:t>
        </m:r>
      </m:oMath>
      <w:r w:rsidR="00754884">
        <w:t xml:space="preserve">. El </w:t>
      </w:r>
      <w:r w:rsidR="00754884">
        <w:lastRenderedPageBreak/>
        <w:t xml:space="preserve">algoritmo se puede optimizar más considerando que sólo la fuerza de gravedad está presente (en este caso, en el eje Z del acelerómetro), permitiendo definir los vectores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g</m:t>
                </m:r>
              </m:e>
            </m:acc>
          </m:sub>
        </m:sSub>
      </m:oMath>
      <w:r w:rsidR="00754884">
        <w:t xml:space="preserve"> y </w:t>
      </w:r>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a</m:t>
                </m:r>
              </m:e>
            </m:acc>
          </m:sub>
        </m:sSub>
      </m:oMath>
      <w:r w:rsidR="00754884">
        <w:t xml:space="preserve">, para la orientación de la gravedad y los valores de aceleración, respectivamente. El campo magnético de la tierra, se puede representar por sus componentes verticales y horizontales (inclinación y declinación, que son conocidas (mapeadas) según la ubicación en el planeta). Estas mediciones se sustituyen en los vectores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sub>
        </m:sSub>
      </m:oMath>
      <w:r w:rsidR="00754884">
        <w:t xml:space="preserve"> </w:t>
      </w:r>
      <w:r w:rsidR="00BD5528">
        <w:t xml:space="preserve">y </w:t>
      </w:r>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b</m:t>
                </m:r>
              </m:e>
            </m:acc>
          </m:sub>
        </m:sSub>
      </m:oMath>
      <w:r w:rsidR="00BD5528">
        <w:t xml:space="preserve">. Por parte del acelerómetro y el magnetómetro se obtiene la medición de orientación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m:rPr>
                    <m:sty m:val="p"/>
                  </m:rPr>
                  <w:rPr>
                    <w:rFonts w:ascii="Cambria Math" w:hAnsi="Cambria Math"/>
                  </w:rPr>
                  <m:t>∇</m:t>
                </m:r>
                <m:r>
                  <w:rPr>
                    <w:rFonts w:ascii="Cambria Math" w:hAnsi="Cambria Math"/>
                  </w:rPr>
                  <m:t>,t</m:t>
                </m:r>
              </m:sub>
            </m:sSub>
          </m:e>
        </m:sPre>
      </m:oMath>
      <w:ins w:id="354" w:author="SSepulveda" w:date="2014-12-16T06:38:00Z">
        <w:r w:rsidR="002E75C2">
          <w:t>.</w:t>
        </w:r>
      </w:ins>
    </w:p>
    <w:p w14:paraId="0E52B9D9" w14:textId="7EEE326C" w:rsidR="00BD5528" w:rsidRDefault="00BD5528" w:rsidP="00BD5528">
      <w:pPr>
        <w:pStyle w:val="TTCuerpoIndentado"/>
        <w:ind w:left="644" w:firstLine="0"/>
      </w:pPr>
      <w:r>
        <w:t xml:space="preserve">La postura del marco de la tierra relativa al sensor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w:rPr>
                    <w:rFonts w:ascii="Cambria Math" w:hAnsi="Cambria Math"/>
                  </w:rPr>
                  <m:t>est</m:t>
                </m:r>
              </m:sub>
            </m:sSub>
          </m:e>
        </m:sPre>
      </m:oMath>
      <w:r>
        <w:t xml:space="preserve"> se obtiene por la fusión de dos orientaciones separadas,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w:rPr>
                    <w:rFonts w:ascii="Cambria Math" w:hAnsi="Cambria Math"/>
                  </w:rPr>
                  <m:t>w,t</m:t>
                </m:r>
              </m:sub>
            </m:sSub>
          </m:e>
        </m:sPre>
      </m:oMath>
      <w:r>
        <w:t xml:space="preserve"> y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m:rPr>
                    <m:sty m:val="p"/>
                  </m:rPr>
                  <w:rPr>
                    <w:rFonts w:ascii="Cambria Math" w:hAnsi="Cambria Math"/>
                  </w:rPr>
                  <m:t>∇</m:t>
                </m:r>
                <m:r>
                  <w:rPr>
                    <w:rFonts w:ascii="Cambria Math" w:hAnsi="Cambria Math"/>
                  </w:rPr>
                  <m:t>,t</m:t>
                </m:r>
              </m:sub>
            </m:sSub>
          </m:e>
        </m:sPre>
      </m:oMath>
      <w:r>
        <w:t xml:space="preserve">. La compensación magnética se logra en el grupo 1 de la </w:t>
      </w:r>
      <w:r w:rsidR="004543B9">
        <w:fldChar w:fldCharType="begin"/>
      </w:r>
      <w:r w:rsidR="004543B9">
        <w:instrText xml:space="preserve"> REF _Ref404131299 \h </w:instrText>
      </w:r>
      <w:r w:rsidR="004543B9">
        <w:fldChar w:fldCharType="separate"/>
      </w:r>
      <w:r w:rsidR="00CA29B9">
        <w:t xml:space="preserve">Figura </w:t>
      </w:r>
      <w:r w:rsidR="00CA29B9">
        <w:rPr>
          <w:noProof/>
        </w:rPr>
        <w:t>7</w:t>
      </w:r>
      <w:r w:rsidR="004543B9">
        <w:fldChar w:fldCharType="end"/>
      </w:r>
      <w:r>
        <w:t xml:space="preserve">, mediante la definición de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r>
              <w:rPr>
                <w:rFonts w:ascii="Cambria Math" w:hAnsi="Cambria Math"/>
              </w:rPr>
              <m:t>t</m:t>
            </m:r>
          </m:sub>
        </m:sSub>
      </m:oMath>
      <w:r>
        <w:t xml:space="preserve"> como muestra la ecuación </w:t>
      </w:r>
      <w:r w:rsidR="001F57BE">
        <w:t>12</w:t>
      </w:r>
      <w:r>
        <w:t xml:space="preserve">. </w:t>
      </w:r>
      <w:del w:id="355" w:author="SSepulveda" w:date="2014-12-16T06:38:00Z">
        <w:r w:rsidDel="002E75C2">
          <w:delText>La etapa 2</w:delText>
        </w:r>
      </w:del>
      <w:ins w:id="356" w:author="SSepulveda" w:date="2014-12-16T06:38:00Z">
        <w:r w:rsidR="002E75C2">
          <w:t>El grupo 2 de la Figura 7</w:t>
        </w:r>
      </w:ins>
      <w:r>
        <w:t xml:space="preserve"> se encarga de la compensación del giroscopio, mientras que el parámetro </w:t>
      </w:r>
      <m:oMath>
        <m:r>
          <w:rPr>
            <w:rFonts w:ascii="Cambria Math" w:hAnsi="Cambria Math"/>
          </w:rPr>
          <m:t>β</m:t>
        </m:r>
      </m:oMath>
      <w:r>
        <w:t xml:space="preserve"> representa el error de medición en el giroscopio. Este parámetro debe ser ajustado al error producido por el giroscopio utilizado.</w:t>
      </w:r>
    </w:p>
    <w:p w14:paraId="00E1C664" w14:textId="77777777" w:rsidR="001F57BE" w:rsidRDefault="001F57BE" w:rsidP="00BD5528">
      <w:pPr>
        <w:pStyle w:val="TTCuerpoIndentado"/>
        <w:ind w:left="644" w:firstLine="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5"/>
        <w:gridCol w:w="1285"/>
      </w:tblGrid>
      <w:tr w:rsidR="001F57BE" w14:paraId="33186A5A" w14:textId="77777777" w:rsidTr="001F57BE">
        <w:tc>
          <w:tcPr>
            <w:tcW w:w="4222" w:type="pct"/>
            <w:vAlign w:val="center"/>
          </w:tcPr>
          <w:p w14:paraId="38CBE375" w14:textId="30CCD2E8" w:rsidR="001F57BE" w:rsidRPr="00ED2EB2" w:rsidRDefault="00CD577A" w:rsidP="001F57BE">
            <w:pPr>
              <w:pStyle w:val="TTCuerpoIndentado"/>
              <w:ind w:left="644" w:firstLine="0"/>
              <w:jc w:val="center"/>
            </w:pPr>
            <m:oMathPara>
              <m:oMathParaPr>
                <m:jc m:val="center"/>
              </m:oMathParaP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g</m:t>
                        </m:r>
                      </m:e>
                    </m:acc>
                  </m:sub>
                </m:sSub>
                <m:r>
                  <w:rPr>
                    <w:rFonts w:ascii="Cambria Math" w:hAnsi="Cambria Math"/>
                  </w:rPr>
                  <m:t>=</m:t>
                </m:r>
                <m:d>
                  <m:dPr>
                    <m:begChr m:val="["/>
                    <m:endChr m:val="]"/>
                    <m:ctrlPr>
                      <w:rPr>
                        <w:rFonts w:ascii="Cambria Math" w:hAnsi="Cambria Math"/>
                        <w:i/>
                      </w:rPr>
                    </m:ctrlPr>
                  </m:dPr>
                  <m:e>
                    <m:r>
                      <w:rPr>
                        <w:rFonts w:ascii="Cambria Math" w:hAnsi="Cambria Math"/>
                      </w:rPr>
                      <m:t>0  0  0  1</m:t>
                    </m:r>
                  </m:e>
                </m:d>
                <m:r>
                  <m:rPr>
                    <m:sty m:val="p"/>
                  </m:rPr>
                  <w:rPr>
                    <w:rFonts w:ascii="Cambria Math" w:hAnsi="Cambria Math"/>
                  </w:rPr>
                  <w:br/>
                </m:r>
              </m:oMath>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g</m:t>
                        </m:r>
                      </m:e>
                    </m:acc>
                  </m:sub>
                </m:sSub>
                <m:r>
                  <w:rPr>
                    <w:rFonts w:ascii="Cambria Math" w:hAnsi="Cambria Math"/>
                  </w:rPr>
                  <m:t>=</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z</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m</m:t>
                        </m:r>
                      </m:e>
                    </m:acc>
                  </m:sub>
                </m:sSub>
                <m:r>
                  <w:rPr>
                    <w:rFonts w:ascii="Cambria Math" w:hAnsi="Cambria Math"/>
                  </w:rPr>
                  <m:t xml:space="preserve">=[0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m:t>
                </m:r>
                <m:r>
                  <m:rPr>
                    <m:sty m:val="p"/>
                  </m:rPr>
                  <w:rPr>
                    <w:rFonts w:ascii="Cambria Math" w:hAnsi="Cambria Math"/>
                  </w:rPr>
                  <w:br/>
                </m:r>
              </m:oMath>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sub>
                </m:sSub>
                <m:r>
                  <w:rPr>
                    <w:rFonts w:ascii="Cambria Math" w:hAnsi="Cambria Math"/>
                  </w:rPr>
                  <m:t xml:space="preserve">=[0  </m:t>
                </m:r>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 xml:space="preserve"> 0  </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oMath>
            </m:oMathPara>
          </w:p>
          <w:p w14:paraId="166BE5D4" w14:textId="77777777" w:rsidR="001F57BE" w:rsidRDefault="001F57BE" w:rsidP="001F57BE">
            <w:pPr>
              <w:pStyle w:val="TTCuerpoIndentado"/>
              <w:ind w:firstLine="0"/>
              <w:jc w:val="center"/>
            </w:pPr>
          </w:p>
        </w:tc>
        <w:tc>
          <w:tcPr>
            <w:tcW w:w="778" w:type="pct"/>
            <w:vAlign w:val="center"/>
          </w:tcPr>
          <w:p w14:paraId="445CB1A9" w14:textId="7084975B" w:rsidR="001F57BE" w:rsidRDefault="001F57BE" w:rsidP="001F57BE">
            <w:pPr>
              <w:pStyle w:val="TTCuerpoIndentado"/>
              <w:ind w:firstLine="0"/>
              <w:jc w:val="center"/>
            </w:pPr>
            <w:r>
              <w:t>(11)</w:t>
            </w:r>
          </w:p>
        </w:tc>
      </w:tr>
      <w:tr w:rsidR="001F57BE" w14:paraId="496813C9" w14:textId="77777777" w:rsidTr="001F57BE">
        <w:tc>
          <w:tcPr>
            <w:tcW w:w="4222" w:type="pct"/>
            <w:vAlign w:val="center"/>
          </w:tcPr>
          <w:p w14:paraId="42EEFB45" w14:textId="77777777" w:rsidR="001F57BE" w:rsidRPr="00300D25" w:rsidRDefault="00CD577A" w:rsidP="001F57BE">
            <w:pPr>
              <w:jc w:val="center"/>
              <w:rPr>
                <w:rFonts w:ascii="Apple Garamond Light" w:hAnsi="Apple Garamond Light"/>
              </w:rPr>
            </w:pPr>
            <m:oMathPara>
              <m:oMath>
                <m:sSub>
                  <m:sSubPr>
                    <m:ctrlPr>
                      <w:rPr>
                        <w:rFonts w:ascii="Cambria Math" w:hAnsi="Cambria Math"/>
                      </w:rPr>
                    </m:ctrlPr>
                  </m:sSubPr>
                  <m:e>
                    <m:r>
                      <w:rPr>
                        <w:rFonts w:ascii="Cambria Math" w:hAnsi="Cambria Math"/>
                      </w:rPr>
                      <m:t>E</m:t>
                    </m:r>
                  </m:e>
                  <m:sub>
                    <m:acc>
                      <m:accPr>
                        <m:ctrlPr>
                          <w:rPr>
                            <w:rFonts w:ascii="Cambria Math" w:hAnsi="Cambria Math"/>
                          </w:rPr>
                        </m:ctrlPr>
                      </m:accPr>
                      <m:e>
                        <m:r>
                          <w:rPr>
                            <w:rFonts w:ascii="Cambria Math" w:hAnsi="Cambria Math"/>
                          </w:rPr>
                          <m:t>b</m:t>
                        </m:r>
                      </m:e>
                    </m:acc>
                    <m:r>
                      <w:rPr>
                        <w:rFonts w:ascii="Cambria Math" w:hAnsi="Cambria Math"/>
                      </w:rPr>
                      <m:t>t</m:t>
                    </m:r>
                  </m:sub>
                </m:sSub>
                <m:r>
                  <m:rPr>
                    <m:sty m:val="p"/>
                  </m:rPr>
                  <w:rPr>
                    <w:rFonts w:ascii="Cambria Math" w:hAnsi="Cambria Math"/>
                  </w:rPr>
                  <m:t xml:space="preserve">=[0 </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h</m:t>
                        </m:r>
                      </m:e>
                      <m:sub>
                        <m:r>
                          <w:rPr>
                            <w:rFonts w:ascii="Cambria Math" w:hAnsi="Cambria Math"/>
                          </w:rPr>
                          <m:t>x</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y</m:t>
                        </m:r>
                      </m:sub>
                      <m:sup>
                        <m:r>
                          <m:rPr>
                            <m:sty m:val="p"/>
                          </m:rPr>
                          <w:rPr>
                            <w:rFonts w:ascii="Cambria Math" w:hAnsi="Cambria Math"/>
                          </w:rPr>
                          <m:t>2</m:t>
                        </m:r>
                      </m:sup>
                    </m:sSubSup>
                    <m:r>
                      <m:rPr>
                        <m:sty m:val="p"/>
                      </m:rPr>
                      <w:rPr>
                        <w:rFonts w:ascii="Cambria Math" w:hAnsi="Cambria Math"/>
                      </w:rPr>
                      <m:t xml:space="preserve"> </m:t>
                    </m:r>
                  </m:e>
                </m:rad>
                <m:r>
                  <m:rPr>
                    <m:sty m:val="p"/>
                  </m:rPr>
                  <w:rPr>
                    <w:rFonts w:ascii="Cambria Math" w:hAnsi="Cambria Math"/>
                  </w:rPr>
                  <m:t xml:space="preserve">  0  </m:t>
                </m:r>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oMath>
            </m:oMathPara>
          </w:p>
          <w:p w14:paraId="4AB4BCE3" w14:textId="77777777" w:rsidR="001F57BE" w:rsidRDefault="001F57BE" w:rsidP="001F57BE">
            <w:pPr>
              <w:pStyle w:val="TTCuerpoIndentado"/>
              <w:ind w:firstLine="0"/>
              <w:jc w:val="center"/>
            </w:pPr>
          </w:p>
        </w:tc>
        <w:tc>
          <w:tcPr>
            <w:tcW w:w="778" w:type="pct"/>
            <w:vAlign w:val="center"/>
          </w:tcPr>
          <w:p w14:paraId="12BF212A" w14:textId="29AF84A2" w:rsidR="001F57BE" w:rsidRDefault="001F57BE" w:rsidP="001F57BE">
            <w:pPr>
              <w:pStyle w:val="TTCuerpoIndentado"/>
              <w:ind w:firstLine="0"/>
              <w:jc w:val="center"/>
            </w:pPr>
            <w:r>
              <w:t>(12)</w:t>
            </w:r>
          </w:p>
        </w:tc>
      </w:tr>
    </w:tbl>
    <w:p w14:paraId="53E840C2" w14:textId="77777777" w:rsidR="00264190" w:rsidRDefault="00264190" w:rsidP="00BD5528">
      <w:pPr>
        <w:pStyle w:val="TTCuerpoIndentado"/>
        <w:ind w:left="644" w:firstLine="0"/>
      </w:pPr>
    </w:p>
    <w:p w14:paraId="119FD2E4" w14:textId="77777777" w:rsidR="00300D25" w:rsidRDefault="00300D25">
      <w:pPr>
        <w:jc w:val="both"/>
        <w:rPr>
          <w:rFonts w:ascii="Apple Garamond Light" w:hAnsi="Apple Garamond Light"/>
        </w:rPr>
        <w:pPrChange w:id="357" w:author="SSepulveda" w:date="2014-12-16T06:36:00Z">
          <w:pPr/>
        </w:pPrChange>
      </w:pPr>
    </w:p>
    <w:p w14:paraId="3FB81FE2" w14:textId="3F08756E" w:rsidR="00F21D06" w:rsidRDefault="00300D25">
      <w:pPr>
        <w:ind w:left="644"/>
        <w:jc w:val="both"/>
        <w:rPr>
          <w:rFonts w:ascii="Apple Garamond Light" w:hAnsi="Apple Garamond Light"/>
        </w:rPr>
        <w:pPrChange w:id="358" w:author="SSepulveda" w:date="2014-12-16T06:36:00Z">
          <w:pPr>
            <w:ind w:left="644"/>
          </w:pPr>
        </w:pPrChange>
      </w:pPr>
      <w:r>
        <w:rPr>
          <w:rFonts w:ascii="Apple Garamond Light" w:hAnsi="Apple Garamond Light"/>
        </w:rPr>
        <w:t>Obtenida la postura, es común convertir los resultados de cuaterniones a ángulos de Euler, con el fin de obtener una representación más cercana a nuestra realidad. La postura permite obtener la dirección esperada de la fuerza de gravedad, sin tener que fijar un eje, por tanto, es posible obtener aceleración lineal dinámicamente a través de la fusión de sensores, obtener la postura del objeto o cuerpo, y obtener la orientación esperada del marco terrestre.</w:t>
      </w:r>
    </w:p>
    <w:p w14:paraId="0BE1C484" w14:textId="77777777" w:rsidR="00300D25" w:rsidRDefault="00300D25">
      <w:pPr>
        <w:ind w:left="644"/>
        <w:jc w:val="both"/>
        <w:rPr>
          <w:rFonts w:ascii="Apple Garamond Light" w:hAnsi="Apple Garamond Light"/>
          <w:u w:val="single"/>
        </w:rPr>
        <w:pPrChange w:id="359" w:author="SSepulveda" w:date="2014-12-16T06:36:00Z">
          <w:pPr>
            <w:ind w:left="644"/>
          </w:pPr>
        </w:pPrChange>
      </w:pPr>
    </w:p>
    <w:p w14:paraId="7E5796B2" w14:textId="04D254D1" w:rsidR="00300D25" w:rsidRDefault="00300D25">
      <w:pPr>
        <w:ind w:left="644"/>
        <w:jc w:val="both"/>
        <w:rPr>
          <w:rFonts w:ascii="Apple Garamond Light" w:hAnsi="Apple Garamond Light"/>
        </w:rPr>
        <w:pPrChange w:id="360" w:author="SSepulveda" w:date="2014-12-16T06:36:00Z">
          <w:pPr>
            <w:ind w:left="644"/>
          </w:pPr>
        </w:pPrChange>
      </w:pPr>
      <w:r>
        <w:rPr>
          <w:rFonts w:ascii="Apple Garamond Light" w:hAnsi="Apple Garamond Light"/>
        </w:rPr>
        <w:t>El algoritmo descrito se utiliza</w:t>
      </w:r>
      <w:ins w:id="361" w:author="SSepulveda" w:date="2014-12-16T06:37:00Z">
        <w:r w:rsidR="00ED2EB2">
          <w:rPr>
            <w:rFonts w:ascii="Apple Garamond Light" w:hAnsi="Apple Garamond Light"/>
          </w:rPr>
          <w:t>,</w:t>
        </w:r>
      </w:ins>
      <w:r>
        <w:rPr>
          <w:rFonts w:ascii="Apple Garamond Light" w:hAnsi="Apple Garamond Light"/>
        </w:rPr>
        <w:t xml:space="preserve"> modificado</w:t>
      </w:r>
      <w:ins w:id="362" w:author="SSepulveda" w:date="2014-12-16T06:37:00Z">
        <w:r w:rsidR="00ED2EB2">
          <w:rPr>
            <w:rFonts w:ascii="Apple Garamond Light" w:hAnsi="Apple Garamond Light"/>
          </w:rPr>
          <w:t>,</w:t>
        </w:r>
      </w:ins>
      <w:r>
        <w:rPr>
          <w:rFonts w:ascii="Apple Garamond Light" w:hAnsi="Apple Garamond Light"/>
        </w:rPr>
        <w:t xml:space="preserve"> en soluciones comerciales como las de X-Sens, incluyendo mejoras en la determinación inicial de los sensores y la calibr</w:t>
      </w:r>
      <w:r w:rsidR="00670753">
        <w:rPr>
          <w:rFonts w:ascii="Apple Garamond Light" w:hAnsi="Apple Garamond Light"/>
        </w:rPr>
        <w:t>ación inicial del magnetómetro.</w:t>
      </w:r>
    </w:p>
    <w:p w14:paraId="1F49BEF0" w14:textId="7CE53C25" w:rsidR="00300D25" w:rsidRDefault="00300D25">
      <w:pPr>
        <w:ind w:left="644"/>
        <w:jc w:val="both"/>
        <w:rPr>
          <w:rFonts w:ascii="Apple Garamond Light" w:hAnsi="Apple Garamond Light"/>
        </w:rPr>
        <w:pPrChange w:id="363" w:author="SSepulveda" w:date="2014-12-16T06:36:00Z">
          <w:pPr>
            <w:ind w:left="644"/>
          </w:pPr>
        </w:pPrChange>
      </w:pPr>
      <w:r>
        <w:rPr>
          <w:rFonts w:ascii="Apple Garamond Light" w:hAnsi="Apple Garamond Light"/>
        </w:rPr>
        <w:t>Con el fin de asegurar una correcta estimaci</w:t>
      </w:r>
      <w:r w:rsidR="00CB09DA">
        <w:rPr>
          <w:rFonts w:ascii="Apple Garamond Light" w:hAnsi="Apple Garamond Light"/>
        </w:rPr>
        <w:t>ón inicial del campo magnético, se realiza una medición esférica del campo magnético, permitiendo detectar las distorsiones iniciales del campo magnético y corregirlas en las mediciones siguientes del magnetómetro.</w:t>
      </w:r>
    </w:p>
    <w:p w14:paraId="5366ECF0" w14:textId="77777777" w:rsidR="004543B9" w:rsidRPr="00ED2EB2" w:rsidRDefault="004543B9" w:rsidP="004543B9">
      <w:pPr>
        <w:rPr>
          <w:rFonts w:ascii="Apple Garamond Light" w:hAnsi="Apple Garamond Light"/>
          <w:u w:val="single"/>
          <w:rPrChange w:id="364" w:author="SSepulveda" w:date="2014-12-16T06:37:00Z">
            <w:rPr>
              <w:rFonts w:ascii="Apple Garamond Light" w:hAnsi="Apple Garamond Light"/>
            </w:rPr>
          </w:rPrChange>
        </w:rPr>
      </w:pPr>
    </w:p>
    <w:p w14:paraId="6B7D2A84" w14:textId="0E613585" w:rsidR="00026AB3" w:rsidRDefault="002A632D" w:rsidP="00CD216C">
      <w:pPr>
        <w:pStyle w:val="TTCuerpoIndentado"/>
        <w:numPr>
          <w:ilvl w:val="0"/>
          <w:numId w:val="5"/>
        </w:numPr>
      </w:pPr>
      <w:r>
        <w:t>Marco de referencia:</w:t>
      </w:r>
      <w:r w:rsidR="00CB09DA">
        <w:t xml:space="preserve"> durante el desarrollo del trabajo, se ha nombrado </w:t>
      </w:r>
      <w:del w:id="365" w:author="SSepulveda" w:date="2014-12-16T06:40:00Z">
        <w:r w:rsidR="00CB09DA" w:rsidDel="002E75C2">
          <w:delText xml:space="preserve">exhaustivamente </w:delText>
        </w:r>
      </w:del>
      <w:ins w:id="366" w:author="SSepulveda" w:date="2014-12-16T06:40:00Z">
        <w:r w:rsidR="002E75C2">
          <w:t xml:space="preserve">en varias oportunidades </w:t>
        </w:r>
      </w:ins>
      <w:r w:rsidR="00CB09DA">
        <w:t xml:space="preserve">los marcos de referencia, sin definirlos como tales. Las descripciones de los sensores y posteriormente del algoritmo de fusión permite dar mejores indicios a lo que es </w:t>
      </w:r>
      <w:r w:rsidR="00B01176">
        <w:t>un</w:t>
      </w:r>
      <w:r w:rsidR="00CB09DA">
        <w:t xml:space="preserve"> marco de referencia. Para formalizar</w:t>
      </w:r>
      <w:ins w:id="367" w:author="SSepulveda" w:date="2014-12-16T06:39:00Z">
        <w:r w:rsidR="002E75C2">
          <w:t>,</w:t>
        </w:r>
      </w:ins>
      <w:r w:rsidR="00CB09DA">
        <w:t xml:space="preserve"> la definición</w:t>
      </w:r>
      <w:ins w:id="368" w:author="SSepulveda" w:date="2014-12-16T06:39:00Z">
        <w:r w:rsidR="002E75C2">
          <w:t>,</w:t>
        </w:r>
      </w:ins>
      <w:r w:rsidR="00CB09DA">
        <w:t xml:space="preserve"> entonces:</w:t>
      </w:r>
    </w:p>
    <w:p w14:paraId="776779A6" w14:textId="0E31B35E" w:rsidR="00CB09DA" w:rsidRDefault="00CB09DA" w:rsidP="00CD216C">
      <w:pPr>
        <w:pStyle w:val="TTCuerpoIndentado"/>
        <w:numPr>
          <w:ilvl w:val="1"/>
          <w:numId w:val="5"/>
        </w:numPr>
      </w:pPr>
      <w:commentRangeStart w:id="369"/>
      <w:r>
        <w:t>El marco de referencia del sensor, propio o del dispositivo</w:t>
      </w:r>
      <w:ins w:id="370" w:author="SSepulveda" w:date="2014-12-16T06:42:00Z">
        <w:r w:rsidR="00CF2F34">
          <w:t>,</w:t>
        </w:r>
      </w:ins>
      <w:r>
        <w:t xml:space="preserve"> es el que se utiliza para realizar una medición respecto a las referencias del mismo sensor (es la característica principal de un sensor inercial). Una medición de este tipo se puede lograr con un sensor IMU 6DOF.</w:t>
      </w:r>
      <w:commentRangeEnd w:id="369"/>
      <w:r w:rsidR="002E75C2">
        <w:rPr>
          <w:rStyle w:val="Refdecomentario"/>
          <w:rFonts w:ascii="Times New Roman" w:hAnsi="Times New Roman"/>
        </w:rPr>
        <w:commentReference w:id="369"/>
      </w:r>
    </w:p>
    <w:p w14:paraId="2EA05908" w14:textId="78B81057" w:rsidR="00CB09DA" w:rsidRDefault="00CB09DA" w:rsidP="00CD216C">
      <w:pPr>
        <w:pStyle w:val="TTCuerpoIndentado"/>
        <w:numPr>
          <w:ilvl w:val="1"/>
          <w:numId w:val="5"/>
        </w:numPr>
      </w:pPr>
      <w:r>
        <w:lastRenderedPageBreak/>
        <w:t>El marco de referencia en la tierra o terrestre es aquel que utiliza puntos terrestres (norte magnético en componentes verticales y horizontales) para referenciar las mediciones respecto a estos puntos. Una medición de este tipo se puede lograr con un sensor IMU 9DOF.</w:t>
      </w:r>
    </w:p>
    <w:p w14:paraId="2E9C87EF" w14:textId="77777777" w:rsidR="004543B9" w:rsidRDefault="004543B9" w:rsidP="004543B9">
      <w:pPr>
        <w:pStyle w:val="TTCuerpoIndentado"/>
        <w:ind w:left="1080" w:firstLine="0"/>
      </w:pPr>
    </w:p>
    <w:p w14:paraId="71D3346F" w14:textId="674EE9D5" w:rsidR="00D76A57" w:rsidRDefault="00D76A57" w:rsidP="00CD216C">
      <w:pPr>
        <w:pStyle w:val="TTCuerpoIndentado"/>
        <w:numPr>
          <w:ilvl w:val="0"/>
          <w:numId w:val="5"/>
        </w:numPr>
      </w:pPr>
      <w:r>
        <w:t>I2C</w:t>
      </w:r>
      <w:r w:rsidR="00A06EE5">
        <w:t xml:space="preserve"> (</w:t>
      </w:r>
      <w:r w:rsidR="00A06EE5" w:rsidRPr="00C82865">
        <w:rPr>
          <w:i/>
        </w:rPr>
        <w:t>Inter-Integrated Circuit</w:t>
      </w:r>
      <w:r w:rsidR="00A06EE5">
        <w:t>)</w:t>
      </w:r>
      <w:r w:rsidR="00FF479D">
        <w:t>:</w:t>
      </w:r>
      <w:r w:rsidR="00A06EE5">
        <w:t xml:space="preserve"> es un protocolo de comunicación serial punto multipunto que utiliza 1 bus de datos</w:t>
      </w:r>
      <w:r w:rsidR="00C820BA">
        <w:t xml:space="preserve"> bidireccional (SDA)</w:t>
      </w:r>
      <w:r w:rsidR="00A06EE5">
        <w:t xml:space="preserve"> y un bus de reloj</w:t>
      </w:r>
      <w:r w:rsidR="00C820BA">
        <w:t xml:space="preserve"> (SCL)</w:t>
      </w:r>
      <w:r w:rsidR="00A06EE5">
        <w:t xml:space="preserve"> (también conocido como </w:t>
      </w:r>
      <w:r w:rsidR="00A06EE5" w:rsidRPr="00C82865">
        <w:rPr>
          <w:i/>
        </w:rPr>
        <w:t>2-wire</w:t>
      </w:r>
      <w:r w:rsidR="00A06EE5">
        <w:t xml:space="preserve">). </w:t>
      </w:r>
      <w:r w:rsidR="00C820BA">
        <w:t>El reloj puede alcanzar velocidades de 400 KHz en modo</w:t>
      </w:r>
      <w:r w:rsidR="00A06EE5">
        <w:t xml:space="preserve"> </w:t>
      </w:r>
      <w:r w:rsidR="00A06EE5" w:rsidRPr="00C82865">
        <w:rPr>
          <w:i/>
        </w:rPr>
        <w:t>fastmode</w:t>
      </w:r>
      <w:r w:rsidR="00C820BA">
        <w:t>. Cada dispositivo</w:t>
      </w:r>
      <w:r w:rsidR="00A06EE5">
        <w:t xml:space="preserve"> </w:t>
      </w:r>
      <w:r w:rsidR="00C820BA">
        <w:t>tiene un identificador único</w:t>
      </w:r>
      <w:r w:rsidR="00A06EE5">
        <w:t xml:space="preserve"> </w:t>
      </w:r>
      <w:r w:rsidR="00C820BA">
        <w:t>o dirección I2C. La gran mayoría de los fabricantes de dispositivos ofrecen hasta 2 direcciones I2C seleccionables por hardware.</w:t>
      </w:r>
    </w:p>
    <w:p w14:paraId="4617A002" w14:textId="77777777" w:rsidR="004543B9" w:rsidRDefault="004543B9" w:rsidP="004543B9">
      <w:pPr>
        <w:pStyle w:val="TTCuerpoIndentado"/>
        <w:ind w:left="644" w:firstLine="0"/>
      </w:pPr>
    </w:p>
    <w:p w14:paraId="77E6D1FD" w14:textId="55CFF52B" w:rsidR="00C820BA" w:rsidRDefault="00D76A57" w:rsidP="00CD216C">
      <w:pPr>
        <w:pStyle w:val="TTCuerpoIndentado"/>
        <w:numPr>
          <w:ilvl w:val="0"/>
          <w:numId w:val="5"/>
        </w:numPr>
      </w:pPr>
      <w:r>
        <w:t>SPI</w:t>
      </w:r>
      <w:r w:rsidR="006B7CF9">
        <w:fldChar w:fldCharType="begin"/>
      </w:r>
      <w:r w:rsidR="006B7CF9">
        <w:instrText xml:space="preserve"> XE "</w:instrText>
      </w:r>
      <w:r w:rsidR="006B7CF9" w:rsidRPr="00643653">
        <w:instrText>SPI:Serial Peripheral Interface</w:instrText>
      </w:r>
      <w:r w:rsidR="006B7CF9">
        <w:instrText xml:space="preserve">" </w:instrText>
      </w:r>
      <w:r w:rsidR="006B7CF9">
        <w:fldChar w:fldCharType="end"/>
      </w:r>
      <w:r w:rsidR="00C820BA">
        <w:t xml:space="preserve"> (</w:t>
      </w:r>
      <w:r w:rsidR="00C820BA" w:rsidRPr="00C82865">
        <w:rPr>
          <w:i/>
        </w:rPr>
        <w:t>Serial Peripheral Interface Bus</w:t>
      </w:r>
      <w:r w:rsidR="00C820BA">
        <w:t>)</w:t>
      </w:r>
      <w:r w:rsidR="00FF479D">
        <w:t>:</w:t>
      </w:r>
      <w:r w:rsidR="00C820BA">
        <w:t xml:space="preserve"> es un protocolo similar a I2C pero que alcanza mayores velocidades a costa de separar los buses de datos en uno de entrada y otro de salida. Adicionalmente, reemplaza las direcciones I2C por una condición lógica para activar o desactivar la lectura del dispositivo. De esta forma, se alcanzan mayores velocidades de transferencia a costa de mayor cantidad de cables (también conocido como 4-wire).</w:t>
      </w:r>
    </w:p>
    <w:p w14:paraId="57982F3C" w14:textId="3D40A389" w:rsidR="00905B55" w:rsidRDefault="00905B55" w:rsidP="00EA0C94">
      <w:pPr>
        <w:pStyle w:val="Ttulo2"/>
      </w:pPr>
      <w:bookmarkStart w:id="371" w:name="_Toc404230837"/>
      <w:r>
        <w:t>Diseño de la propuesta</w:t>
      </w:r>
      <w:bookmarkEnd w:id="371"/>
    </w:p>
    <w:p w14:paraId="5067294F" w14:textId="168240F1" w:rsidR="0057549A" w:rsidRPr="00C82865" w:rsidRDefault="0057549A" w:rsidP="00C82865">
      <w:pPr>
        <w:pStyle w:val="normalhere"/>
      </w:pPr>
      <w:r>
        <w:t>A continuación se describe la metodología utilizada para resolver y desarrollar el prototipo, luego se especifican los requisitos para posteriormente describir la implementación realizada separada temáticamente.</w:t>
      </w:r>
    </w:p>
    <w:p w14:paraId="44C3A53C" w14:textId="0B4B664A" w:rsidR="002E54AA" w:rsidRDefault="002E54AA" w:rsidP="00EA0C94">
      <w:pPr>
        <w:pStyle w:val="Ttulo3"/>
      </w:pPr>
      <w:bookmarkStart w:id="372" w:name="_Toc404230838"/>
      <w:r w:rsidRPr="00EA0C94">
        <w:t>M</w:t>
      </w:r>
      <w:r>
        <w:t>etodología</w:t>
      </w:r>
      <w:bookmarkEnd w:id="372"/>
    </w:p>
    <w:p w14:paraId="4A54BEB6" w14:textId="52C54612" w:rsidR="002E54AA" w:rsidRDefault="002E54AA" w:rsidP="002E54AA">
      <w:pPr>
        <w:pStyle w:val="normalhere"/>
      </w:pPr>
      <w:r>
        <w:t>La metodología basada en desarrol</w:t>
      </w:r>
      <w:r w:rsidR="0034536B">
        <w:t xml:space="preserve">lo iterativo y creciente </w:t>
      </w:r>
      <w:r w:rsidR="0034536B">
        <w:fldChar w:fldCharType="begin"/>
      </w:r>
      <w:r w:rsidR="0034536B">
        <w:instrText xml:space="preserve"> ADDIN ZOTERO_ITEM CSL_CITATION {"citationID":"siagcqodh","properties":{"formattedCitation":"(Constantine &amp; Lockwood, 1999; Sommerville, 2005)","plainCitation":"(Constantine &amp; Lockwood, 1999; Sommerville, 2005)"},"citationItems":[{"id":292,"uris":["http://zotero.org/users/local/bwVY6orv/items/7AZ8JPFM"],"uri":["http://zotero.org/users/local/bwVY6orv/items/7AZ8JPFM"],"itemData":{"id":292,"type":"book","title":"Software for Use: A Practical Guide to the Models and Methods of Usage-Centered Design","publisher":"Addison-Wesley Professional","publisher-place":"Reading, Mass","number-of-pages":"608","edition":"1 edition","source":"Amazon.com","event-place":"Reading, Mass","abstract":"In the quest for quality, software developers have long focused on improving the internal architecture of their products. Larry L. Constantine--who originally created structured design to effect such improvement--now joins with well-known consultant Lucy A. D. Lockwood to turn the focus of software development to the external architecture. In this book, they present the models and methods of a revolutionary approach to software that will help programmers deliver more usable software--software that will enable users to accomplish their tasks with greater ease and efficiency.   Recognizing usability as the key to successful software, Constantine and Lockwood provide concrete tools and techniques that programmers can employ to meet that end. Much more than just another set of rules for good user-interface design, this book guides readers through a systematic software development process. This process, called usage-centered design, weaves together two major threads in software development methods: use cases (also used with UML) and essential modeling. With numerous examples and case studies of both conventional and specialized software applications, the authors illustrate what has been shown in practice to work and what has proved to be of greatest practical value.   Highlights     Presents a streamlined process for developing highly usable software   Describes practical methods and models successfully implemented in industry   Complements modern development practices, including the Unified Process and other object-oriented software engineering approaches","ISBN":"9780201924787","shortTitle":"Software for Use","language":"English","author":[{"family":"Constantine","given":"Larry L."},{"family":"Lockwood","given":"Lucy A. D."}],"issued":{"date-parts":[["1999",4,17]]}}},{"id":586,"uris":["http://zotero.org/users/local/bwVY6orv/items/EJZ4S7WP"],"uri":["http://zotero.org/users/local/bwVY6orv/items/EJZ4S7WP"],"itemData":{"id":586,"type":"book","title":"Ingenieria del software","publisher":"Pearson Educacion","number-of-pages":"714","source":"Google Books","abstract":"Este libro esta enfocado a estudiantes, graduados e ingenieros de la industria del software. Puede ser utilizado en cursos generales de ingenieria del software o en cursos especificos, como programacion avanzada, especificacion, diseno y gestion software.","ISBN":"9788478290741","language":"es","author":[{"family":"Sommerville","given":"Ian"}],"issued":{"date-parts":[["2005",1]]}}}],"schema":"https://github.com/citation-style-language/schema/raw/master/csl-citation.json"} </w:instrText>
      </w:r>
      <w:r w:rsidR="0034536B">
        <w:fldChar w:fldCharType="separate"/>
      </w:r>
      <w:r w:rsidR="0034536B" w:rsidRPr="0034536B">
        <w:t>(Constantine &amp; Lockwood, 1999; Sommerville, 2005)</w:t>
      </w:r>
      <w:r w:rsidR="0034536B">
        <w:fldChar w:fldCharType="end"/>
      </w:r>
      <w:r>
        <w:t xml:space="preserve"> es ampliamente utilizada en el desarrollo de software y hardware. De esta manera, y mediante iteraciones, se puede</w:t>
      </w:r>
      <w:ins w:id="373" w:author="SSepulveda" w:date="2014-12-16T06:42:00Z">
        <w:r w:rsidR="00CF2F34">
          <w:t>n</w:t>
        </w:r>
      </w:ins>
      <w:r>
        <w:t xml:space="preserve"> dividir </w:t>
      </w:r>
      <w:ins w:id="374" w:author="SSepulveda" w:date="2014-12-16T06:43:00Z">
        <w:r w:rsidR="00CF2F34">
          <w:t xml:space="preserve">las </w:t>
        </w:r>
      </w:ins>
      <w:r>
        <w:t>tareas y funciones e incluirlas en forma incremental hasta alcanzar un proyecto estable. Adicionalmente, este método de desarrollo permite la continuidad de los proyectos, fomentando sus actualizaciones luego de la iteración final. Para este trabajo, la metodología de desarrollo considera</w:t>
      </w:r>
      <w:r w:rsidR="00766DA7">
        <w:t>:</w:t>
      </w:r>
    </w:p>
    <w:p w14:paraId="58AB0521" w14:textId="15BCDE82" w:rsidR="002E54AA" w:rsidRDefault="002E54AA" w:rsidP="00CD216C">
      <w:pPr>
        <w:pStyle w:val="normalhere"/>
        <w:numPr>
          <w:ilvl w:val="0"/>
          <w:numId w:val="7"/>
        </w:numPr>
      </w:pPr>
      <w:r>
        <w:t>El problema biomecánico se puede acotar a dos segmentos del cuerpo. De esta forma, es posible desarrollar el</w:t>
      </w:r>
      <w:r w:rsidR="00C07C6C">
        <w:t xml:space="preserve"> </w:t>
      </w:r>
      <w:r>
        <w:t>hardware y software necesario para un brazo, y una vez verificado y validado el segmento, es posible replicarlo al</w:t>
      </w:r>
      <w:r w:rsidR="00C07C6C">
        <w:t xml:space="preserve"> </w:t>
      </w:r>
      <w:r>
        <w:t>otro brazo y luego las piernas, finalizando con los segmentos de tronco y cabeza. Esto permite que, la propuesta</w:t>
      </w:r>
      <w:r w:rsidR="00C07C6C">
        <w:t xml:space="preserve"> </w:t>
      </w:r>
      <w:r>
        <w:t>de desarrollo sea alcanzable y con la modularidad suficiente para alcanzarse en futuros trabajos.</w:t>
      </w:r>
    </w:p>
    <w:p w14:paraId="32836E41" w14:textId="50FD25A4" w:rsidR="002E54AA" w:rsidRDefault="002E54AA" w:rsidP="00CD216C">
      <w:pPr>
        <w:pStyle w:val="normalhere"/>
        <w:numPr>
          <w:ilvl w:val="0"/>
          <w:numId w:val="7"/>
        </w:numPr>
        <w:rPr>
          <w:ins w:id="375" w:author="SSepulveda" w:date="2014-12-16T06:46:00Z"/>
        </w:rPr>
      </w:pPr>
      <w:r>
        <w:t>Definida la unidad a desarrollar, se desarroll</w:t>
      </w:r>
      <w:r w:rsidR="00C07C6C">
        <w:t>a</w:t>
      </w:r>
      <w:r>
        <w:t xml:space="preserve"> el hardware y software en forma iterativa y creciente, </w:t>
      </w:r>
      <w:del w:id="376" w:author="SSepulveda" w:date="2014-12-16T06:43:00Z">
        <w:r w:rsidDel="00CF2F34">
          <w:delText xml:space="preserve">esta </w:delText>
        </w:r>
      </w:del>
      <w:ins w:id="377" w:author="SSepulveda" w:date="2014-12-16T06:43:00Z">
        <w:r w:rsidR="00CF2F34">
          <w:t xml:space="preserve">hasta </w:t>
        </w:r>
      </w:ins>
      <w:r>
        <w:t>alcanzar</w:t>
      </w:r>
      <w:r w:rsidR="00C07C6C">
        <w:t xml:space="preserve"> </w:t>
      </w:r>
      <w:r>
        <w:t>el seguimiento mediante IMUs.</w:t>
      </w:r>
    </w:p>
    <w:p w14:paraId="16389A4C" w14:textId="14840DE2" w:rsidR="00CF2F34" w:rsidRDefault="00CF2F34" w:rsidP="00CD216C">
      <w:pPr>
        <w:pStyle w:val="normalhere"/>
        <w:numPr>
          <w:ilvl w:val="0"/>
          <w:numId w:val="7"/>
        </w:numPr>
      </w:pPr>
      <w:ins w:id="378" w:author="SSepulveda" w:date="2014-12-16T06:46:00Z">
        <w:r>
          <w:t>Para probar la funcionalidad del equipo, ser realizaran pruebas en terreno, controlado el dispositivo en forma remota y realizando mediciones de movimiento estandarizados.</w:t>
        </w:r>
      </w:ins>
    </w:p>
    <w:p w14:paraId="4183E03B" w14:textId="733311DE" w:rsidR="002E54AA" w:rsidRDefault="002E54AA" w:rsidP="00CD216C">
      <w:pPr>
        <w:pStyle w:val="normalhere"/>
        <w:numPr>
          <w:ilvl w:val="0"/>
          <w:numId w:val="7"/>
        </w:numPr>
      </w:pPr>
      <w:r>
        <w:t>Una vez que el prototipo sea funcional, se realizar</w:t>
      </w:r>
      <w:ins w:id="379" w:author="SSepulveda" w:date="2014-12-16T06:48:00Z">
        <w:r w:rsidR="00EE460E">
          <w:t>á</w:t>
        </w:r>
      </w:ins>
      <w:del w:id="380" w:author="SSepulveda" w:date="2014-12-16T06:48:00Z">
        <w:r w:rsidDel="00EE460E">
          <w:delText>a</w:delText>
        </w:r>
      </w:del>
      <w:r>
        <w:t>n las validaciones utilizando la metodología de Investigación,</w:t>
      </w:r>
      <w:r w:rsidR="00C07C6C">
        <w:t xml:space="preserve"> </w:t>
      </w:r>
      <w:r>
        <w:t>qu</w:t>
      </w:r>
      <w:r w:rsidR="00C07C6C">
        <w:t xml:space="preserve">e permitirá comparar contra el </w:t>
      </w:r>
      <w:r w:rsidR="00C07C6C">
        <w:rPr>
          <w:i/>
        </w:rPr>
        <w:t>Gold Standard</w:t>
      </w:r>
      <w:r>
        <w:t xml:space="preserve"> </w:t>
      </w:r>
      <w:del w:id="381" w:author="SSepulveda" w:date="2014-12-16T06:48:00Z">
        <w:r w:rsidDel="00EE460E">
          <w:delText>la propuesta</w:delText>
        </w:r>
      </w:del>
      <w:ins w:id="382" w:author="SSepulveda" w:date="2014-12-16T06:48:00Z">
        <w:r w:rsidR="00EE460E">
          <w:t>el sistema propuesto</w:t>
        </w:r>
      </w:ins>
      <w:r>
        <w:t>.</w:t>
      </w:r>
      <w:ins w:id="383" w:author="SSepulveda" w:date="2014-12-16T06:43:00Z">
        <w:r w:rsidR="00CF2F34">
          <w:t xml:space="preserve"> Esta etapa esta descrita en el proyecto de tesis de magister y </w:t>
        </w:r>
      </w:ins>
      <w:ins w:id="384" w:author="SSepulveda" w:date="2014-12-16T06:47:00Z">
        <w:r w:rsidR="00CF2F34">
          <w:t>sus resultados son parte de la tesis de magister.</w:t>
        </w:r>
      </w:ins>
    </w:p>
    <w:p w14:paraId="3643DACD" w14:textId="3CE0EE2E" w:rsidR="002E54AA" w:rsidRDefault="002E54AA" w:rsidP="00CD216C">
      <w:pPr>
        <w:pStyle w:val="normalhere"/>
        <w:numPr>
          <w:ilvl w:val="0"/>
          <w:numId w:val="7"/>
        </w:numPr>
      </w:pPr>
      <w:r>
        <w:t>Finalizadas las iteraciones y alcanzando un producto estable; se propone el diseño final que podría replicarse a</w:t>
      </w:r>
      <w:r w:rsidR="00C07C6C">
        <w:t xml:space="preserve"> </w:t>
      </w:r>
      <w:r>
        <w:t>los otros segmentos.</w:t>
      </w:r>
    </w:p>
    <w:p w14:paraId="4B40BC7C" w14:textId="7FB60191" w:rsidR="003A481C" w:rsidRDefault="003A481C" w:rsidP="00FB4E02">
      <w:pPr>
        <w:pStyle w:val="Ttulo3"/>
      </w:pPr>
      <w:bookmarkStart w:id="385" w:name="_Toc404230839"/>
      <w:r>
        <w:t>Requisitos</w:t>
      </w:r>
      <w:bookmarkEnd w:id="385"/>
    </w:p>
    <w:p w14:paraId="22541E52" w14:textId="4C526F0F" w:rsidR="002C5A5B" w:rsidRDefault="00F32C31" w:rsidP="00BC4B5E">
      <w:pPr>
        <w:pStyle w:val="normalhere"/>
        <w:numPr>
          <w:ilvl w:val="0"/>
          <w:numId w:val="10"/>
        </w:numPr>
      </w:pPr>
      <w:r>
        <w:t>La plataforma debe ser modular, permitiendo:</w:t>
      </w:r>
    </w:p>
    <w:p w14:paraId="24DF37FD" w14:textId="7215BBFC" w:rsidR="00F32C31" w:rsidRDefault="00F32C31" w:rsidP="00BC4B5E">
      <w:pPr>
        <w:pStyle w:val="normalhere"/>
        <w:numPr>
          <w:ilvl w:val="1"/>
          <w:numId w:val="10"/>
        </w:numPr>
      </w:pPr>
      <w:r>
        <w:t>Utilizar diferentes cantidades de sensores.</w:t>
      </w:r>
    </w:p>
    <w:p w14:paraId="4C612952" w14:textId="62C9FC5D" w:rsidR="00F32C31" w:rsidRDefault="00F32C31" w:rsidP="00BC4B5E">
      <w:pPr>
        <w:pStyle w:val="normalhere"/>
        <w:numPr>
          <w:ilvl w:val="1"/>
          <w:numId w:val="10"/>
        </w:numPr>
      </w:pPr>
      <w:r>
        <w:lastRenderedPageBreak/>
        <w:t>Utilizar diferentes arquitecturas de procesamiento.</w:t>
      </w:r>
    </w:p>
    <w:p w14:paraId="24588170" w14:textId="0FE335B0" w:rsidR="00F32C31" w:rsidRDefault="00F32C31" w:rsidP="00BC4B5E">
      <w:pPr>
        <w:pStyle w:val="normalhere"/>
        <w:numPr>
          <w:ilvl w:val="1"/>
          <w:numId w:val="10"/>
        </w:numPr>
      </w:pPr>
      <w:r>
        <w:t>Portabilidad de los códigos a otras plataformas o arquitecturas.</w:t>
      </w:r>
    </w:p>
    <w:p w14:paraId="12A3176E" w14:textId="323EC8A5" w:rsidR="00BA7AAB" w:rsidRDefault="00BA7AAB" w:rsidP="00BC4B5E">
      <w:pPr>
        <w:pStyle w:val="normalhere"/>
        <w:numPr>
          <w:ilvl w:val="1"/>
          <w:numId w:val="10"/>
        </w:numPr>
      </w:pPr>
      <w:r>
        <w:t>Portabilidad para intercambiar el tipo de conexión a la plataforma, en forma alámbrica o inalámbrica.</w:t>
      </w:r>
    </w:p>
    <w:p w14:paraId="1F591635" w14:textId="7C5195B1" w:rsidR="00F32C31" w:rsidRDefault="00F32C31" w:rsidP="00BC4B5E">
      <w:pPr>
        <w:pStyle w:val="normalhere"/>
        <w:numPr>
          <w:ilvl w:val="1"/>
          <w:numId w:val="10"/>
        </w:numPr>
      </w:pPr>
      <w:r>
        <w:t xml:space="preserve">La plataforma implementada deberá tener la posibilidad de conectarse a </w:t>
      </w:r>
      <w:r w:rsidR="00861B77">
        <w:t>una red inalámbrica</w:t>
      </w:r>
      <w:r>
        <w:t xml:space="preserve"> para monitorear en forma ambulatoria y tiempo real los parámetros.</w:t>
      </w:r>
    </w:p>
    <w:p w14:paraId="1917FB06" w14:textId="46ACF3B0" w:rsidR="002D71CD" w:rsidRDefault="002D71CD" w:rsidP="00BC4B5E">
      <w:pPr>
        <w:pStyle w:val="normalhere"/>
        <w:numPr>
          <w:ilvl w:val="1"/>
          <w:numId w:val="10"/>
        </w:numPr>
      </w:pPr>
      <w:r>
        <w:t>Para la captura del movimiento, es necesario contar con un sistema capaz de procesar y registrar datos a por lo menos 20Hz por cada sensor.</w:t>
      </w:r>
      <w:ins w:id="386" w:author="SSepulveda" w:date="2014-12-16T06:51:00Z">
        <w:r w:rsidR="00EE460E">
          <w:t xml:space="preserve"> </w:t>
        </w:r>
        <w:commentRangeStart w:id="387"/>
        <w:r w:rsidR="00EE460E">
          <w:t>Se ha determinado, que para la captura del movimiento humano, es necesario realizar mediciones a más de 20 Hz (referencia).</w:t>
        </w:r>
        <w:commentRangeEnd w:id="387"/>
        <w:r w:rsidR="00EE460E">
          <w:rPr>
            <w:rStyle w:val="Refdecomentario"/>
            <w:rFonts w:ascii="Times New Roman" w:hAnsi="Times New Roman"/>
          </w:rPr>
          <w:commentReference w:id="387"/>
        </w:r>
      </w:ins>
    </w:p>
    <w:p w14:paraId="7E6857B0" w14:textId="4768ED01" w:rsidR="00F32C31" w:rsidRDefault="00F32C31" w:rsidP="00BC4B5E">
      <w:pPr>
        <w:pStyle w:val="normalhere"/>
        <w:numPr>
          <w:ilvl w:val="0"/>
          <w:numId w:val="10"/>
        </w:numPr>
      </w:pPr>
      <w:r>
        <w:t>El control de la plataforma debe ser agnóstico de sistemas operativos o dispositivos utilizados, adaptándose apropiadamente al cliente.</w:t>
      </w:r>
    </w:p>
    <w:p w14:paraId="60E1899B" w14:textId="1E9345C0" w:rsidR="00F32C31" w:rsidRDefault="00F32C31" w:rsidP="00BC4B5E">
      <w:pPr>
        <w:pStyle w:val="normalhere"/>
        <w:numPr>
          <w:ilvl w:val="0"/>
          <w:numId w:val="10"/>
        </w:numPr>
      </w:pPr>
      <w:r>
        <w:t>La plataforma debe registrar los datos en una memoria interna.</w:t>
      </w:r>
    </w:p>
    <w:p w14:paraId="6CC6B825" w14:textId="7BDD70D3" w:rsidR="00F32C31" w:rsidRDefault="00F32C31" w:rsidP="00BC4B5E">
      <w:pPr>
        <w:pStyle w:val="normalhere"/>
        <w:numPr>
          <w:ilvl w:val="0"/>
          <w:numId w:val="10"/>
        </w:numPr>
      </w:pPr>
      <w:r>
        <w:t xml:space="preserve">La plataforma debe operar a baterías, </w:t>
      </w:r>
      <w:del w:id="388" w:author="SSepulveda" w:date="2014-12-16T06:52:00Z">
        <w:r w:rsidDel="00EE460E">
          <w:delText>utilizando el menor consumo posible</w:delText>
        </w:r>
      </w:del>
      <w:ins w:id="389" w:author="SSepulveda" w:date="2014-12-16T06:52:00Z">
        <w:r w:rsidR="00EE460E">
          <w:t xml:space="preserve">minimizando el consumo </w:t>
        </w:r>
      </w:ins>
      <w:ins w:id="390" w:author="SSepulveda" w:date="2014-12-16T07:00:00Z">
        <w:r w:rsidR="000E4311">
          <w:t>energético</w:t>
        </w:r>
      </w:ins>
      <w:r>
        <w:t>.</w:t>
      </w:r>
    </w:p>
    <w:p w14:paraId="77F0ECF3" w14:textId="0FEA969D" w:rsidR="00905B55" w:rsidRDefault="00905B55" w:rsidP="00EA0C94">
      <w:pPr>
        <w:pStyle w:val="Ttulo2"/>
      </w:pPr>
      <w:bookmarkStart w:id="391" w:name="_Toc404230840"/>
      <w:r>
        <w:t>Implementación</w:t>
      </w:r>
      <w:bookmarkEnd w:id="391"/>
    </w:p>
    <w:p w14:paraId="4C3838B2" w14:textId="7E906CBC" w:rsidR="00EA0C94" w:rsidRDefault="00EA0C94" w:rsidP="00F94BED">
      <w:pPr>
        <w:pStyle w:val="normalhere"/>
      </w:pPr>
      <w:r>
        <w:t>Siguiendo la metodología de trabajo</w:t>
      </w:r>
      <w:r w:rsidR="004B02C6">
        <w:t xml:space="preserve"> se comienza a desarrollar el prototipo de dispositivo. En primera instancia, se seleccionan los sensores IMU a utilizar. </w:t>
      </w:r>
    </w:p>
    <w:p w14:paraId="5E8FA94C" w14:textId="46C546B6" w:rsidR="004B02C6" w:rsidRDefault="004B02C6" w:rsidP="00F94BED">
      <w:pPr>
        <w:pStyle w:val="Ttulo3"/>
      </w:pPr>
      <w:bookmarkStart w:id="392" w:name="_Toc404230841"/>
      <w:r>
        <w:t>Selección de los sensores</w:t>
      </w:r>
      <w:bookmarkEnd w:id="392"/>
    </w:p>
    <w:p w14:paraId="372496C0" w14:textId="767CE195" w:rsidR="00174083" w:rsidRDefault="004B02C6" w:rsidP="00F94BED">
      <w:pPr>
        <w:pStyle w:val="normalhere"/>
      </w:pPr>
      <w:r>
        <w:t xml:space="preserve">Según los criterios establecidos por </w:t>
      </w:r>
      <w:r w:rsidR="005F05B1">
        <w:t xml:space="preserve">Lowe y OLaighin </w:t>
      </w:r>
      <w:r>
        <w:t>(2014), los componentes de los sensores inerciales utilizados hasta el momento deben cumplir características técnicas mínimas</w:t>
      </w:r>
      <w:r w:rsidR="00174083">
        <w:t xml:space="preserve">. </w:t>
      </w:r>
      <w:r>
        <w:t xml:space="preserve">Adicionalmente, y para cumplir los requisitos impuestos para el desarrollo de este trabajo, se necesita una solución de bajo consumo </w:t>
      </w:r>
      <w:r w:rsidR="00174083">
        <w:t>y en un solo circuito integrado.</w:t>
      </w:r>
      <w:r>
        <w:t xml:space="preserve"> </w:t>
      </w:r>
      <w:r w:rsidR="00174083">
        <w:t>D</w:t>
      </w:r>
      <w:r w:rsidR="007757D5">
        <w:t xml:space="preserve">ebido al nivel de miniaturización de los dispositivos, es importante contar con </w:t>
      </w:r>
      <w:r w:rsidR="007757D5" w:rsidRPr="00F94BED">
        <w:rPr>
          <w:i/>
        </w:rPr>
        <w:t>breakout boards</w:t>
      </w:r>
      <w:r w:rsidR="007757D5">
        <w:t xml:space="preserve"> para el desarrollo inicial</w:t>
      </w:r>
      <w:r w:rsidR="00174083">
        <w:t>, para no incurrir en pérdidas de tiempo y material al tratar de soldar componentes de dimensiones pequeñas</w:t>
      </w:r>
      <w:r w:rsidR="007757D5">
        <w:t>. Bajo estas condiciones, dos sensores IMU 9DOF cumplen los requisitos: MPU-9150 de Invensense y LSM9DS0 de ST Electronics.</w:t>
      </w:r>
      <w:r w:rsidR="00174083">
        <w:t xml:space="preserve"> La</w:t>
      </w:r>
      <w:r w:rsidR="00B01176">
        <w:t>s</w:t>
      </w:r>
      <w:r w:rsidR="00174083">
        <w:t xml:space="preserve"> </w:t>
      </w:r>
      <w:r w:rsidR="00B01176">
        <w:t>Tablas 4, 5 y 6</w:t>
      </w:r>
      <w:r w:rsidR="00174083">
        <w:t xml:space="preserve"> muestra</w:t>
      </w:r>
      <w:r w:rsidR="00B01176">
        <w:t>n</w:t>
      </w:r>
      <w:r w:rsidR="00174083">
        <w:t xml:space="preserve"> los requisitos determinados por Lowe y OLaighin (2014), junto con la comparación de las características técnicas de cada dispositivo.</w:t>
      </w:r>
    </w:p>
    <w:p w14:paraId="4C7B99F6" w14:textId="77777777" w:rsidR="001F10B6" w:rsidRDefault="001F10B6" w:rsidP="00F94BED">
      <w:pPr>
        <w:pStyle w:val="normalhere"/>
      </w:pPr>
    </w:p>
    <w:tbl>
      <w:tblPr>
        <w:tblStyle w:val="Tablanormal2"/>
        <w:tblW w:w="5000" w:type="pct"/>
        <w:tblLook w:val="04A0" w:firstRow="1" w:lastRow="0" w:firstColumn="1" w:lastColumn="0" w:noHBand="0" w:noVBand="1"/>
      </w:tblPr>
      <w:tblGrid>
        <w:gridCol w:w="2065"/>
        <w:gridCol w:w="2065"/>
        <w:gridCol w:w="2065"/>
        <w:gridCol w:w="2065"/>
      </w:tblGrid>
      <w:tr w:rsidR="003C3FC6" w14:paraId="4F87A643" w14:textId="77777777" w:rsidTr="00B011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8DE2B5C" w14:textId="2B264E41" w:rsidR="003C3FC6" w:rsidRDefault="003C3FC6" w:rsidP="00174083">
            <w:pPr>
              <w:pStyle w:val="normalhere"/>
            </w:pPr>
          </w:p>
        </w:tc>
        <w:tc>
          <w:tcPr>
            <w:tcW w:w="1250" w:type="pct"/>
          </w:tcPr>
          <w:p w14:paraId="7E326D0B" w14:textId="6198D6A3" w:rsidR="003C3FC6" w:rsidRDefault="003C3FC6" w:rsidP="00174083">
            <w:pPr>
              <w:pStyle w:val="normalhere"/>
              <w:cnfStyle w:val="100000000000" w:firstRow="1" w:lastRow="0" w:firstColumn="0" w:lastColumn="0" w:oddVBand="0" w:evenVBand="0" w:oddHBand="0" w:evenHBand="0" w:firstRowFirstColumn="0" w:firstRowLastColumn="0" w:lastRowFirstColumn="0" w:lastRowLastColumn="0"/>
            </w:pPr>
            <w:r>
              <w:t>Requisitos mínimos</w:t>
            </w:r>
          </w:p>
        </w:tc>
        <w:tc>
          <w:tcPr>
            <w:tcW w:w="1250" w:type="pct"/>
          </w:tcPr>
          <w:p w14:paraId="6F8E2C50" w14:textId="1F005F2B" w:rsidR="003C3FC6" w:rsidRDefault="003C3FC6" w:rsidP="00174083">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250" w:type="pct"/>
          </w:tcPr>
          <w:p w14:paraId="3C46F9DD" w14:textId="6C4FC9AA" w:rsidR="003C3FC6" w:rsidRDefault="003C3FC6" w:rsidP="00174083">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3C3FC6" w14:paraId="44EDB47B" w14:textId="77777777" w:rsidTr="00B01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763365E" w14:textId="7618A6A3" w:rsidR="003C3FC6" w:rsidRDefault="003C3FC6" w:rsidP="00174083">
            <w:pPr>
              <w:pStyle w:val="normalhere"/>
            </w:pPr>
            <w:r>
              <w:t>Rango</w:t>
            </w:r>
          </w:p>
        </w:tc>
        <w:tc>
          <w:tcPr>
            <w:tcW w:w="1250" w:type="pct"/>
          </w:tcPr>
          <w:p w14:paraId="44299794" w14:textId="526819C1" w:rsidR="003C3FC6" w:rsidRDefault="003C3FC6" w:rsidP="00174083">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8g</w:t>
            </w:r>
          </w:p>
        </w:tc>
        <w:tc>
          <w:tcPr>
            <w:tcW w:w="1250" w:type="pct"/>
          </w:tcPr>
          <w:p w14:paraId="0AA8E408" w14:textId="251C20B7" w:rsidR="003C3FC6" w:rsidRDefault="003C3FC6" w:rsidP="00174083">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16g</w:t>
            </w:r>
            <w:r w:rsidR="00E53ED6">
              <w:t xml:space="preserve"> (16 bits)</w:t>
            </w:r>
          </w:p>
        </w:tc>
        <w:tc>
          <w:tcPr>
            <w:tcW w:w="1250" w:type="pct"/>
          </w:tcPr>
          <w:p w14:paraId="0C40C387" w14:textId="10500F0D" w:rsidR="003C3FC6" w:rsidRDefault="003C3FC6" w:rsidP="00174083">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16g</w:t>
            </w:r>
            <w:r w:rsidR="00E53ED6">
              <w:t xml:space="preserve"> (16 bits)</w:t>
            </w:r>
          </w:p>
        </w:tc>
      </w:tr>
      <w:tr w:rsidR="003C3FC6" w14:paraId="11EACC68" w14:textId="77777777" w:rsidTr="00B01176">
        <w:tc>
          <w:tcPr>
            <w:cnfStyle w:val="001000000000" w:firstRow="0" w:lastRow="0" w:firstColumn="1" w:lastColumn="0" w:oddVBand="0" w:evenVBand="0" w:oddHBand="0" w:evenHBand="0" w:firstRowFirstColumn="0" w:firstRowLastColumn="0" w:lastRowFirstColumn="0" w:lastRowLastColumn="0"/>
            <w:tcW w:w="1250" w:type="pct"/>
          </w:tcPr>
          <w:p w14:paraId="021089BA" w14:textId="3F6F286C" w:rsidR="003C3FC6" w:rsidRDefault="003C3FC6" w:rsidP="00174083">
            <w:pPr>
              <w:pStyle w:val="normalhere"/>
            </w:pPr>
            <w:r>
              <w:t>Sensibilidad</w:t>
            </w:r>
          </w:p>
        </w:tc>
        <w:tc>
          <w:tcPr>
            <w:tcW w:w="1250" w:type="pct"/>
          </w:tcPr>
          <w:p w14:paraId="4F805C64" w14:textId="266E7EB8" w:rsidR="003C3FC6" w:rsidRDefault="003C3FC6" w:rsidP="00174083">
            <w:pPr>
              <w:pStyle w:val="normalhere"/>
              <w:cnfStyle w:val="000000000000" w:firstRow="0" w:lastRow="0" w:firstColumn="0" w:lastColumn="0" w:oddVBand="0" w:evenVBand="0" w:oddHBand="0" w:evenHBand="0" w:firstRowFirstColumn="0" w:firstRowLastColumn="0" w:lastRowFirstColumn="0" w:lastRowLastColumn="0"/>
            </w:pPr>
            <w:r>
              <w:t>3mg/LSB</w:t>
            </w:r>
          </w:p>
        </w:tc>
        <w:tc>
          <w:tcPr>
            <w:tcW w:w="1250" w:type="pct"/>
          </w:tcPr>
          <w:p w14:paraId="0A654E89" w14:textId="64F01675" w:rsidR="003C3FC6" w:rsidRDefault="003C3FC6" w:rsidP="00174083">
            <w:pPr>
              <w:pStyle w:val="normalhere"/>
              <w:cnfStyle w:val="000000000000" w:firstRow="0" w:lastRow="0" w:firstColumn="0" w:lastColumn="0" w:oddVBand="0" w:evenVBand="0" w:oddHBand="0" w:evenHBand="0" w:firstRowFirstColumn="0" w:firstRowLastColumn="0" w:lastRowFirstColumn="0" w:lastRowLastColumn="0"/>
            </w:pPr>
            <w:commentRangeStart w:id="393"/>
            <w:r>
              <w:t>2048 LSB/g</w:t>
            </w:r>
            <w:commentRangeEnd w:id="393"/>
            <w:r w:rsidR="000E4311">
              <w:rPr>
                <w:rStyle w:val="Refdecomentario"/>
                <w:rFonts w:ascii="Times New Roman" w:hAnsi="Times New Roman"/>
              </w:rPr>
              <w:commentReference w:id="393"/>
            </w:r>
          </w:p>
        </w:tc>
        <w:tc>
          <w:tcPr>
            <w:tcW w:w="1250" w:type="pct"/>
          </w:tcPr>
          <w:p w14:paraId="6B829EF4" w14:textId="1A204DC0" w:rsidR="003C3FC6" w:rsidRDefault="003C3FC6" w:rsidP="00174083">
            <w:pPr>
              <w:pStyle w:val="normalhere"/>
              <w:cnfStyle w:val="000000000000" w:firstRow="0" w:lastRow="0" w:firstColumn="0" w:lastColumn="0" w:oddVBand="0" w:evenVBand="0" w:oddHBand="0" w:evenHBand="0" w:firstRowFirstColumn="0" w:firstRowLastColumn="0" w:lastRowFirstColumn="0" w:lastRowLastColumn="0"/>
            </w:pPr>
            <w:r>
              <w:t>0.732 mg/LSB</w:t>
            </w:r>
          </w:p>
        </w:tc>
      </w:tr>
      <w:tr w:rsidR="003C3FC6" w14:paraId="5AE43799" w14:textId="77777777" w:rsidTr="00B01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8FD9A8C" w14:textId="78001742" w:rsidR="003C3FC6" w:rsidRDefault="003C3FC6" w:rsidP="00174083">
            <w:pPr>
              <w:pStyle w:val="normalhere"/>
            </w:pPr>
            <w:r>
              <w:t>Ejes</w:t>
            </w:r>
          </w:p>
        </w:tc>
        <w:tc>
          <w:tcPr>
            <w:tcW w:w="1250" w:type="pct"/>
          </w:tcPr>
          <w:p w14:paraId="441ED47C" w14:textId="36892495" w:rsidR="003C3FC6" w:rsidRDefault="003C3FC6" w:rsidP="00174083">
            <w:pPr>
              <w:pStyle w:val="normalhere"/>
              <w:cnfStyle w:val="000000100000" w:firstRow="0" w:lastRow="0" w:firstColumn="0" w:lastColumn="0" w:oddVBand="0" w:evenVBand="0" w:oddHBand="1" w:evenHBand="0" w:firstRowFirstColumn="0" w:firstRowLastColumn="0" w:lastRowFirstColumn="0" w:lastRowLastColumn="0"/>
            </w:pPr>
            <w:r>
              <w:t>3</w:t>
            </w:r>
          </w:p>
        </w:tc>
        <w:tc>
          <w:tcPr>
            <w:tcW w:w="1250" w:type="pct"/>
          </w:tcPr>
          <w:p w14:paraId="6DCA7AE7" w14:textId="699A698F" w:rsidR="003C3FC6" w:rsidRDefault="003C3FC6" w:rsidP="00174083">
            <w:pPr>
              <w:pStyle w:val="normalhere"/>
              <w:cnfStyle w:val="000000100000" w:firstRow="0" w:lastRow="0" w:firstColumn="0" w:lastColumn="0" w:oddVBand="0" w:evenVBand="0" w:oddHBand="1" w:evenHBand="0" w:firstRowFirstColumn="0" w:firstRowLastColumn="0" w:lastRowFirstColumn="0" w:lastRowLastColumn="0"/>
            </w:pPr>
            <w:r>
              <w:t>3</w:t>
            </w:r>
          </w:p>
        </w:tc>
        <w:tc>
          <w:tcPr>
            <w:tcW w:w="1250" w:type="pct"/>
          </w:tcPr>
          <w:p w14:paraId="0BD9D24D" w14:textId="64536BC8" w:rsidR="003C3FC6" w:rsidRDefault="003C3FC6" w:rsidP="00174083">
            <w:pPr>
              <w:pStyle w:val="normalhere"/>
              <w:cnfStyle w:val="000000100000" w:firstRow="0" w:lastRow="0" w:firstColumn="0" w:lastColumn="0" w:oddVBand="0" w:evenVBand="0" w:oddHBand="1" w:evenHBand="0" w:firstRowFirstColumn="0" w:firstRowLastColumn="0" w:lastRowFirstColumn="0" w:lastRowLastColumn="0"/>
            </w:pPr>
            <w:r>
              <w:t>3</w:t>
            </w:r>
          </w:p>
        </w:tc>
      </w:tr>
      <w:tr w:rsidR="003C3FC6" w14:paraId="20207C56" w14:textId="77777777" w:rsidTr="00B01176">
        <w:tc>
          <w:tcPr>
            <w:cnfStyle w:val="001000000000" w:firstRow="0" w:lastRow="0" w:firstColumn="1" w:lastColumn="0" w:oddVBand="0" w:evenVBand="0" w:oddHBand="0" w:evenHBand="0" w:firstRowFirstColumn="0" w:firstRowLastColumn="0" w:lastRowFirstColumn="0" w:lastRowLastColumn="0"/>
            <w:tcW w:w="1250" w:type="pct"/>
          </w:tcPr>
          <w:p w14:paraId="361C1004" w14:textId="194EA2CC" w:rsidR="003C3FC6" w:rsidRDefault="003C3FC6" w:rsidP="00174083">
            <w:pPr>
              <w:pStyle w:val="normalhere"/>
            </w:pPr>
            <w:r>
              <w:t>Ancho de Banda</w:t>
            </w:r>
          </w:p>
        </w:tc>
        <w:tc>
          <w:tcPr>
            <w:tcW w:w="1250" w:type="pct"/>
          </w:tcPr>
          <w:p w14:paraId="6D9F4191" w14:textId="1FA86643" w:rsidR="003C3FC6" w:rsidRDefault="003C3FC6" w:rsidP="00174083">
            <w:pPr>
              <w:pStyle w:val="normalhere"/>
              <w:cnfStyle w:val="000000000000" w:firstRow="0" w:lastRow="0" w:firstColumn="0" w:lastColumn="0" w:oddVBand="0" w:evenVBand="0" w:oddHBand="0" w:evenHBand="0" w:firstRowFirstColumn="0" w:firstRowLastColumn="0" w:lastRowFirstColumn="0" w:lastRowLastColumn="0"/>
            </w:pPr>
            <w:r>
              <w:t>&gt;100Hz</w:t>
            </w:r>
          </w:p>
        </w:tc>
        <w:tc>
          <w:tcPr>
            <w:tcW w:w="1250" w:type="pct"/>
          </w:tcPr>
          <w:p w14:paraId="11A348E5" w14:textId="1CF9EBF8" w:rsidR="003C3FC6" w:rsidRDefault="003C3FC6" w:rsidP="00174083">
            <w:pPr>
              <w:pStyle w:val="normalhere"/>
              <w:cnfStyle w:val="000000000000" w:firstRow="0" w:lastRow="0" w:firstColumn="0" w:lastColumn="0" w:oddVBand="0" w:evenVBand="0" w:oddHBand="0" w:evenHBand="0" w:firstRowFirstColumn="0" w:firstRowLastColumn="0" w:lastRowFirstColumn="0" w:lastRowLastColumn="0"/>
            </w:pPr>
            <w:r>
              <w:t>1KHz</w:t>
            </w:r>
          </w:p>
        </w:tc>
        <w:tc>
          <w:tcPr>
            <w:tcW w:w="1250" w:type="pct"/>
          </w:tcPr>
          <w:p w14:paraId="40303E5A" w14:textId="375D9993" w:rsidR="003C3FC6" w:rsidRDefault="003C3FC6" w:rsidP="00174083">
            <w:pPr>
              <w:pStyle w:val="normalhere"/>
              <w:cnfStyle w:val="000000000000" w:firstRow="0" w:lastRow="0" w:firstColumn="0" w:lastColumn="0" w:oddVBand="0" w:evenVBand="0" w:oddHBand="0" w:evenHBand="0" w:firstRowFirstColumn="0" w:firstRowLastColumn="0" w:lastRowFirstColumn="0" w:lastRowLastColumn="0"/>
            </w:pPr>
            <w:r>
              <w:t>1</w:t>
            </w:r>
            <w:r w:rsidR="001F10B6">
              <w:t>6</w:t>
            </w:r>
            <w:r>
              <w:t>KHz</w:t>
            </w:r>
          </w:p>
        </w:tc>
      </w:tr>
      <w:tr w:rsidR="003C3FC6" w14:paraId="3449FB36" w14:textId="77777777" w:rsidTr="00B01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55C7916A" w14:textId="1537124C" w:rsidR="003C3FC6" w:rsidRDefault="003C3FC6" w:rsidP="00174083">
            <w:pPr>
              <w:pStyle w:val="normalhere"/>
            </w:pPr>
            <w:r>
              <w:t>Ruido</w:t>
            </w:r>
          </w:p>
        </w:tc>
        <w:tc>
          <w:tcPr>
            <w:tcW w:w="1250" w:type="pct"/>
          </w:tcPr>
          <w:p w14:paraId="64227170" w14:textId="0EE9B8DE" w:rsidR="003C3FC6" w:rsidRDefault="003C3FC6" w:rsidP="003C3FC6">
            <w:pPr>
              <w:pStyle w:val="normalhere"/>
              <w:cnfStyle w:val="000000100000" w:firstRow="0" w:lastRow="0" w:firstColumn="0" w:lastColumn="0" w:oddVBand="0" w:evenVBand="0" w:oddHBand="1" w:evenHBand="0" w:firstRowFirstColumn="0" w:firstRowLastColumn="0" w:lastRowFirstColumn="0" w:lastRowLastColumn="0"/>
            </w:pPr>
            <w:r>
              <w:t xml:space="preserve">100 </w:t>
            </w:r>
            <w:r w:rsidRPr="00174083">
              <w:t>μg/</w:t>
            </w:r>
            <m:oMath>
              <m:rad>
                <m:radPr>
                  <m:degHide m:val="1"/>
                  <m:ctrlPr>
                    <w:rPr>
                      <w:rFonts w:ascii="Cambria Math" w:hAnsi="Cambria Math"/>
                      <w:i/>
                    </w:rPr>
                  </m:ctrlPr>
                </m:radPr>
                <m:deg/>
                <m:e>
                  <m:r>
                    <w:rPr>
                      <w:rFonts w:ascii="Cambria Math" w:hAnsi="Cambria Math"/>
                    </w:rPr>
                    <m:t>Hz</m:t>
                  </m:r>
                </m:e>
              </m:rad>
            </m:oMath>
          </w:p>
        </w:tc>
        <w:tc>
          <w:tcPr>
            <w:tcW w:w="1250" w:type="pct"/>
          </w:tcPr>
          <w:p w14:paraId="1866BF0A" w14:textId="17070650" w:rsidR="003C3FC6" w:rsidRDefault="003C3FC6" w:rsidP="00174083">
            <w:pPr>
              <w:pStyle w:val="normalhere"/>
              <w:cnfStyle w:val="000000100000" w:firstRow="0" w:lastRow="0" w:firstColumn="0" w:lastColumn="0" w:oddVBand="0" w:evenVBand="0" w:oddHBand="1" w:evenHBand="0" w:firstRowFirstColumn="0" w:firstRowLastColumn="0" w:lastRowFirstColumn="0" w:lastRowLastColumn="0"/>
            </w:pPr>
            <w:r>
              <w:t>400</w:t>
            </w:r>
            <w:r w:rsidRPr="00174083">
              <w:t xml:space="preserve"> μg/</w:t>
            </w:r>
            <m:oMath>
              <m:rad>
                <m:radPr>
                  <m:degHide m:val="1"/>
                  <m:ctrlPr>
                    <w:rPr>
                      <w:rFonts w:ascii="Cambria Math" w:hAnsi="Cambria Math"/>
                      <w:i/>
                    </w:rPr>
                  </m:ctrlPr>
                </m:radPr>
                <m:deg/>
                <m:e>
                  <m:r>
                    <w:rPr>
                      <w:rFonts w:ascii="Cambria Math" w:hAnsi="Cambria Math"/>
                    </w:rPr>
                    <m:t>Hz</m:t>
                  </m:r>
                </m:e>
              </m:rad>
            </m:oMath>
          </w:p>
        </w:tc>
        <w:tc>
          <w:tcPr>
            <w:tcW w:w="1250" w:type="pct"/>
          </w:tcPr>
          <w:p w14:paraId="38BBA4F2" w14:textId="77777777" w:rsidR="003C3FC6" w:rsidRDefault="003C3FC6" w:rsidP="00477E96">
            <w:pPr>
              <w:pStyle w:val="normalhere"/>
              <w:keepNext/>
              <w:cnfStyle w:val="000000100000" w:firstRow="0" w:lastRow="0" w:firstColumn="0" w:lastColumn="0" w:oddVBand="0" w:evenVBand="0" w:oddHBand="1" w:evenHBand="0" w:firstRowFirstColumn="0" w:firstRowLastColumn="0" w:lastRowFirstColumn="0" w:lastRowLastColumn="0"/>
            </w:pPr>
          </w:p>
        </w:tc>
      </w:tr>
    </w:tbl>
    <w:p w14:paraId="11B80936" w14:textId="70862060" w:rsidR="00174083" w:rsidRDefault="00477E96" w:rsidP="00A25AA0">
      <w:pPr>
        <w:pStyle w:val="fig"/>
      </w:pPr>
      <w:r>
        <w:t xml:space="preserve">Tabla </w:t>
      </w:r>
      <w:r w:rsidR="00CD577A">
        <w:fldChar w:fldCharType="begin"/>
      </w:r>
      <w:r w:rsidR="00CD577A">
        <w:instrText xml:space="preserve"> SEQ Tabla \* ARABIC </w:instrText>
      </w:r>
      <w:r w:rsidR="00CD577A">
        <w:fldChar w:fldCharType="separate"/>
      </w:r>
      <w:r w:rsidR="00CA29B9">
        <w:rPr>
          <w:noProof/>
        </w:rPr>
        <w:t>4</w:t>
      </w:r>
      <w:r w:rsidR="00CD577A">
        <w:rPr>
          <w:noProof/>
        </w:rPr>
        <w:fldChar w:fldCharType="end"/>
      </w:r>
      <w:r>
        <w:t xml:space="preserve"> - </w:t>
      </w:r>
      <w:del w:id="394" w:author="SSepulveda" w:date="2014-12-16T06:49:00Z">
        <w:r w:rsidDel="00EE460E">
          <w:delText>Características mínimas y comparación</w:delText>
        </w:r>
      </w:del>
      <w:ins w:id="395" w:author="SSepulveda" w:date="2014-12-16T06:49:00Z">
        <w:r w:rsidR="00EE460E">
          <w:t>Comparación y características m</w:t>
        </w:r>
      </w:ins>
      <w:ins w:id="396" w:author="SSepulveda" w:date="2014-12-16T06:50:00Z">
        <w:r w:rsidR="00EE460E">
          <w:t>ínimas</w:t>
        </w:r>
      </w:ins>
      <w:r>
        <w:t xml:space="preserve"> de características de los acelerómetros utilizados</w:t>
      </w:r>
      <w:ins w:id="397" w:author="SSepulveda" w:date="2014-12-16T06:54:00Z">
        <w:r w:rsidR="00EE460E">
          <w:t>.</w:t>
        </w:r>
      </w:ins>
    </w:p>
    <w:tbl>
      <w:tblPr>
        <w:tblStyle w:val="Tablanormal2"/>
        <w:tblW w:w="5000" w:type="pct"/>
        <w:tblLook w:val="04A0" w:firstRow="1" w:lastRow="0" w:firstColumn="1" w:lastColumn="0" w:noHBand="0" w:noVBand="1"/>
      </w:tblPr>
      <w:tblGrid>
        <w:gridCol w:w="2128"/>
        <w:gridCol w:w="2044"/>
        <w:gridCol w:w="2044"/>
        <w:gridCol w:w="2044"/>
      </w:tblGrid>
      <w:tr w:rsidR="003C3FC6" w14:paraId="5CE71FD8" w14:textId="77777777" w:rsidTr="00B011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079D9118" w14:textId="77777777" w:rsidR="003C3FC6" w:rsidRDefault="003C3FC6" w:rsidP="00590FEC">
            <w:pPr>
              <w:pStyle w:val="normalhere"/>
            </w:pPr>
          </w:p>
        </w:tc>
        <w:tc>
          <w:tcPr>
            <w:tcW w:w="1237" w:type="pct"/>
          </w:tcPr>
          <w:p w14:paraId="42D3F599" w14:textId="77777777" w:rsidR="003C3FC6" w:rsidRDefault="003C3FC6" w:rsidP="00590FEC">
            <w:pPr>
              <w:pStyle w:val="normalhere"/>
              <w:cnfStyle w:val="100000000000" w:firstRow="1" w:lastRow="0" w:firstColumn="0" w:lastColumn="0" w:oddVBand="0" w:evenVBand="0" w:oddHBand="0" w:evenHBand="0" w:firstRowFirstColumn="0" w:firstRowLastColumn="0" w:lastRowFirstColumn="0" w:lastRowLastColumn="0"/>
            </w:pPr>
            <w:r>
              <w:t>Requisitos mínimos</w:t>
            </w:r>
          </w:p>
        </w:tc>
        <w:tc>
          <w:tcPr>
            <w:tcW w:w="1237" w:type="pct"/>
          </w:tcPr>
          <w:p w14:paraId="5881CB0B" w14:textId="77777777" w:rsidR="003C3FC6" w:rsidRDefault="003C3FC6" w:rsidP="00590FEC">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237" w:type="pct"/>
          </w:tcPr>
          <w:p w14:paraId="06574462" w14:textId="77777777" w:rsidR="003C3FC6" w:rsidRDefault="003C3FC6" w:rsidP="00590FEC">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3C3FC6" w14:paraId="6E939692" w14:textId="77777777" w:rsidTr="00B01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29BD7CCF" w14:textId="77777777" w:rsidR="003C3FC6" w:rsidRDefault="003C3FC6" w:rsidP="00590FEC">
            <w:pPr>
              <w:pStyle w:val="normalhere"/>
            </w:pPr>
            <w:r>
              <w:t>Rango</w:t>
            </w:r>
          </w:p>
        </w:tc>
        <w:tc>
          <w:tcPr>
            <w:tcW w:w="1237" w:type="pct"/>
          </w:tcPr>
          <w:p w14:paraId="6569D4C8" w14:textId="4F64EC1C" w:rsidR="003C3FC6" w:rsidRDefault="003C3FC6" w:rsidP="00590FEC">
            <w:pPr>
              <w:pStyle w:val="normalhere"/>
              <w:cnfStyle w:val="000000100000" w:firstRow="0" w:lastRow="0" w:firstColumn="0" w:lastColumn="0" w:oddVBand="0" w:evenVBand="0" w:oddHBand="1" w:evenHBand="0" w:firstRowFirstColumn="0" w:firstRowLastColumn="0" w:lastRowFirstColumn="0" w:lastRowLastColumn="0"/>
            </w:pPr>
            <w:r>
              <w:t>&gt;300 º/s</w:t>
            </w:r>
          </w:p>
        </w:tc>
        <w:tc>
          <w:tcPr>
            <w:tcW w:w="1237" w:type="pct"/>
          </w:tcPr>
          <w:p w14:paraId="2814F6B7" w14:textId="36920FDB" w:rsidR="003C3FC6" w:rsidRDefault="003C3FC6" w:rsidP="00590FEC">
            <w:pPr>
              <w:pStyle w:val="normalhere"/>
              <w:cnfStyle w:val="000000100000" w:firstRow="0" w:lastRow="0" w:firstColumn="0" w:lastColumn="0" w:oddVBand="0" w:evenVBand="0" w:oddHBand="1" w:evenHBand="0" w:firstRowFirstColumn="0" w:firstRowLastColumn="0" w:lastRowFirstColumn="0" w:lastRowLastColumn="0"/>
            </w:pPr>
            <w:r>
              <w:t>2000 º/s</w:t>
            </w:r>
            <w:r w:rsidR="00E53ED6">
              <w:t xml:space="preserve"> (16 bits)</w:t>
            </w:r>
          </w:p>
        </w:tc>
        <w:tc>
          <w:tcPr>
            <w:tcW w:w="1237" w:type="pct"/>
          </w:tcPr>
          <w:p w14:paraId="4749A033" w14:textId="20014A4D" w:rsidR="003C3FC6" w:rsidRDefault="003C3FC6" w:rsidP="00590FEC">
            <w:pPr>
              <w:pStyle w:val="normalhere"/>
              <w:cnfStyle w:val="000000100000" w:firstRow="0" w:lastRow="0" w:firstColumn="0" w:lastColumn="0" w:oddVBand="0" w:evenVBand="0" w:oddHBand="1" w:evenHBand="0" w:firstRowFirstColumn="0" w:firstRowLastColumn="0" w:lastRowFirstColumn="0" w:lastRowLastColumn="0"/>
            </w:pPr>
            <w:r>
              <w:t>2000 º/s</w:t>
            </w:r>
            <w:r w:rsidR="00E53ED6">
              <w:t xml:space="preserve"> (16 bits)</w:t>
            </w:r>
          </w:p>
        </w:tc>
      </w:tr>
      <w:tr w:rsidR="003C3FC6" w14:paraId="43440C3D" w14:textId="77777777" w:rsidTr="00B01176">
        <w:tc>
          <w:tcPr>
            <w:cnfStyle w:val="001000000000" w:firstRow="0" w:lastRow="0" w:firstColumn="1" w:lastColumn="0" w:oddVBand="0" w:evenVBand="0" w:oddHBand="0" w:evenHBand="0" w:firstRowFirstColumn="0" w:firstRowLastColumn="0" w:lastRowFirstColumn="0" w:lastRowLastColumn="0"/>
            <w:tcW w:w="1288" w:type="pct"/>
          </w:tcPr>
          <w:p w14:paraId="2F045B46" w14:textId="77777777" w:rsidR="003C3FC6" w:rsidRDefault="003C3FC6" w:rsidP="00590FEC">
            <w:pPr>
              <w:pStyle w:val="normalhere"/>
            </w:pPr>
            <w:r>
              <w:t>Sensibilidad</w:t>
            </w:r>
          </w:p>
        </w:tc>
        <w:tc>
          <w:tcPr>
            <w:tcW w:w="1237" w:type="pct"/>
          </w:tcPr>
          <w:p w14:paraId="552E4633" w14:textId="7340543E" w:rsidR="003C3FC6" w:rsidRDefault="003C3FC6" w:rsidP="00590FEC">
            <w:pPr>
              <w:pStyle w:val="normalhere"/>
              <w:cnfStyle w:val="000000000000" w:firstRow="0" w:lastRow="0" w:firstColumn="0" w:lastColumn="0" w:oddVBand="0" w:evenVBand="0" w:oddHBand="0" w:evenHBand="0" w:firstRowFirstColumn="0" w:firstRowLastColumn="0" w:lastRowFirstColumn="0" w:lastRowLastColumn="0"/>
            </w:pPr>
            <w:r>
              <w:t>15 mV/(º/s)</w:t>
            </w:r>
          </w:p>
        </w:tc>
        <w:tc>
          <w:tcPr>
            <w:tcW w:w="1237" w:type="pct"/>
          </w:tcPr>
          <w:p w14:paraId="6B47EE16" w14:textId="31D48C5E" w:rsidR="003C3FC6" w:rsidRDefault="003C3FC6" w:rsidP="00590FEC">
            <w:pPr>
              <w:pStyle w:val="normalhere"/>
              <w:cnfStyle w:val="000000000000" w:firstRow="0" w:lastRow="0" w:firstColumn="0" w:lastColumn="0" w:oddVBand="0" w:evenVBand="0" w:oddHBand="0" w:evenHBand="0" w:firstRowFirstColumn="0" w:firstRowLastColumn="0" w:lastRowFirstColumn="0" w:lastRowLastColumn="0"/>
            </w:pPr>
            <w:commentRangeStart w:id="398"/>
            <w:r>
              <w:t>16.4 LSB/(º/s)</w:t>
            </w:r>
          </w:p>
        </w:tc>
        <w:tc>
          <w:tcPr>
            <w:tcW w:w="1237" w:type="pct"/>
          </w:tcPr>
          <w:p w14:paraId="4185C0D9" w14:textId="43AD9163" w:rsidR="003C3FC6" w:rsidRDefault="00E53ED6" w:rsidP="00E53ED6">
            <w:pPr>
              <w:pStyle w:val="normalhere"/>
              <w:cnfStyle w:val="000000000000" w:firstRow="0" w:lastRow="0" w:firstColumn="0" w:lastColumn="0" w:oddVBand="0" w:evenVBand="0" w:oddHBand="0" w:evenHBand="0" w:firstRowFirstColumn="0" w:firstRowLastColumn="0" w:lastRowFirstColumn="0" w:lastRowLastColumn="0"/>
            </w:pPr>
            <w:r>
              <w:t>70 (mº/s)</w:t>
            </w:r>
            <w:r w:rsidR="003C3FC6">
              <w:t>/digit</w:t>
            </w:r>
            <w:commentRangeEnd w:id="398"/>
            <w:r w:rsidR="000E4311">
              <w:rPr>
                <w:rStyle w:val="Refdecomentario"/>
                <w:rFonts w:ascii="Times New Roman" w:hAnsi="Times New Roman"/>
              </w:rPr>
              <w:commentReference w:id="398"/>
            </w:r>
          </w:p>
        </w:tc>
      </w:tr>
      <w:tr w:rsidR="003C3FC6" w14:paraId="1C965F42" w14:textId="77777777" w:rsidTr="00B01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24965DF9" w14:textId="77777777" w:rsidR="003C3FC6" w:rsidRDefault="003C3FC6" w:rsidP="00590FEC">
            <w:pPr>
              <w:pStyle w:val="normalhere"/>
            </w:pPr>
            <w:r>
              <w:t>Ejes</w:t>
            </w:r>
          </w:p>
        </w:tc>
        <w:tc>
          <w:tcPr>
            <w:tcW w:w="1237" w:type="pct"/>
          </w:tcPr>
          <w:p w14:paraId="379FDCD2" w14:textId="77777777" w:rsidR="003C3FC6" w:rsidRDefault="003C3FC6" w:rsidP="00590FEC">
            <w:pPr>
              <w:pStyle w:val="normalhere"/>
              <w:cnfStyle w:val="000000100000" w:firstRow="0" w:lastRow="0" w:firstColumn="0" w:lastColumn="0" w:oddVBand="0" w:evenVBand="0" w:oddHBand="1" w:evenHBand="0" w:firstRowFirstColumn="0" w:firstRowLastColumn="0" w:lastRowFirstColumn="0" w:lastRowLastColumn="0"/>
            </w:pPr>
            <w:r>
              <w:t>3</w:t>
            </w:r>
          </w:p>
        </w:tc>
        <w:tc>
          <w:tcPr>
            <w:tcW w:w="1237" w:type="pct"/>
          </w:tcPr>
          <w:p w14:paraId="0AE72315" w14:textId="77777777" w:rsidR="003C3FC6" w:rsidRDefault="003C3FC6" w:rsidP="00590FEC">
            <w:pPr>
              <w:pStyle w:val="normalhere"/>
              <w:cnfStyle w:val="000000100000" w:firstRow="0" w:lastRow="0" w:firstColumn="0" w:lastColumn="0" w:oddVBand="0" w:evenVBand="0" w:oddHBand="1" w:evenHBand="0" w:firstRowFirstColumn="0" w:firstRowLastColumn="0" w:lastRowFirstColumn="0" w:lastRowLastColumn="0"/>
            </w:pPr>
            <w:r>
              <w:t>3</w:t>
            </w:r>
          </w:p>
        </w:tc>
        <w:tc>
          <w:tcPr>
            <w:tcW w:w="1237" w:type="pct"/>
          </w:tcPr>
          <w:p w14:paraId="60399858" w14:textId="77777777" w:rsidR="003C3FC6" w:rsidRDefault="003C3FC6" w:rsidP="00590FEC">
            <w:pPr>
              <w:pStyle w:val="normalhere"/>
              <w:cnfStyle w:val="000000100000" w:firstRow="0" w:lastRow="0" w:firstColumn="0" w:lastColumn="0" w:oddVBand="0" w:evenVBand="0" w:oddHBand="1" w:evenHBand="0" w:firstRowFirstColumn="0" w:firstRowLastColumn="0" w:lastRowFirstColumn="0" w:lastRowLastColumn="0"/>
            </w:pPr>
            <w:r>
              <w:t>3</w:t>
            </w:r>
          </w:p>
        </w:tc>
      </w:tr>
      <w:tr w:rsidR="003C3FC6" w14:paraId="1B799BE0" w14:textId="77777777" w:rsidTr="00B01176">
        <w:tc>
          <w:tcPr>
            <w:cnfStyle w:val="001000000000" w:firstRow="0" w:lastRow="0" w:firstColumn="1" w:lastColumn="0" w:oddVBand="0" w:evenVBand="0" w:oddHBand="0" w:evenHBand="0" w:firstRowFirstColumn="0" w:firstRowLastColumn="0" w:lastRowFirstColumn="0" w:lastRowLastColumn="0"/>
            <w:tcW w:w="1288" w:type="pct"/>
          </w:tcPr>
          <w:p w14:paraId="4FD1210C" w14:textId="77777777" w:rsidR="003C3FC6" w:rsidRDefault="003C3FC6" w:rsidP="00590FEC">
            <w:pPr>
              <w:pStyle w:val="normalhere"/>
            </w:pPr>
            <w:r>
              <w:t>Ancho de Banda</w:t>
            </w:r>
          </w:p>
        </w:tc>
        <w:tc>
          <w:tcPr>
            <w:tcW w:w="1237" w:type="pct"/>
          </w:tcPr>
          <w:p w14:paraId="24ED9A6F" w14:textId="4217EC00" w:rsidR="003C3FC6" w:rsidRDefault="003C3FC6" w:rsidP="003C3FC6">
            <w:pPr>
              <w:pStyle w:val="normalhere"/>
              <w:cnfStyle w:val="000000000000" w:firstRow="0" w:lastRow="0" w:firstColumn="0" w:lastColumn="0" w:oddVBand="0" w:evenVBand="0" w:oddHBand="0" w:evenHBand="0" w:firstRowFirstColumn="0" w:firstRowLastColumn="0" w:lastRowFirstColumn="0" w:lastRowLastColumn="0"/>
            </w:pPr>
            <w:r>
              <w:t>&gt;200KHz</w:t>
            </w:r>
          </w:p>
        </w:tc>
        <w:tc>
          <w:tcPr>
            <w:tcW w:w="1237" w:type="pct"/>
          </w:tcPr>
          <w:p w14:paraId="4A4A5C54" w14:textId="7B317255" w:rsidR="003C3FC6" w:rsidRDefault="003C3FC6" w:rsidP="00590FEC">
            <w:pPr>
              <w:pStyle w:val="normalhere"/>
              <w:cnfStyle w:val="000000000000" w:firstRow="0" w:lastRow="0" w:firstColumn="0" w:lastColumn="0" w:oddVBand="0" w:evenVBand="0" w:oddHBand="0" w:evenHBand="0" w:firstRowFirstColumn="0" w:firstRowLastColumn="0" w:lastRowFirstColumn="0" w:lastRowLastColumn="0"/>
            </w:pPr>
            <w:r>
              <w:t>8KHz</w:t>
            </w:r>
          </w:p>
        </w:tc>
        <w:tc>
          <w:tcPr>
            <w:tcW w:w="1237" w:type="pct"/>
          </w:tcPr>
          <w:p w14:paraId="21C4F1B6" w14:textId="42E0710B" w:rsidR="003C3FC6" w:rsidRDefault="001F10B6" w:rsidP="00590FEC">
            <w:pPr>
              <w:pStyle w:val="normalhere"/>
              <w:cnfStyle w:val="000000000000" w:firstRow="0" w:lastRow="0" w:firstColumn="0" w:lastColumn="0" w:oddVBand="0" w:evenVBand="0" w:oddHBand="0" w:evenHBand="0" w:firstRowFirstColumn="0" w:firstRowLastColumn="0" w:lastRowFirstColumn="0" w:lastRowLastColumn="0"/>
            </w:pPr>
            <w:r>
              <w:t>8</w:t>
            </w:r>
            <w:r w:rsidR="003C3FC6">
              <w:t>KHz</w:t>
            </w:r>
          </w:p>
        </w:tc>
      </w:tr>
      <w:tr w:rsidR="003C3FC6" w14:paraId="70776926" w14:textId="77777777" w:rsidTr="00B01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235DA22A" w14:textId="77777777" w:rsidR="003C3FC6" w:rsidRDefault="003C3FC6" w:rsidP="00590FEC">
            <w:pPr>
              <w:pStyle w:val="normalhere"/>
            </w:pPr>
            <w:r>
              <w:t>Ruido</w:t>
            </w:r>
          </w:p>
        </w:tc>
        <w:tc>
          <w:tcPr>
            <w:tcW w:w="1237" w:type="pct"/>
          </w:tcPr>
          <w:p w14:paraId="5A22EB2A" w14:textId="3E11E4B5" w:rsidR="003C3FC6" w:rsidRDefault="003C3FC6" w:rsidP="00590FEC">
            <w:pPr>
              <w:pStyle w:val="normalhere"/>
              <w:cnfStyle w:val="000000100000" w:firstRow="0" w:lastRow="0" w:firstColumn="0" w:lastColumn="0" w:oddVBand="0" w:evenVBand="0" w:oddHBand="1" w:evenHBand="0" w:firstRowFirstColumn="0" w:firstRowLastColumn="0" w:lastRowFirstColumn="0" w:lastRowLastColumn="0"/>
            </w:pPr>
          </w:p>
        </w:tc>
        <w:tc>
          <w:tcPr>
            <w:tcW w:w="1237" w:type="pct"/>
          </w:tcPr>
          <w:p w14:paraId="08A49629" w14:textId="64940AD4" w:rsidR="003C3FC6" w:rsidRDefault="00E53ED6" w:rsidP="00590FEC">
            <w:pPr>
              <w:pStyle w:val="normalhere"/>
              <w:cnfStyle w:val="000000100000" w:firstRow="0" w:lastRow="0" w:firstColumn="0" w:lastColumn="0" w:oddVBand="0" w:evenVBand="0" w:oddHBand="1" w:evenHBand="0" w:firstRowFirstColumn="0" w:firstRowLastColumn="0" w:lastRowFirstColumn="0" w:lastRowLastColumn="0"/>
            </w:pPr>
            <w:r>
              <w:t xml:space="preserve">0.005 </w:t>
            </w:r>
            <w:r w:rsidR="003C3FC6">
              <w:t>(º/s</w:t>
            </w:r>
            <w:r>
              <w:t>)</w:t>
            </w:r>
            <w:r w:rsidRPr="00174083">
              <w:t xml:space="preserve"> /</w:t>
            </w:r>
            <m:oMath>
              <m:rad>
                <m:radPr>
                  <m:degHide m:val="1"/>
                  <m:ctrlPr>
                    <w:rPr>
                      <w:rFonts w:ascii="Cambria Math" w:hAnsi="Cambria Math"/>
                      <w:i/>
                    </w:rPr>
                  </m:ctrlPr>
                </m:radPr>
                <m:deg/>
                <m:e>
                  <m:r>
                    <w:rPr>
                      <w:rFonts w:ascii="Cambria Math" w:hAnsi="Cambria Math"/>
                    </w:rPr>
                    <m:t>Hz</m:t>
                  </m:r>
                </m:e>
              </m:rad>
            </m:oMath>
          </w:p>
        </w:tc>
        <w:tc>
          <w:tcPr>
            <w:tcW w:w="1237" w:type="pct"/>
          </w:tcPr>
          <w:p w14:paraId="2D214596" w14:textId="77777777" w:rsidR="003C3FC6" w:rsidRDefault="003C3FC6" w:rsidP="00590FEC">
            <w:pPr>
              <w:pStyle w:val="normalhere"/>
              <w:cnfStyle w:val="000000100000" w:firstRow="0" w:lastRow="0" w:firstColumn="0" w:lastColumn="0" w:oddVBand="0" w:evenVBand="0" w:oddHBand="1" w:evenHBand="0" w:firstRowFirstColumn="0" w:firstRowLastColumn="0" w:lastRowFirstColumn="0" w:lastRowLastColumn="0"/>
            </w:pPr>
          </w:p>
        </w:tc>
      </w:tr>
      <w:tr w:rsidR="003C3FC6" w14:paraId="3A7687B8" w14:textId="77777777" w:rsidTr="00B01176">
        <w:tc>
          <w:tcPr>
            <w:cnfStyle w:val="001000000000" w:firstRow="0" w:lastRow="0" w:firstColumn="1" w:lastColumn="0" w:oddVBand="0" w:evenVBand="0" w:oddHBand="0" w:evenHBand="0" w:firstRowFirstColumn="0" w:firstRowLastColumn="0" w:lastRowFirstColumn="0" w:lastRowLastColumn="0"/>
            <w:tcW w:w="1288" w:type="pct"/>
          </w:tcPr>
          <w:p w14:paraId="0EC0D535" w14:textId="191AF773" w:rsidR="003C3FC6" w:rsidRDefault="003C3FC6" w:rsidP="00590FEC">
            <w:pPr>
              <w:pStyle w:val="normalhere"/>
            </w:pPr>
            <w:r>
              <w:t xml:space="preserve">Compensación </w:t>
            </w:r>
            <w:r>
              <w:lastRenderedPageBreak/>
              <w:t>temperatura</w:t>
            </w:r>
          </w:p>
        </w:tc>
        <w:tc>
          <w:tcPr>
            <w:tcW w:w="1237" w:type="pct"/>
          </w:tcPr>
          <w:p w14:paraId="16BFFCAB" w14:textId="55C228B8" w:rsidR="003C3FC6" w:rsidRDefault="00E53ED6" w:rsidP="00590FEC">
            <w:pPr>
              <w:pStyle w:val="normalhere"/>
              <w:cnfStyle w:val="000000000000" w:firstRow="0" w:lastRow="0" w:firstColumn="0" w:lastColumn="0" w:oddVBand="0" w:evenVBand="0" w:oddHBand="0" w:evenHBand="0" w:firstRowFirstColumn="0" w:firstRowLastColumn="0" w:lastRowFirstColumn="0" w:lastRowLastColumn="0"/>
            </w:pPr>
            <w:r>
              <w:lastRenderedPageBreak/>
              <w:t>Sí</w:t>
            </w:r>
          </w:p>
        </w:tc>
        <w:tc>
          <w:tcPr>
            <w:tcW w:w="1237" w:type="pct"/>
          </w:tcPr>
          <w:p w14:paraId="5E4CD841" w14:textId="14A0F369" w:rsidR="003C3FC6" w:rsidRDefault="00E53ED6" w:rsidP="00590FEC">
            <w:pPr>
              <w:pStyle w:val="normalhere"/>
              <w:cnfStyle w:val="000000000000" w:firstRow="0" w:lastRow="0" w:firstColumn="0" w:lastColumn="0" w:oddVBand="0" w:evenVBand="0" w:oddHBand="0" w:evenHBand="0" w:firstRowFirstColumn="0" w:firstRowLastColumn="0" w:lastRowFirstColumn="0" w:lastRowLastColumn="0"/>
            </w:pPr>
            <w:r>
              <w:t>Si</w:t>
            </w:r>
          </w:p>
        </w:tc>
        <w:tc>
          <w:tcPr>
            <w:tcW w:w="1237" w:type="pct"/>
          </w:tcPr>
          <w:p w14:paraId="45110EEE" w14:textId="7DA6D171" w:rsidR="003C3FC6" w:rsidRDefault="00E53ED6" w:rsidP="00477E96">
            <w:pPr>
              <w:pStyle w:val="normalhere"/>
              <w:keepNext/>
              <w:cnfStyle w:val="000000000000" w:firstRow="0" w:lastRow="0" w:firstColumn="0" w:lastColumn="0" w:oddVBand="0" w:evenVBand="0" w:oddHBand="0" w:evenHBand="0" w:firstRowFirstColumn="0" w:firstRowLastColumn="0" w:lastRowFirstColumn="0" w:lastRowLastColumn="0"/>
            </w:pPr>
            <w:r>
              <w:t>Si</w:t>
            </w:r>
          </w:p>
        </w:tc>
      </w:tr>
    </w:tbl>
    <w:p w14:paraId="3817D26A" w14:textId="6494EF4B" w:rsidR="003C3FC6" w:rsidRDefault="00477E96" w:rsidP="00A25AA0">
      <w:pPr>
        <w:pStyle w:val="fig"/>
        <w:rPr>
          <w:ins w:id="399" w:author="SSepulveda" w:date="2014-12-16T06:54:00Z"/>
        </w:rPr>
      </w:pPr>
      <w:r>
        <w:lastRenderedPageBreak/>
        <w:t xml:space="preserve">Tabla </w:t>
      </w:r>
      <w:r w:rsidR="00CD577A">
        <w:fldChar w:fldCharType="begin"/>
      </w:r>
      <w:r w:rsidR="00CD577A">
        <w:instrText xml:space="preserve"> SEQ Tabla \* ARABIC </w:instrText>
      </w:r>
      <w:r w:rsidR="00CD577A">
        <w:fldChar w:fldCharType="separate"/>
      </w:r>
      <w:r w:rsidR="00CA29B9">
        <w:rPr>
          <w:noProof/>
        </w:rPr>
        <w:t>5</w:t>
      </w:r>
      <w:r w:rsidR="00CD577A">
        <w:rPr>
          <w:noProof/>
        </w:rPr>
        <w:fldChar w:fldCharType="end"/>
      </w:r>
      <w:r w:rsidRPr="00F22F76">
        <w:t xml:space="preserve"> - </w:t>
      </w:r>
      <w:ins w:id="400" w:author="SSepulveda" w:date="2014-12-16T06:50:00Z">
        <w:r w:rsidR="00EE460E">
          <w:t xml:space="preserve">Comparación y características mínimas </w:t>
        </w:r>
      </w:ins>
      <w:del w:id="401" w:author="SSepulveda" w:date="2014-12-16T06:50:00Z">
        <w:r w:rsidRPr="00F22F76" w:rsidDel="00EE460E">
          <w:delText xml:space="preserve">Características mínimas y comparación </w:delText>
        </w:r>
      </w:del>
      <w:r w:rsidRPr="00F22F76">
        <w:t xml:space="preserve">de características de los </w:t>
      </w:r>
      <w:r>
        <w:t>giroscopios</w:t>
      </w:r>
      <w:r w:rsidRPr="00F22F76">
        <w:t xml:space="preserve"> utilizados</w:t>
      </w:r>
      <w:ins w:id="402" w:author="SSepulveda" w:date="2014-12-16T06:54:00Z">
        <w:r w:rsidR="00EE460E">
          <w:t>.</w:t>
        </w:r>
      </w:ins>
    </w:p>
    <w:p w14:paraId="23D27163" w14:textId="77777777" w:rsidR="00EE460E" w:rsidRDefault="00EE460E" w:rsidP="00A25AA0">
      <w:pPr>
        <w:pStyle w:val="fig"/>
      </w:pPr>
    </w:p>
    <w:tbl>
      <w:tblPr>
        <w:tblStyle w:val="Tablanormal2"/>
        <w:tblW w:w="5000" w:type="pct"/>
        <w:tblLook w:val="04A0" w:firstRow="1" w:lastRow="0" w:firstColumn="1" w:lastColumn="0" w:noHBand="0" w:noVBand="1"/>
      </w:tblPr>
      <w:tblGrid>
        <w:gridCol w:w="2752"/>
        <w:gridCol w:w="2754"/>
        <w:gridCol w:w="2754"/>
      </w:tblGrid>
      <w:tr w:rsidR="00477E96" w14:paraId="6AFF6BE5" w14:textId="77777777" w:rsidTr="00B011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4F8F7EEC" w14:textId="77777777" w:rsidR="00477E96" w:rsidRDefault="00477E96" w:rsidP="00590FEC">
            <w:pPr>
              <w:pStyle w:val="normalhere"/>
            </w:pPr>
          </w:p>
        </w:tc>
        <w:tc>
          <w:tcPr>
            <w:tcW w:w="1667" w:type="pct"/>
          </w:tcPr>
          <w:p w14:paraId="0BF9D3AA" w14:textId="77777777" w:rsidR="00477E96" w:rsidRDefault="00477E96" w:rsidP="00590FEC">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667" w:type="pct"/>
          </w:tcPr>
          <w:p w14:paraId="0A39EB2A" w14:textId="77777777" w:rsidR="00477E96" w:rsidRDefault="00477E96" w:rsidP="00590FEC">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477E96" w14:paraId="5D2F81A5" w14:textId="77777777" w:rsidTr="00B01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63DB0E86" w14:textId="77777777" w:rsidR="00477E96" w:rsidRDefault="00477E96" w:rsidP="00590FEC">
            <w:pPr>
              <w:pStyle w:val="normalhere"/>
            </w:pPr>
            <w:r>
              <w:t>Rango</w:t>
            </w:r>
          </w:p>
        </w:tc>
        <w:tc>
          <w:tcPr>
            <w:tcW w:w="1667" w:type="pct"/>
          </w:tcPr>
          <w:p w14:paraId="6FB30677" w14:textId="4F2D899C" w:rsidR="00477E96" w:rsidRDefault="00477E96" w:rsidP="00E53ED6">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1200 uT (13 bits)</w:t>
            </w:r>
          </w:p>
        </w:tc>
        <w:tc>
          <w:tcPr>
            <w:tcW w:w="1667" w:type="pct"/>
          </w:tcPr>
          <w:p w14:paraId="420BE3D0" w14:textId="73ED6823" w:rsidR="00477E96" w:rsidRDefault="00477E96" w:rsidP="001F10B6">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13 Gs (16 bits)</w:t>
            </w:r>
          </w:p>
        </w:tc>
      </w:tr>
      <w:tr w:rsidR="00477E96" w14:paraId="06182C21" w14:textId="77777777" w:rsidTr="00B01176">
        <w:tc>
          <w:tcPr>
            <w:cnfStyle w:val="001000000000" w:firstRow="0" w:lastRow="0" w:firstColumn="1" w:lastColumn="0" w:oddVBand="0" w:evenVBand="0" w:oddHBand="0" w:evenHBand="0" w:firstRowFirstColumn="0" w:firstRowLastColumn="0" w:lastRowFirstColumn="0" w:lastRowLastColumn="0"/>
            <w:tcW w:w="1666" w:type="pct"/>
          </w:tcPr>
          <w:p w14:paraId="028D840B" w14:textId="77777777" w:rsidR="00477E96" w:rsidRDefault="00477E96" w:rsidP="00590FEC">
            <w:pPr>
              <w:pStyle w:val="normalhere"/>
            </w:pPr>
            <w:r>
              <w:t>Sensibilidad</w:t>
            </w:r>
          </w:p>
        </w:tc>
        <w:tc>
          <w:tcPr>
            <w:tcW w:w="1667" w:type="pct"/>
          </w:tcPr>
          <w:p w14:paraId="050E0FD0" w14:textId="3CA3D2F1" w:rsidR="00477E96" w:rsidRDefault="00477E96" w:rsidP="00590FEC">
            <w:pPr>
              <w:pStyle w:val="normalhere"/>
              <w:cnfStyle w:val="000000000000" w:firstRow="0" w:lastRow="0" w:firstColumn="0" w:lastColumn="0" w:oddVBand="0" w:evenVBand="0" w:oddHBand="0" w:evenHBand="0" w:firstRowFirstColumn="0" w:firstRowLastColumn="0" w:lastRowFirstColumn="0" w:lastRowLastColumn="0"/>
            </w:pPr>
            <w:commentRangeStart w:id="403"/>
            <w:r>
              <w:t>0.3 uT</w:t>
            </w:r>
          </w:p>
        </w:tc>
        <w:tc>
          <w:tcPr>
            <w:tcW w:w="1667" w:type="pct"/>
          </w:tcPr>
          <w:p w14:paraId="07814A9D" w14:textId="51D25C84" w:rsidR="00477E96" w:rsidRDefault="00477E96" w:rsidP="00590FEC">
            <w:pPr>
              <w:pStyle w:val="normalhere"/>
              <w:cnfStyle w:val="000000000000" w:firstRow="0" w:lastRow="0" w:firstColumn="0" w:lastColumn="0" w:oddVBand="0" w:evenVBand="0" w:oddHBand="0" w:evenHBand="0" w:firstRowFirstColumn="0" w:firstRowLastColumn="0" w:lastRowFirstColumn="0" w:lastRowLastColumn="0"/>
            </w:pPr>
            <w:r>
              <w:t>0.48 mGs/LSB</w:t>
            </w:r>
            <w:commentRangeEnd w:id="403"/>
            <w:r w:rsidR="000E4311">
              <w:rPr>
                <w:rStyle w:val="Refdecomentario"/>
                <w:rFonts w:ascii="Times New Roman" w:hAnsi="Times New Roman"/>
              </w:rPr>
              <w:commentReference w:id="403"/>
            </w:r>
          </w:p>
        </w:tc>
      </w:tr>
      <w:tr w:rsidR="00477E96" w14:paraId="36AE2827" w14:textId="77777777" w:rsidTr="00B01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68619850" w14:textId="77777777" w:rsidR="00477E96" w:rsidRDefault="00477E96" w:rsidP="00590FEC">
            <w:pPr>
              <w:pStyle w:val="normalhere"/>
            </w:pPr>
            <w:r>
              <w:t>Ejes</w:t>
            </w:r>
          </w:p>
        </w:tc>
        <w:tc>
          <w:tcPr>
            <w:tcW w:w="1667" w:type="pct"/>
          </w:tcPr>
          <w:p w14:paraId="0E22EA6C" w14:textId="77777777" w:rsidR="00477E96" w:rsidRDefault="00477E96" w:rsidP="00590FEC">
            <w:pPr>
              <w:pStyle w:val="normalhere"/>
              <w:cnfStyle w:val="000000100000" w:firstRow="0" w:lastRow="0" w:firstColumn="0" w:lastColumn="0" w:oddVBand="0" w:evenVBand="0" w:oddHBand="1" w:evenHBand="0" w:firstRowFirstColumn="0" w:firstRowLastColumn="0" w:lastRowFirstColumn="0" w:lastRowLastColumn="0"/>
            </w:pPr>
            <w:r>
              <w:t>3</w:t>
            </w:r>
          </w:p>
        </w:tc>
        <w:tc>
          <w:tcPr>
            <w:tcW w:w="1667" w:type="pct"/>
          </w:tcPr>
          <w:p w14:paraId="6C87F425" w14:textId="77777777" w:rsidR="00477E96" w:rsidRDefault="00477E96" w:rsidP="00590FEC">
            <w:pPr>
              <w:pStyle w:val="normalhere"/>
              <w:cnfStyle w:val="000000100000" w:firstRow="0" w:lastRow="0" w:firstColumn="0" w:lastColumn="0" w:oddVBand="0" w:evenVBand="0" w:oddHBand="1" w:evenHBand="0" w:firstRowFirstColumn="0" w:firstRowLastColumn="0" w:lastRowFirstColumn="0" w:lastRowLastColumn="0"/>
            </w:pPr>
            <w:r>
              <w:t>3</w:t>
            </w:r>
          </w:p>
        </w:tc>
      </w:tr>
      <w:tr w:rsidR="00477E96" w14:paraId="6D6FF17B" w14:textId="77777777" w:rsidTr="00B01176">
        <w:tc>
          <w:tcPr>
            <w:cnfStyle w:val="001000000000" w:firstRow="0" w:lastRow="0" w:firstColumn="1" w:lastColumn="0" w:oddVBand="0" w:evenVBand="0" w:oddHBand="0" w:evenHBand="0" w:firstRowFirstColumn="0" w:firstRowLastColumn="0" w:lastRowFirstColumn="0" w:lastRowLastColumn="0"/>
            <w:tcW w:w="1666" w:type="pct"/>
          </w:tcPr>
          <w:p w14:paraId="52472B9F" w14:textId="77777777" w:rsidR="00477E96" w:rsidRDefault="00477E96" w:rsidP="00590FEC">
            <w:pPr>
              <w:pStyle w:val="normalhere"/>
            </w:pPr>
            <w:r>
              <w:t>Ancho de Banda</w:t>
            </w:r>
          </w:p>
        </w:tc>
        <w:tc>
          <w:tcPr>
            <w:tcW w:w="1667" w:type="pct"/>
          </w:tcPr>
          <w:p w14:paraId="22432770" w14:textId="05594368" w:rsidR="00477E96" w:rsidRPr="00477E96" w:rsidRDefault="00477E96" w:rsidP="00590FEC">
            <w:pPr>
              <w:pStyle w:val="normalhere"/>
              <w:cnfStyle w:val="000000000000" w:firstRow="0" w:lastRow="0" w:firstColumn="0" w:lastColumn="0" w:oddVBand="0" w:evenVBand="0" w:oddHBand="0" w:evenHBand="0" w:firstRowFirstColumn="0" w:firstRowLastColumn="0" w:lastRowFirstColumn="0" w:lastRowLastColumn="0"/>
            </w:pPr>
            <w:r w:rsidRPr="00477E96">
              <w:t>10Hz</w:t>
            </w:r>
          </w:p>
        </w:tc>
        <w:tc>
          <w:tcPr>
            <w:tcW w:w="1667" w:type="pct"/>
          </w:tcPr>
          <w:p w14:paraId="054CC6B6" w14:textId="5BAE704F" w:rsidR="00477E96" w:rsidRDefault="00477E96" w:rsidP="00477E96">
            <w:pPr>
              <w:pStyle w:val="normalhere"/>
              <w:keepNext/>
              <w:cnfStyle w:val="000000000000" w:firstRow="0" w:lastRow="0" w:firstColumn="0" w:lastColumn="0" w:oddVBand="0" w:evenVBand="0" w:oddHBand="0" w:evenHBand="0" w:firstRowFirstColumn="0" w:firstRowLastColumn="0" w:lastRowFirstColumn="0" w:lastRowLastColumn="0"/>
            </w:pPr>
            <w:r>
              <w:t>100Hz</w:t>
            </w:r>
          </w:p>
        </w:tc>
      </w:tr>
    </w:tbl>
    <w:p w14:paraId="04F00933" w14:textId="40AD0A28" w:rsidR="003C3FC6" w:rsidRDefault="00477E96" w:rsidP="00A25AA0">
      <w:pPr>
        <w:pStyle w:val="fig"/>
      </w:pPr>
      <w:r>
        <w:t xml:space="preserve">Tabla </w:t>
      </w:r>
      <w:r w:rsidR="00CD577A">
        <w:fldChar w:fldCharType="begin"/>
      </w:r>
      <w:r w:rsidR="00CD577A">
        <w:instrText xml:space="preserve"> SEQ Tabla \* ARABIC </w:instrText>
      </w:r>
      <w:r w:rsidR="00CD577A">
        <w:fldChar w:fldCharType="separate"/>
      </w:r>
      <w:r w:rsidR="00CA29B9">
        <w:rPr>
          <w:noProof/>
        </w:rPr>
        <w:t>6</w:t>
      </w:r>
      <w:r w:rsidR="00CD577A">
        <w:rPr>
          <w:noProof/>
        </w:rPr>
        <w:fldChar w:fldCharType="end"/>
      </w:r>
      <w:r w:rsidRPr="00764215">
        <w:t xml:space="preserve"> - </w:t>
      </w:r>
      <w:r>
        <w:t>C</w:t>
      </w:r>
      <w:r w:rsidRPr="00764215">
        <w:t xml:space="preserve">omparación de características de los </w:t>
      </w:r>
      <w:r>
        <w:t>magnetómetros</w:t>
      </w:r>
      <w:r w:rsidRPr="00764215">
        <w:t xml:space="preserve"> utilizados</w:t>
      </w:r>
      <w:ins w:id="404" w:author="SSepulveda" w:date="2014-12-16T06:54:00Z">
        <w:r w:rsidR="00EE460E">
          <w:t>.</w:t>
        </w:r>
      </w:ins>
    </w:p>
    <w:p w14:paraId="457682CD" w14:textId="635F29EB" w:rsidR="003B46AF" w:rsidRDefault="003B46AF" w:rsidP="00F94BED">
      <w:pPr>
        <w:pStyle w:val="normalhere"/>
      </w:pPr>
      <w:r>
        <w:t xml:space="preserve">Ambos sensores cumplen con los requisitos mínimos, y en una primera </w:t>
      </w:r>
      <w:del w:id="405" w:author="SSepulveda" w:date="2014-12-16T07:05:00Z">
        <w:r w:rsidDel="000E4311">
          <w:delText>pasada</w:delText>
        </w:r>
      </w:del>
      <w:ins w:id="406" w:author="SSepulveda" w:date="2014-12-16T07:05:00Z">
        <w:r w:rsidR="000E4311">
          <w:t>revisión</w:t>
        </w:r>
      </w:ins>
      <w:r>
        <w:t xml:space="preserve">, ambos son bastante similares. A </w:t>
      </w:r>
      <w:commentRangeStart w:id="407"/>
      <w:r>
        <w:t>nivel de silicio</w:t>
      </w:r>
      <w:commentRangeEnd w:id="407"/>
      <w:r w:rsidR="00051FBA">
        <w:rPr>
          <w:rStyle w:val="Refdecomentario"/>
          <w:rFonts w:ascii="Times New Roman" w:hAnsi="Times New Roman"/>
        </w:rPr>
        <w:commentReference w:id="407"/>
      </w:r>
      <w:r>
        <w:t xml:space="preserve">, el MPU-9150 está compuesto por un MPU-6050 (Acelerómetro y giroscopio integrados) y un magnetómetro </w:t>
      </w:r>
      <w:r w:rsidRPr="003B46AF">
        <w:t>AKM AK8975</w:t>
      </w:r>
      <w:r>
        <w:t xml:space="preserve">. La comunicación es únicamente a través de I2C, cada uno de los componentes del silicio tiene una dirección I2C. Adicionalmente, el MPU-9150 posee un DMP (componente integrado propietario de Invensense, </w:t>
      </w:r>
      <w:r w:rsidRPr="003B46AF">
        <w:rPr>
          <w:i/>
        </w:rPr>
        <w:t>Digital Motion Processor</w:t>
      </w:r>
      <w:r>
        <w:t xml:space="preserve">) que permite realizar la fusión de sensores en el dispositivo, entregando la posibilidad de definir si se desean los resultados en cuaterniones o ángulos de Euler. La solución embebida resulta prometedora, ya que se aliviana la carga de procesamiento del micro controlador. Sin embargo, la fusión que el DMP realiza es sólo para el MPU-6050, por tanto es una fusión 6DOF que no incluye magnetómetro. El magnetómetro posee menor resolución </w:t>
      </w:r>
      <w:del w:id="408" w:author="SSepulveda" w:date="2014-12-16T07:12:00Z">
        <w:r w:rsidDel="00051FBA">
          <w:delText xml:space="preserve">en bits </w:delText>
        </w:r>
      </w:del>
      <w:ins w:id="409" w:author="SSepulveda" w:date="2014-12-16T07:12:00Z">
        <w:r w:rsidR="00051FBA">
          <w:t xml:space="preserve">espacial y temporal </w:t>
        </w:r>
      </w:ins>
      <w:r>
        <w:t>que sus pares y sus competidores, como se observa en la Tabla 6. Y presenta un punto bajo para el procesamiento, y quizás explica por qué el fabricante no incluyó la fusión 9DOF en el DMP: La frecuencia de muestreo máxima del magnetómetro es mucho menor que la frecuencia de muestreo de los demás sensores.</w:t>
      </w:r>
      <w:r w:rsidR="0008735B">
        <w:t xml:space="preserve"> Existen reportes donde el MPU-9150 llega a alcanzar frecuencias de muestreo de hasta </w:t>
      </w:r>
      <w:commentRangeStart w:id="410"/>
      <w:r w:rsidR="0008735B">
        <w:t>1KHz</w:t>
      </w:r>
      <w:commentRangeEnd w:id="410"/>
      <w:r w:rsidR="00051FBA">
        <w:rPr>
          <w:rStyle w:val="Refdecomentario"/>
          <w:rFonts w:ascii="Times New Roman" w:hAnsi="Times New Roman"/>
        </w:rPr>
        <w:commentReference w:id="410"/>
      </w:r>
      <w:r w:rsidR="0008735B">
        <w:t xml:space="preserve">, siempre y cuando se desactive el magnetómetro y el DMP </w:t>
      </w:r>
      <w:r w:rsidR="0008735B">
        <w:fldChar w:fldCharType="begin"/>
      </w:r>
      <w:r w:rsidR="0008735B">
        <w:instrText xml:space="preserve"> ADDIN ZOTERO_ITEM CSL_CITATION {"citationID":"1uhmam9hru","properties":{"formattedCitation":"(Barnett, 2014)","plainCitation":"(Barnett, 2014)"},"citationItems":[{"id":667,"uris":["http://zotero.org/users/local/bwVY6orv/items/CFPTGP9Z"],"uri":["http://zotero.org/users/local/bwVY6orv/items/CFPTGP9Z"],"itemData":{"id":667,"type":"post-weblog","title":"RTIMULib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schema":"https://github.com/citation-style-language/schema/raw/master/csl-citation.json"} </w:instrText>
      </w:r>
      <w:r w:rsidR="0008735B">
        <w:fldChar w:fldCharType="separate"/>
      </w:r>
      <w:r w:rsidR="0008735B" w:rsidRPr="0008735B">
        <w:t>(Barnett, 2014)</w:t>
      </w:r>
      <w:r w:rsidR="0008735B">
        <w:fldChar w:fldCharType="end"/>
      </w:r>
      <w:r w:rsidR="0008735B">
        <w:t>. El DMP además aumenta el consumo energético del dispositivo, volviéndolo difícil de controlar en aplicaciones de bajo consumo.</w:t>
      </w:r>
    </w:p>
    <w:p w14:paraId="67FAF609" w14:textId="0F33636D" w:rsidR="0008735B" w:rsidRDefault="0008735B" w:rsidP="00F94BED">
      <w:pPr>
        <w:pStyle w:val="normalhere"/>
      </w:pPr>
      <w:r>
        <w:t>Al momento de realizar la fusión de sensores, esto generaría un cuello de botella en el magnetómetro, limitando la frecuencia de muestreo del algoritmo completo.</w:t>
      </w:r>
    </w:p>
    <w:p w14:paraId="43E2FB02" w14:textId="77777777" w:rsidR="0008735B" w:rsidRDefault="0008735B" w:rsidP="00F94BED">
      <w:pPr>
        <w:pStyle w:val="normalhere"/>
      </w:pPr>
    </w:p>
    <w:p w14:paraId="0721F837" w14:textId="05AFE7E8" w:rsidR="0008735B" w:rsidRDefault="0008735B" w:rsidP="00F94BED">
      <w:pPr>
        <w:pStyle w:val="normalhere"/>
      </w:pPr>
      <w:r>
        <w:t>A diferencia del MPU-9150, el LSM9DS0 a nivel de silicio asocia el magnetómetro con el acelerómetro, y luego adiciona un giroscopio, por el mismo motivo, para comunicarse con todos los sensores se deben utilizar dos direcciones I2C. Una ventaja</w:t>
      </w:r>
      <w:del w:id="411" w:author="SSepulveda" w:date="2014-12-16T07:29:00Z">
        <w:r w:rsidDel="002F3ECD">
          <w:delText xml:space="preserve"> que </w:delText>
        </w:r>
      </w:del>
      <w:r>
        <w:t>relativa que ofrece el LSM9DS0 es que puede comunicarse tanto por I2C como por SPI.</w:t>
      </w:r>
    </w:p>
    <w:p w14:paraId="2979A0F8" w14:textId="59DEF452" w:rsidR="0008735B" w:rsidRDefault="0008735B" w:rsidP="00F94BED">
      <w:pPr>
        <w:pStyle w:val="normalhere"/>
      </w:pPr>
      <w:r>
        <w:t xml:space="preserve">Tampoco integra un procesador para realizar la fusión, sin embargo, logra menor consumo de corriente, junto con entregar un mejor magnetómetro. La frecuencia de muestreo del magnetómetro llega hasta los </w:t>
      </w:r>
      <w:commentRangeStart w:id="412"/>
      <w:r>
        <w:t>100Hz</w:t>
      </w:r>
      <w:commentRangeEnd w:id="412"/>
      <w:r w:rsidR="00051FBA">
        <w:rPr>
          <w:rStyle w:val="Refdecomentario"/>
          <w:rFonts w:ascii="Times New Roman" w:hAnsi="Times New Roman"/>
        </w:rPr>
        <w:commentReference w:id="412"/>
      </w:r>
      <w:r>
        <w:t>, volviéndose un cuello de botella apropiado para la aplicación en que se desea utilizar.</w:t>
      </w:r>
    </w:p>
    <w:p w14:paraId="77B029F5" w14:textId="2047A9E1" w:rsidR="003B46AF" w:rsidRDefault="003B46AF" w:rsidP="003B46AF">
      <w:pPr>
        <w:pStyle w:val="normalhere"/>
        <w:tabs>
          <w:tab w:val="left" w:pos="3506"/>
        </w:tabs>
      </w:pPr>
      <w:r>
        <w:tab/>
      </w:r>
    </w:p>
    <w:p w14:paraId="7E16C27C" w14:textId="713342FE" w:rsidR="007757D5" w:rsidRDefault="001C567E" w:rsidP="00F94BED">
      <w:pPr>
        <w:pStyle w:val="normalhere"/>
      </w:pPr>
      <w:r>
        <w:t>Dadas las condiciones señaladas, se adquirieron 5 IMU LSM9DS0, tanto por la versatilidad de conexiones, bajo consumo energético y mejor frecuencia de muestreo para el más lento de sus dispositivos.</w:t>
      </w:r>
    </w:p>
    <w:p w14:paraId="25D82C96" w14:textId="77777777" w:rsidR="001C567E" w:rsidRDefault="001C567E" w:rsidP="00F94BED">
      <w:pPr>
        <w:pStyle w:val="normalhere"/>
      </w:pPr>
    </w:p>
    <w:p w14:paraId="3F89965B" w14:textId="10936D7E" w:rsidR="00F94BED" w:rsidRDefault="00F94BED" w:rsidP="000A3420">
      <w:pPr>
        <w:pStyle w:val="Ttulo3"/>
      </w:pPr>
      <w:bookmarkStart w:id="413" w:name="_Toc404230842"/>
      <w:r>
        <w:t>Selección de protocolo de comunicación</w:t>
      </w:r>
      <w:bookmarkEnd w:id="413"/>
    </w:p>
    <w:p w14:paraId="1F3D5FDD" w14:textId="3A814552" w:rsidR="00F94BED" w:rsidRDefault="00F94BED">
      <w:pPr>
        <w:pStyle w:val="normalhere"/>
      </w:pPr>
      <w:r>
        <w:t xml:space="preserve">El sensor LSM9DS0 puede comunicarse a través de los protocolos seriales I2C o SPI. Si bien el protocolo SPI es más apropiado para la aplicación por permitir velocidades de transferencia </w:t>
      </w:r>
      <w:r>
        <w:lastRenderedPageBreak/>
        <w:t xml:space="preserve">superiores al protocolo I2C, se necesitan mayor cantidad de cables para poder utilizarse: </w:t>
      </w:r>
      <w:r w:rsidR="00270C1B">
        <w:t xml:space="preserve">dos </w:t>
      </w:r>
      <w:ins w:id="414" w:author="SSepulveda" w:date="2014-12-16T07:29:00Z">
        <w:r w:rsidR="002F3ECD">
          <w:t xml:space="preserve">cables adicionales para realizar la </w:t>
        </w:r>
      </w:ins>
      <w:ins w:id="415" w:author="SSepulveda" w:date="2014-12-16T07:30:00Z">
        <w:r w:rsidR="002F3ECD">
          <w:t>selección</w:t>
        </w:r>
      </w:ins>
      <w:ins w:id="416" w:author="SSepulveda" w:date="2014-12-16T07:29:00Z">
        <w:r w:rsidR="002F3ECD">
          <w:t xml:space="preserve"> </w:t>
        </w:r>
      </w:ins>
      <w:ins w:id="417" w:author="SSepulveda" w:date="2014-12-16T07:30:00Z">
        <w:r w:rsidR="002F3ECD">
          <w:t xml:space="preserve">del dispositivo, </w:t>
        </w:r>
      </w:ins>
      <w:r w:rsidR="00270C1B">
        <w:t>para cada IMU. Esto debido a que, a nivel de silicio, el IMU está compuesto por dos integrados, una unidad tiene el acelerómetro y magnetómetro, mientras la otra tiene sólo el giroscopio. Esto significa que, para cada IMU, serán necesarios 6 cables</w:t>
      </w:r>
      <w:ins w:id="418" w:author="SSepulveda" w:date="2014-12-16T07:30:00Z">
        <w:r w:rsidR="002F3ECD">
          <w:t xml:space="preserve"> en total: 2 para alimentación, 2 para selección de dispositivo y 2 para comunicación</w:t>
        </w:r>
      </w:ins>
      <w:r w:rsidR="00270C1B">
        <w:t>.</w:t>
      </w:r>
    </w:p>
    <w:p w14:paraId="5831F580" w14:textId="518806BA" w:rsidR="00270C1B" w:rsidRDefault="00270C1B">
      <w:pPr>
        <w:pStyle w:val="normalhere"/>
      </w:pPr>
      <w:r>
        <w:t>El protocolo I2C utiliza menos cables</w:t>
      </w:r>
      <w:ins w:id="419" w:author="SSepulveda" w:date="2014-12-16T07:31:00Z">
        <w:r w:rsidR="002F3ECD">
          <w:t xml:space="preserve"> para la comunicación y la selección del dispositivo</w:t>
        </w:r>
      </w:ins>
      <w:r>
        <w:t>, a costa de una velocidad menor. Adicionalmente, los desarrolladores de integrados sólo proveen dos direcciones I2C, permitiendo conectar un máximo de dos LSM9DS0 a un mismo canal I2C.</w:t>
      </w:r>
    </w:p>
    <w:p w14:paraId="569DF592" w14:textId="77777777" w:rsidR="001C567E" w:rsidRDefault="001C567E">
      <w:pPr>
        <w:pStyle w:val="normalhere"/>
      </w:pPr>
    </w:p>
    <w:p w14:paraId="30873A5A" w14:textId="703B483F" w:rsidR="001C567E" w:rsidRDefault="001C567E">
      <w:pPr>
        <w:pStyle w:val="normalhere"/>
      </w:pPr>
      <w:r>
        <w:t>A nivel lógico, existe un problema con las plataformas de desarrollo a utilizar. Los sensores utilizan una lógica de 3.3V; mientras que algunas plataformas de desarrollo tienen comunicación a un nivel lógico mayor, 5V. Si bien, el problema no es limitante, ya que es probable que al interconectar ambos niveles lógicos los niveles altos y bajos se mantenga</w:t>
      </w:r>
      <w:ins w:id="420" w:author="SSepulveda" w:date="2014-12-16T07:35:00Z">
        <w:r w:rsidR="00507C12">
          <w:t>n</w:t>
        </w:r>
      </w:ins>
      <w:r>
        <w:t xml:space="preserve"> sobre las zonas de transición, </w:t>
      </w:r>
      <w:del w:id="421" w:author="SSepulveda" w:date="2014-12-16T07:35:00Z">
        <w:r w:rsidDel="00507C12">
          <w:delText xml:space="preserve">sobrecargar </w:delText>
        </w:r>
      </w:del>
      <w:ins w:id="422" w:author="SSepulveda" w:date="2014-12-16T07:35:00Z">
        <w:r w:rsidR="00507C12">
          <w:t>energizar los sensores con voltajes superiores a los sugeridos por el fabricante</w:t>
        </w:r>
      </w:ins>
      <w:del w:id="423" w:author="SSepulveda" w:date="2014-12-16T07:36:00Z">
        <w:r w:rsidDel="00507C12">
          <w:delText>los sensores</w:delText>
        </w:r>
      </w:del>
      <w:r>
        <w:t xml:space="preserve"> podría reducir su vida útil. Sería apropiado utilizar un conversor de niveles lógicos tanto para SPI como para I2C, a fin de asegurar una correcta comunicación entre los dispositivos.</w:t>
      </w:r>
    </w:p>
    <w:p w14:paraId="41D55769" w14:textId="77777777" w:rsidR="001C567E" w:rsidRDefault="001C567E">
      <w:pPr>
        <w:pStyle w:val="normalhere"/>
      </w:pPr>
    </w:p>
    <w:p w14:paraId="01CF0510" w14:textId="17B5317D" w:rsidR="00270C1B" w:rsidRDefault="001C567E">
      <w:pPr>
        <w:pStyle w:val="normalhere"/>
      </w:pPr>
      <w:r>
        <w:t xml:space="preserve">En consideración de ambas problemáticas, </w:t>
      </w:r>
      <w:r w:rsidR="00270C1B">
        <w:t>se utilizó un multiplexor I2C de 8 canales, PCA9547 de NXP Semiconductors, que permitiría conectar hasta 16 IMUs con un multiplexor (es posible conectar un máximo de 8 multiplexores, logrando 128 IMUs).</w:t>
      </w:r>
    </w:p>
    <w:p w14:paraId="5D6161A1" w14:textId="20BADC60" w:rsidR="00F94BED" w:rsidRDefault="001C567E" w:rsidP="001C567E">
      <w:pPr>
        <w:pStyle w:val="normalhere"/>
      </w:pPr>
      <w:r>
        <w:t xml:space="preserve">Este multiplexor ayuda además a </w:t>
      </w:r>
      <w:del w:id="424" w:author="SSepulveda" w:date="2014-12-16T07:36:00Z">
        <w:r w:rsidDel="00507C12">
          <w:delText xml:space="preserve">manejar </w:delText>
        </w:r>
      </w:del>
      <w:ins w:id="425" w:author="SSepulveda" w:date="2014-12-16T07:36:00Z">
        <w:r w:rsidR="00507C12">
          <w:t xml:space="preserve">compensar </w:t>
        </w:r>
      </w:ins>
      <w:r>
        <w:t xml:space="preserve">las </w:t>
      </w:r>
      <w:r w:rsidR="00270C1B">
        <w:t>capacitancia</w:t>
      </w:r>
      <w:r>
        <w:t>s de los cables, que son críticas para la correcta comunicación I2C. Adicionalmente, maneja apropiadamente las</w:t>
      </w:r>
      <w:r w:rsidR="00270C1B">
        <w:t xml:space="preserve"> diferencias de niveles lógico</w:t>
      </w:r>
      <w:r>
        <w:t>s de los dispositivos.</w:t>
      </w:r>
    </w:p>
    <w:p w14:paraId="47003FC4" w14:textId="77777777" w:rsidR="001C567E" w:rsidRDefault="001C567E" w:rsidP="001C567E">
      <w:pPr>
        <w:pStyle w:val="normalhere"/>
      </w:pPr>
    </w:p>
    <w:p w14:paraId="6F9B2E06" w14:textId="417D83FD" w:rsidR="001C567E" w:rsidRDefault="001C567E" w:rsidP="001C567E">
      <w:pPr>
        <w:pStyle w:val="normalhere"/>
      </w:pPr>
      <w:r>
        <w:t xml:space="preserve">El cableado debe realizarse con precaución para distancias </w:t>
      </w:r>
      <w:del w:id="426" w:author="SSepulveda" w:date="2014-12-16T07:36:00Z">
        <w:r w:rsidDel="00507C12">
          <w:delText>amplias</w:delText>
        </w:r>
      </w:del>
      <w:ins w:id="427" w:author="SSepulveda" w:date="2014-12-16T07:36:00Z">
        <w:r w:rsidR="00507C12">
          <w:t>mayores a 2 metros</w:t>
        </w:r>
      </w:ins>
      <w:r>
        <w:t xml:space="preserve">. Se espera tener más de un metro de cable por cada sensor, por tanto, es importante cumplir con las especificaciones del estándar I2C. Los cables más apropiados para la comunicación son el cable </w:t>
      </w:r>
      <w:del w:id="428" w:author="SSepulveda" w:date="2014-12-16T07:37:00Z">
        <w:r w:rsidDel="00507C12">
          <w:delText>CAT-5 y el cable Plano</w:delText>
        </w:r>
      </w:del>
      <w:ins w:id="429" w:author="SSepulveda" w:date="2014-12-16T07:37:00Z">
        <w:r w:rsidR="00507C12">
          <w:t>mutifilar apantallado AWG 24 y AWG 32</w:t>
        </w:r>
      </w:ins>
      <w:r>
        <w:t xml:space="preserve">. En consideración de las características de movilidad del dispositivo, el cable plano es más flexible, permitiendo mayor comodidad a la hora de realizar </w:t>
      </w:r>
      <w:r w:rsidR="00123592">
        <w:t>movimientos</w:t>
      </w:r>
      <w:r>
        <w:t>.</w:t>
      </w:r>
    </w:p>
    <w:p w14:paraId="48DEECB2" w14:textId="77777777" w:rsidR="001C567E" w:rsidRPr="001C567E" w:rsidRDefault="001C567E" w:rsidP="001C567E">
      <w:pPr>
        <w:pStyle w:val="normalhere"/>
        <w:rPr>
          <w:u w:val="single"/>
        </w:rPr>
      </w:pPr>
    </w:p>
    <w:p w14:paraId="6742F0D7" w14:textId="5846F5BF" w:rsidR="005130B7" w:rsidRDefault="005130B7" w:rsidP="00F94BED">
      <w:pPr>
        <w:pStyle w:val="Ttulo3"/>
      </w:pPr>
      <w:bookmarkStart w:id="430" w:name="_Toc404230843"/>
      <w:r>
        <w:t>Selección de la plataforma de desarrollo</w:t>
      </w:r>
      <w:bookmarkEnd w:id="430"/>
    </w:p>
    <w:p w14:paraId="3BC27DFD" w14:textId="60217491" w:rsidR="00F61690" w:rsidRDefault="00F61690" w:rsidP="000A3420">
      <w:pPr>
        <w:pStyle w:val="normalhere"/>
      </w:pPr>
      <w:r>
        <w:t>Una vez seleccionado el sensor, se realizó la selección de las plataformas que cumplan de mejor manera los requisitos especificados. Los dispositivos con los que se realizaron pruebas para adquirir, procesar y registrar los datos son:</w:t>
      </w:r>
    </w:p>
    <w:p w14:paraId="1139767C" w14:textId="3415A76C" w:rsidR="006F452E" w:rsidRDefault="006F452E" w:rsidP="00CD216C">
      <w:pPr>
        <w:pStyle w:val="normalhere"/>
        <w:numPr>
          <w:ilvl w:val="0"/>
          <w:numId w:val="8"/>
        </w:numPr>
      </w:pPr>
      <w:r>
        <w:t>Arduino Yún</w:t>
      </w:r>
      <w:r w:rsidR="005F05B1">
        <w:t>: provee un sistema de prototipo rápido junto por medio de un MCU AVR ATmega 32u4</w:t>
      </w:r>
      <w:r w:rsidR="00C712BB">
        <w:t xml:space="preserve"> de 8 bits</w:t>
      </w:r>
      <w:r w:rsidR="005F05B1">
        <w:t xml:space="preserve">, </w:t>
      </w:r>
      <w:del w:id="431" w:author="SSepulveda" w:date="2014-12-16T07:38:00Z">
        <w:r w:rsidR="005F05B1" w:rsidDel="00507C12">
          <w:delText>que se</w:delText>
        </w:r>
      </w:del>
      <w:ins w:id="432" w:author="SSepulveda" w:date="2014-12-16T07:38:00Z">
        <w:r w:rsidR="00507C12">
          <w:t>comunicándose</w:t>
        </w:r>
      </w:ins>
      <w:r w:rsidR="005F05B1">
        <w:t xml:space="preserve"> </w:t>
      </w:r>
      <w:r w:rsidR="00C712BB">
        <w:t>por UART</w:t>
      </w:r>
      <w:r w:rsidR="006B7CF9">
        <w:fldChar w:fldCharType="begin"/>
      </w:r>
      <w:r w:rsidR="006B7CF9">
        <w:instrText xml:space="preserve"> XE "</w:instrText>
      </w:r>
      <w:r w:rsidR="006B7CF9" w:rsidRPr="00AA3956">
        <w:instrText>UART:Universal asynchronous receiver/transmitter</w:instrText>
      </w:r>
      <w:r w:rsidR="006B7CF9">
        <w:instrText xml:space="preserve">" </w:instrText>
      </w:r>
      <w:r w:rsidR="006B7CF9">
        <w:fldChar w:fldCharType="end"/>
      </w:r>
      <w:r w:rsidR="005F05B1">
        <w:t xml:space="preserve"> con un chipset Atheros AR9331, que provee capacidad similares a las de un </w:t>
      </w:r>
      <w:r w:rsidR="005F05B1" w:rsidRPr="00BA0922">
        <w:rPr>
          <w:i/>
        </w:rPr>
        <w:t>router</w:t>
      </w:r>
      <w:r w:rsidR="005F05B1">
        <w:t xml:space="preserve"> corriendo OpenWrt</w:t>
      </w:r>
      <w:r w:rsidR="00C712BB">
        <w:t>;</w:t>
      </w:r>
      <w:r w:rsidR="005F05B1">
        <w:t xml:space="preserve"> una distribución de Linux modificada para </w:t>
      </w:r>
      <w:r w:rsidR="005F05B1" w:rsidRPr="00BA0922">
        <w:rPr>
          <w:i/>
        </w:rPr>
        <w:t>routers</w:t>
      </w:r>
      <w:r w:rsidR="005F05B1">
        <w:t>. A través del kernel Linux, es posible montar tarjetas microSD para almacenar información, y el gestor de paquetes de OpenWrt permite instalar utilidades como Python</w:t>
      </w:r>
      <w:r w:rsidR="001F3C0F">
        <w:t>. Esta plataforma, pensa</w:t>
      </w:r>
      <w:r w:rsidR="00211340">
        <w:t>d</w:t>
      </w:r>
      <w:r w:rsidR="001F3C0F">
        <w:t>a para actuar con el IoT</w:t>
      </w:r>
      <w:r w:rsidR="006B7CF9">
        <w:fldChar w:fldCharType="begin"/>
      </w:r>
      <w:r w:rsidR="006B7CF9">
        <w:instrText xml:space="preserve"> XE "</w:instrText>
      </w:r>
      <w:r w:rsidR="006B7CF9" w:rsidRPr="00F765E0">
        <w:instrText>IoT:</w:instrText>
      </w:r>
      <w:r w:rsidR="006B7CF9" w:rsidRPr="00FB4E02">
        <w:rPr>
          <w:lang w:val="es-ES"/>
        </w:rPr>
        <w:instrText>Internet of Things</w:instrText>
      </w:r>
      <w:r w:rsidR="006B7CF9">
        <w:instrText xml:space="preserve">" </w:instrText>
      </w:r>
      <w:r w:rsidR="006B7CF9">
        <w:fldChar w:fldCharType="end"/>
      </w:r>
      <w:r w:rsidR="001F3C0F">
        <w:t xml:space="preserve"> (</w:t>
      </w:r>
      <w:r w:rsidR="001F3C0F" w:rsidRPr="00010489">
        <w:rPr>
          <w:i/>
        </w:rPr>
        <w:t>Internet of Things</w:t>
      </w:r>
      <w:r w:rsidR="001F3C0F">
        <w:t>) permite desarrollar proyectos que pueda</w:t>
      </w:r>
      <w:r w:rsidR="003C37B4">
        <w:t>n</w:t>
      </w:r>
      <w:r w:rsidR="001F3C0F">
        <w:t xml:space="preserve"> interactuar directamente en forma inalámbrica con internet o redes locales.</w:t>
      </w:r>
    </w:p>
    <w:p w14:paraId="3D2FA2B2" w14:textId="67D63840" w:rsidR="00A33763" w:rsidRDefault="00A33763" w:rsidP="00A33763">
      <w:pPr>
        <w:pStyle w:val="normalhere"/>
        <w:ind w:left="720"/>
      </w:pPr>
    </w:p>
    <w:p w14:paraId="2038E424" w14:textId="6419FEE2" w:rsidR="00A33763" w:rsidRDefault="00A33763" w:rsidP="00A33763">
      <w:pPr>
        <w:pStyle w:val="normalhere"/>
        <w:ind w:left="720"/>
      </w:pPr>
      <w:r>
        <w:t>En el firmware de Arduino, se cargó la librería RTIMULib</w:t>
      </w:r>
      <w:r w:rsidR="0074377E">
        <w:t xml:space="preserve"> para Arduino </w:t>
      </w:r>
      <w:r w:rsidR="0074377E">
        <w:fldChar w:fldCharType="begin"/>
      </w:r>
      <w:r w:rsidR="0074377E">
        <w:instrText xml:space="preserve"> ADDIN ZOTERO_ITEM CSL_CITATION {"citationID":"1gv5d4j6fs","properties":{"formattedCitation":"(Barnett, 2014)","plainCitation":"(Barnett, 2014)"},"citationItems":[{"id":667,"uris":["http://zotero.org/users/local/bwVY6orv/items/CFPTGP9Z"],"uri":["http://zotero.org/users/local/bwVY6orv/items/CFPTGP9Z"],"itemData":{"id":667,"type":"post-weblog","title":"RTIMULib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schema":"https://github.com/citation-style-language/schema/raw/master/csl-citation.json"} </w:instrText>
      </w:r>
      <w:r w:rsidR="0074377E">
        <w:fldChar w:fldCharType="separate"/>
      </w:r>
      <w:r w:rsidR="0074377E" w:rsidRPr="0074377E">
        <w:t>(Barnett, 2014)</w:t>
      </w:r>
      <w:r w:rsidR="0074377E">
        <w:fldChar w:fldCharType="end"/>
      </w:r>
      <w:r w:rsidR="0074377E">
        <w:t xml:space="preserve">, la que permite utilizar indistintamente sensores MPU-9150 o LSM9DS0. Se comprobó la </w:t>
      </w:r>
      <w:r w:rsidR="0074377E">
        <w:lastRenderedPageBreak/>
        <w:t>transferencia por medio de un puerto serial virtual para verificar el funcionamiento de la adquisición.</w:t>
      </w:r>
    </w:p>
    <w:p w14:paraId="48BBB4F5" w14:textId="14DCCBD2" w:rsidR="0074377E" w:rsidRDefault="0074377E" w:rsidP="00A33763">
      <w:pPr>
        <w:pStyle w:val="normalhere"/>
        <w:ind w:left="720"/>
      </w:pPr>
      <w:r>
        <w:t xml:space="preserve">Para el almacenamiento, Arduino </w:t>
      </w:r>
      <w:r w:rsidR="002D05EE">
        <w:t>Yún</w:t>
      </w:r>
      <w:r>
        <w:t xml:space="preserve"> posee acceso a una memoria micro SD que es manejada a través del </w:t>
      </w:r>
      <w:del w:id="433" w:author="SSepulveda" w:date="2014-12-16T07:39:00Z">
        <w:r w:rsidDel="008153E4">
          <w:delText xml:space="preserve">router </w:delText>
        </w:r>
      </w:del>
      <w:r>
        <w:t>Atheros AR9331. Por tanto los datos deben ser enviados al router antes de ser almacenados.</w:t>
      </w:r>
    </w:p>
    <w:p w14:paraId="4A600609" w14:textId="5BA5B1B1" w:rsidR="0074377E" w:rsidRDefault="0074377E" w:rsidP="00A33763">
      <w:pPr>
        <w:pStyle w:val="normalhere"/>
        <w:ind w:left="720"/>
      </w:pPr>
      <w:r>
        <w:t>Con este fin, la comunidad Arduino provee una librería llamada Bridge, que permite realizar el puente a través de UART desde el micro controlador hacia el router. La librería no ofrece el máximo desempeño del dispositivo, además de aumentar el tamaño y el uso de memoria.</w:t>
      </w:r>
    </w:p>
    <w:p w14:paraId="00446A11" w14:textId="42583F3D" w:rsidR="0074377E" w:rsidRDefault="0074377E" w:rsidP="00A33763">
      <w:pPr>
        <w:pStyle w:val="normalhere"/>
        <w:ind w:left="720"/>
      </w:pPr>
      <w:r>
        <w:t>En búsqueda de una solución de más bajo nivel, se implementó sólo la librería RTIMULib para obtener los datos crudos y enviarlos por UART hacia el router de la plataforma Arduino Yún. De este modo, el micro controlador actúa tan solo como intérprete de datos.</w:t>
      </w:r>
    </w:p>
    <w:p w14:paraId="6E801CEA" w14:textId="77777777" w:rsidR="0081264A" w:rsidRDefault="0074377E" w:rsidP="00A33763">
      <w:pPr>
        <w:pStyle w:val="normalhere"/>
        <w:ind w:left="720"/>
      </w:pPr>
      <w:r>
        <w:t>Como el router cuenta con una versión modificada de OpenWrt, es posible instalar los paquetes disponibles en el repositorio de OpenWrt, dentro de los cuales se encuentra Python y varias de sus librerías</w:t>
      </w:r>
      <w:r w:rsidR="0063093F">
        <w:t xml:space="preserve">, entre ellas el </w:t>
      </w:r>
      <w:r w:rsidR="0063093F" w:rsidRPr="0063093F">
        <w:rPr>
          <w:i/>
        </w:rPr>
        <w:t>framework</w:t>
      </w:r>
      <w:r w:rsidR="0063093F">
        <w:t xml:space="preserve"> Autobahn</w:t>
      </w:r>
      <w:r>
        <w:t>.</w:t>
      </w:r>
    </w:p>
    <w:p w14:paraId="331F6283" w14:textId="77777777" w:rsidR="0081264A" w:rsidRDefault="0081264A" w:rsidP="00A33763">
      <w:pPr>
        <w:pStyle w:val="normalhere"/>
        <w:ind w:left="720"/>
      </w:pPr>
    </w:p>
    <w:p w14:paraId="6CB508AC" w14:textId="7F88AA11" w:rsidR="0081264A" w:rsidRDefault="0081264A" w:rsidP="00A33763">
      <w:pPr>
        <w:pStyle w:val="normalhere"/>
        <w:ind w:left="720"/>
      </w:pPr>
      <w:commentRangeStart w:id="434"/>
      <w:r>
        <w:t xml:space="preserve">Autobahn </w:t>
      </w:r>
      <w:commentRangeEnd w:id="434"/>
      <w:r w:rsidR="001F5985">
        <w:rPr>
          <w:rStyle w:val="Refdecomentario"/>
          <w:rFonts w:ascii="Times New Roman" w:hAnsi="Times New Roman"/>
        </w:rPr>
        <w:commentReference w:id="434"/>
      </w:r>
      <w:r>
        <w:t>es un</w:t>
      </w:r>
      <w:del w:id="435" w:author="SSepulveda" w:date="2014-12-16T07:40:00Z">
        <w:r w:rsidDel="001F5985">
          <w:delText>a</w:delText>
        </w:r>
      </w:del>
      <w:r>
        <w:t xml:space="preserve"> proyecto </w:t>
      </w:r>
      <w:r w:rsidRPr="0081264A">
        <w:rPr>
          <w:i/>
        </w:rPr>
        <w:t>open source</w:t>
      </w:r>
      <w:r>
        <w:t xml:space="preserve"> que provee implementaciones de los protocolos WebSocket y WAMP </w:t>
      </w:r>
      <w:r w:rsidR="003C37B4">
        <w:t>(</w:t>
      </w:r>
      <w:r w:rsidR="003C37B4" w:rsidRPr="003C37B4">
        <w:rPr>
          <w:i/>
        </w:rPr>
        <w:t>Web Application Messaging Protocol</w:t>
      </w:r>
      <w:r w:rsidR="003C37B4">
        <w:t xml:space="preserve">) </w:t>
      </w:r>
      <w:r>
        <w:t xml:space="preserve">en Python, JavaScript, Android y C++. Gracias a este </w:t>
      </w:r>
      <w:r w:rsidRPr="002D05EE">
        <w:rPr>
          <w:i/>
        </w:rPr>
        <w:t>framework</w:t>
      </w:r>
      <w:r>
        <w:t>, es posible montar una página web que permita controlar el dispositivo a través de la red y capturar los datos y almacenarlos en forma local o remota. Las posibilidades de contar con el protocolo WebSocket operativo permiten una gran cantidad de aplicaciones basadas en IoT, con actualizaciones en tiempo real.</w:t>
      </w:r>
    </w:p>
    <w:p w14:paraId="4670920B" w14:textId="21A27BB4" w:rsidR="0081264A" w:rsidRPr="0081264A" w:rsidRDefault="0081264A" w:rsidP="00A33763">
      <w:pPr>
        <w:pStyle w:val="normalhere"/>
        <w:ind w:left="720"/>
      </w:pPr>
      <w:r>
        <w:t xml:space="preserve">El </w:t>
      </w:r>
      <w:r w:rsidRPr="0081264A">
        <w:rPr>
          <w:i/>
        </w:rPr>
        <w:t>framework</w:t>
      </w:r>
      <w:r>
        <w:t xml:space="preserve"> Autobahn, ofrece entonces, las herramientas necesarias para armar un prototipo controlable en forma remota a través de un navegador Web, permitiendo configurar remotamente el dispositivo, controlar la adquisición de los datos y finalmente descargarlos para su análisis. </w:t>
      </w:r>
    </w:p>
    <w:p w14:paraId="59E2CBE5" w14:textId="77777777" w:rsidR="0081264A" w:rsidRDefault="0081264A" w:rsidP="00A33763">
      <w:pPr>
        <w:pStyle w:val="normalhere"/>
        <w:ind w:left="720"/>
      </w:pPr>
    </w:p>
    <w:p w14:paraId="4E7EEC63" w14:textId="79D373A7" w:rsidR="0074377E" w:rsidRDefault="0081264A" w:rsidP="00A33763">
      <w:pPr>
        <w:pStyle w:val="normalhere"/>
        <w:ind w:left="720"/>
      </w:pPr>
      <w:r>
        <w:t>E</w:t>
      </w:r>
      <w:r w:rsidR="0074377E">
        <w:t>l firmware de OpenWrt utiliza gran parte de la memoria destinada a programas en el router, por tanto, se vuelve necesario montar la micro SD como parte del sistema</w:t>
      </w:r>
      <w:r>
        <w:t xml:space="preserve"> de archivos</w:t>
      </w:r>
      <w:r w:rsidR="0074377E">
        <w:t xml:space="preserve">, e instalar </w:t>
      </w:r>
      <w:r>
        <w:t>las aplicaciones</w:t>
      </w:r>
      <w:r w:rsidR="0074377E">
        <w:t xml:space="preserve"> en ella. Se expande entonces, la memoria disponible para el router hacia la tarjeta micro SD, obteniendo una mayor capacidad de almacenamiento. Enlazados </w:t>
      </w:r>
      <w:r w:rsidR="0063093F">
        <w:t>al</w:t>
      </w:r>
      <w:r w:rsidR="0074377E">
        <w:t xml:space="preserve"> micro SD</w:t>
      </w:r>
      <w:r w:rsidR="0063093F">
        <w:t>, se realiza la instalación de los paquetes y servicios:</w:t>
      </w:r>
    </w:p>
    <w:p w14:paraId="2CC8B7BF" w14:textId="0B2298DD" w:rsidR="0063093F" w:rsidRDefault="0063093F" w:rsidP="00BC4B5E">
      <w:pPr>
        <w:pStyle w:val="normalhere"/>
        <w:numPr>
          <w:ilvl w:val="0"/>
          <w:numId w:val="12"/>
        </w:numPr>
      </w:pPr>
      <w:r w:rsidRPr="0063093F">
        <w:rPr>
          <w:i/>
        </w:rPr>
        <w:t>Openssh-sftp-server</w:t>
      </w:r>
      <w:r>
        <w:t>, un servidor de sistemas SFTP (</w:t>
      </w:r>
      <w:r w:rsidRPr="0063093F">
        <w:rPr>
          <w:i/>
        </w:rPr>
        <w:t>Secure File Transfer Protocol</w:t>
      </w:r>
      <w:r>
        <w:t>)</w:t>
      </w:r>
    </w:p>
    <w:p w14:paraId="60A1EFD9" w14:textId="2979423E" w:rsidR="0063093F" w:rsidRDefault="0063093F" w:rsidP="00BC4B5E">
      <w:pPr>
        <w:pStyle w:val="normalhere"/>
        <w:numPr>
          <w:ilvl w:val="0"/>
          <w:numId w:val="12"/>
        </w:numPr>
      </w:pPr>
      <w:r w:rsidRPr="0063093F">
        <w:rPr>
          <w:i/>
        </w:rPr>
        <w:t>Bzip, unzip tar</w:t>
      </w:r>
      <w:r>
        <w:t>, aplicaciones para descomprimir archivos.</w:t>
      </w:r>
    </w:p>
    <w:p w14:paraId="7858CDF5" w14:textId="33001D70" w:rsidR="0063093F" w:rsidRDefault="0063093F" w:rsidP="00BC4B5E">
      <w:pPr>
        <w:pStyle w:val="normalhere"/>
        <w:numPr>
          <w:ilvl w:val="0"/>
          <w:numId w:val="12"/>
        </w:numPr>
      </w:pPr>
      <w:r>
        <w:rPr>
          <w:i/>
        </w:rPr>
        <w:t>Wget</w:t>
      </w:r>
      <w:r>
        <w:t>, aplicación para descargar archivos por línea de comandos.</w:t>
      </w:r>
    </w:p>
    <w:p w14:paraId="78997A92" w14:textId="6F19FC5A" w:rsidR="0063093F" w:rsidRDefault="0063093F" w:rsidP="00BC4B5E">
      <w:pPr>
        <w:pStyle w:val="normalhere"/>
        <w:numPr>
          <w:ilvl w:val="0"/>
          <w:numId w:val="12"/>
        </w:numPr>
      </w:pPr>
      <w:r>
        <w:rPr>
          <w:i/>
        </w:rPr>
        <w:t>Fdisk, e2fsprogs</w:t>
      </w:r>
      <w:r>
        <w:t>, aplicaciones para manejar sistema de ficheros.</w:t>
      </w:r>
    </w:p>
    <w:p w14:paraId="392CE3DF" w14:textId="062851A9" w:rsidR="003C37B4" w:rsidRDefault="0063093F" w:rsidP="00BC4B5E">
      <w:pPr>
        <w:pStyle w:val="normalhere"/>
        <w:numPr>
          <w:ilvl w:val="0"/>
          <w:numId w:val="12"/>
        </w:numPr>
      </w:pPr>
      <w:r w:rsidRPr="0063093F">
        <w:rPr>
          <w:i/>
        </w:rPr>
        <w:t>Python, pyopenssl, python-openssl, python-crypto, python-bzip2, python-sqlite3, python-ncurses</w:t>
      </w:r>
      <w:r>
        <w:t xml:space="preserve">, aplicaciones y librerías de Python necesarias para correr la </w:t>
      </w:r>
      <w:r w:rsidRPr="0063093F">
        <w:rPr>
          <w:i/>
        </w:rPr>
        <w:t>framework</w:t>
      </w:r>
      <w:r w:rsidR="003C37B4">
        <w:t xml:space="preserve"> Autobahn.</w:t>
      </w:r>
    </w:p>
    <w:p w14:paraId="763FBC50" w14:textId="6555D8A0" w:rsidR="003C37B4" w:rsidRDefault="003C37B4" w:rsidP="00BC4B5E">
      <w:pPr>
        <w:pStyle w:val="normalhere"/>
        <w:numPr>
          <w:ilvl w:val="0"/>
          <w:numId w:val="12"/>
        </w:numPr>
      </w:pPr>
      <w:r>
        <w:rPr>
          <w:i/>
        </w:rPr>
        <w:t>Setuptools</w:t>
      </w:r>
      <w:r>
        <w:t xml:space="preserve">, una herramienta de Python que ofrece un repositorio para instalar librerías de Python, entre ellas, Autobahn y sus dependencias: </w:t>
      </w:r>
      <w:r>
        <w:rPr>
          <w:i/>
        </w:rPr>
        <w:t xml:space="preserve">zope.interface </w:t>
      </w:r>
      <w:r>
        <w:t xml:space="preserve">y </w:t>
      </w:r>
      <w:r>
        <w:rPr>
          <w:i/>
        </w:rPr>
        <w:t>twisted</w:t>
      </w:r>
      <w:r>
        <w:t xml:space="preserve"> que permiten la comunicación a bajo nivel entre el UART del micro controlador y el router.</w:t>
      </w:r>
    </w:p>
    <w:p w14:paraId="107EA392" w14:textId="2A7E1BFB" w:rsidR="003C37B4" w:rsidRDefault="003C37B4" w:rsidP="00BC4B5E">
      <w:pPr>
        <w:pStyle w:val="normalhere"/>
        <w:numPr>
          <w:ilvl w:val="0"/>
          <w:numId w:val="12"/>
        </w:numPr>
      </w:pPr>
      <w:r>
        <w:rPr>
          <w:i/>
        </w:rPr>
        <w:t>PySerial</w:t>
      </w:r>
      <w:r>
        <w:t>, librería de Python para acceder al puerto serial (UART).</w:t>
      </w:r>
    </w:p>
    <w:p w14:paraId="06D028AB" w14:textId="77777777" w:rsidR="003C37B4" w:rsidRDefault="003C37B4" w:rsidP="003C37B4">
      <w:pPr>
        <w:pStyle w:val="normalhere"/>
        <w:ind w:left="720"/>
      </w:pPr>
    </w:p>
    <w:p w14:paraId="04DE0AD7" w14:textId="6955B24B" w:rsidR="003C37B4" w:rsidRDefault="003C37B4" w:rsidP="003C37B4">
      <w:pPr>
        <w:pStyle w:val="normalhere"/>
        <w:ind w:left="720"/>
      </w:pPr>
      <w:r>
        <w:t xml:space="preserve">Una vez compilados e instalados los programas, es necesario desactivar la librería Bridge de Arduino para liberar el puerto serial. Esto se consigue modificando el archivo </w:t>
      </w:r>
      <w:r w:rsidRPr="003C37B4">
        <w:rPr>
          <w:i/>
        </w:rPr>
        <w:t>/etc/inttab</w:t>
      </w:r>
      <w:r>
        <w:t>, donde se puede encontrar la línea que registra un intérprete de comandos ASH al puerto serial del router (</w:t>
      </w:r>
      <w:r w:rsidRPr="003C37B4">
        <w:rPr>
          <w:i/>
        </w:rPr>
        <w:t>/dev/ttyATH0</w:t>
      </w:r>
      <w:r>
        <w:t>).</w:t>
      </w:r>
    </w:p>
    <w:p w14:paraId="54769E41" w14:textId="77777777" w:rsidR="00314F66" w:rsidRDefault="00314F66" w:rsidP="003C37B4">
      <w:pPr>
        <w:pStyle w:val="normalhere"/>
        <w:ind w:left="720"/>
      </w:pPr>
    </w:p>
    <w:p w14:paraId="65A1F668" w14:textId="509FB745" w:rsidR="00314F66" w:rsidRDefault="00314F66" w:rsidP="003C37B4">
      <w:pPr>
        <w:pStyle w:val="normalhere"/>
        <w:ind w:left="720"/>
      </w:pPr>
      <w:r>
        <w:t xml:space="preserve">Autobahn ofrece una documentación detallada y ejemplos en su repositorio, entre ellos, el ejemplo ubicado en </w:t>
      </w:r>
      <w:r w:rsidRPr="00314F66">
        <w:rPr>
          <w:i/>
        </w:rPr>
        <w:t>/examples/twisted/wamp/app/serial2ws</w:t>
      </w:r>
      <w:r>
        <w:t xml:space="preserve"> ejemplifica como utilizar el servidor WAMP y WebSockets para comunicar el micro controlador de la plataforma Arduino Yún con el router. E</w:t>
      </w:r>
      <w:r w:rsidR="00D0454E">
        <w:t xml:space="preserve">l servidor WAMP se encarga de transformar la comunicación UART a un lenguaje entendible por el protocolo TCP/IP, logrando comunicar los datos a través de WebSocket a medida que el micro controlador los envía hacia una página cliente, montada en el mismo servidor. Iniciado el servidor, basta con entrar a la dirección </w:t>
      </w:r>
      <w:hyperlink r:id="rId20" w:history="1">
        <w:r w:rsidR="00D0454E" w:rsidRPr="00D0454E">
          <w:rPr>
            <w:rStyle w:val="Hipervnculo"/>
            <w:color w:val="auto"/>
            <w:u w:val="none"/>
          </w:rPr>
          <w:t>http://arduino.localhost:8080</w:t>
        </w:r>
      </w:hyperlink>
      <w:r w:rsidR="00D0454E">
        <w:t xml:space="preserve"> para acceder a la página web. El detalle de la construcción de la página web se encuentra en la sección 3.3.6 Software del dispositivo.</w:t>
      </w:r>
    </w:p>
    <w:p w14:paraId="3C9D4BAD" w14:textId="77777777" w:rsidR="00D0454E" w:rsidRDefault="00D0454E" w:rsidP="003C37B4">
      <w:pPr>
        <w:pStyle w:val="normalhere"/>
        <w:ind w:left="720"/>
      </w:pPr>
    </w:p>
    <w:p w14:paraId="796D0156" w14:textId="4364A615" w:rsidR="00D0454E" w:rsidRDefault="00D0454E" w:rsidP="003C37B4">
      <w:pPr>
        <w:pStyle w:val="normalhere"/>
        <w:ind w:left="720"/>
      </w:pPr>
      <w:r>
        <w:t xml:space="preserve">Tras tener operacional el sistema, </w:t>
      </w:r>
      <w:r w:rsidR="003775CA">
        <w:t>se realizan adquisiciones con un sensor, luego con varios sensores y se registran los datos obtenidos en un archivo CSV (</w:t>
      </w:r>
      <w:r w:rsidR="003775CA" w:rsidRPr="003775CA">
        <w:rPr>
          <w:i/>
        </w:rPr>
        <w:t>Comma Separated Values</w:t>
      </w:r>
      <w:r w:rsidR="003775CA">
        <w:t>) junto con el tiempo en que se realizó cada adquisición (</w:t>
      </w:r>
      <w:r w:rsidR="003775CA" w:rsidRPr="003775CA">
        <w:rPr>
          <w:i/>
        </w:rPr>
        <w:t>time stamp</w:t>
      </w:r>
      <w:r w:rsidR="003775CA">
        <w:t>).</w:t>
      </w:r>
    </w:p>
    <w:p w14:paraId="07443EA3" w14:textId="77777777" w:rsidR="003775CA" w:rsidRDefault="003775CA" w:rsidP="003C37B4">
      <w:pPr>
        <w:pStyle w:val="normalhere"/>
        <w:ind w:left="720"/>
      </w:pPr>
    </w:p>
    <w:p w14:paraId="60239FDF" w14:textId="1F582AF7" w:rsidR="003775CA" w:rsidRDefault="003775CA" w:rsidP="003C37B4">
      <w:pPr>
        <w:pStyle w:val="normalhere"/>
        <w:ind w:left="720"/>
      </w:pPr>
      <w:r>
        <w:t>Las pruebas mostraron que la frecuencia de muestro obtenida rondaba los 20Hz con un solo sensor. Sin embargo, al agregar más sensores, el ancho de banda se repartía entre los diferentes sensores, llegando a frecuencias de 4Hz cuando 5 IMUs estaban conectados.</w:t>
      </w:r>
    </w:p>
    <w:p w14:paraId="1474FE01" w14:textId="002D9A0F" w:rsidR="003775CA" w:rsidRPr="00314F66" w:rsidRDefault="003775CA" w:rsidP="003C37B4">
      <w:pPr>
        <w:pStyle w:val="normalhere"/>
        <w:ind w:left="720"/>
      </w:pPr>
      <w:r>
        <w:t>Esta limitante descarta la plataforma Arduino Yún para incluirse en el prototipo.</w:t>
      </w:r>
    </w:p>
    <w:p w14:paraId="494F0AA9" w14:textId="77777777" w:rsidR="0063093F" w:rsidRPr="0063093F" w:rsidRDefault="0063093F" w:rsidP="0063093F">
      <w:pPr>
        <w:pStyle w:val="normalhere"/>
      </w:pPr>
    </w:p>
    <w:p w14:paraId="295BABA2" w14:textId="44175E15" w:rsidR="00320D12" w:rsidRDefault="001F3C0F" w:rsidP="00CD216C">
      <w:pPr>
        <w:pStyle w:val="normalhere"/>
        <w:numPr>
          <w:ilvl w:val="0"/>
          <w:numId w:val="8"/>
        </w:numPr>
      </w:pPr>
      <w:r>
        <w:t xml:space="preserve">Nucleo F401RE: con un MCU ARM </w:t>
      </w:r>
      <w:r w:rsidRPr="001F3C0F">
        <w:t>STM32F401RE</w:t>
      </w:r>
      <w:r w:rsidR="00C712BB">
        <w:t xml:space="preserve"> de 32 bits</w:t>
      </w:r>
      <w:r>
        <w:t>, y compatibilidad con dispositivos creados para Arduino</w:t>
      </w:r>
      <w:r w:rsidR="003775CA">
        <w:t xml:space="preserve"> (</w:t>
      </w:r>
      <w:r w:rsidR="003775CA" w:rsidRPr="003775CA">
        <w:rPr>
          <w:i/>
        </w:rPr>
        <w:t>Shields</w:t>
      </w:r>
      <w:r w:rsidR="003775CA">
        <w:t>)</w:t>
      </w:r>
      <w:r>
        <w:t>, esta plataforma entrega una mayor capacidad de cómputo</w:t>
      </w:r>
      <w:r w:rsidR="003775CA">
        <w:t xml:space="preserve"> (con punto flotante por hardware)</w:t>
      </w:r>
      <w:r>
        <w:t xml:space="preserve"> y la posibilidad de interactuar con </w:t>
      </w:r>
      <w:r w:rsidR="00C712BB">
        <w:t>más</w:t>
      </w:r>
      <w:r>
        <w:t xml:space="preserve"> periféricos a costos similares.</w:t>
      </w:r>
    </w:p>
    <w:p w14:paraId="4F811788" w14:textId="77777777" w:rsidR="00320D12" w:rsidRDefault="00320D12" w:rsidP="00320D12">
      <w:pPr>
        <w:pStyle w:val="normalhere"/>
        <w:ind w:left="720"/>
      </w:pPr>
    </w:p>
    <w:p w14:paraId="24B4A48E" w14:textId="1ACEE2C8" w:rsidR="00320D12" w:rsidRDefault="00320D12" w:rsidP="00320D12">
      <w:pPr>
        <w:pStyle w:val="normalhere"/>
        <w:ind w:left="720"/>
      </w:pPr>
      <w:r>
        <w:t>El framework Autobah result</w:t>
      </w:r>
      <w:ins w:id="436" w:author="SSepulveda" w:date="2014-12-16T07:41:00Z">
        <w:r w:rsidR="001F5985">
          <w:t>ó</w:t>
        </w:r>
      </w:ins>
      <w:del w:id="437" w:author="SSepulveda" w:date="2014-12-16T07:41:00Z">
        <w:r w:rsidDel="001F5985">
          <w:delText>o</w:delText>
        </w:r>
      </w:del>
      <w:r>
        <w:t xml:space="preserve"> ser una alternativa interesante, y provee la portabilidad para ser implementado</w:t>
      </w:r>
      <w:del w:id="438" w:author="SSepulveda" w:date="2014-12-16T07:41:00Z">
        <w:r w:rsidDel="001F5985">
          <w:delText>s</w:delText>
        </w:r>
      </w:del>
      <w:r>
        <w:t xml:space="preserve"> en diferentes arquitecturas. Tras implementar el </w:t>
      </w:r>
      <w:r w:rsidRPr="00320D12">
        <w:rPr>
          <w:i/>
        </w:rPr>
        <w:t>firmware</w:t>
      </w:r>
      <w:r>
        <w:t xml:space="preserve"> para adquirir datos de los sensores, la cantidad de periféricos no incluidos, respecto a la plataforma Arduino Yún</w:t>
      </w:r>
      <w:ins w:id="439" w:author="SSepulveda" w:date="2014-12-16T07:41:00Z">
        <w:r w:rsidR="001F5985">
          <w:t>,</w:t>
        </w:r>
      </w:ins>
      <w:r>
        <w:t xml:space="preserve"> generaría un aumento en el tiempo de desarrollo. A diferencia de la plataforma Arduino Yún, la plataforma Nucleo F401RE no cuenta con almacenamiento directo a una memoria externa, ni un sistema de comunicación inalámbrica.</w:t>
      </w:r>
    </w:p>
    <w:p w14:paraId="22764A76" w14:textId="77777777" w:rsidR="00B67EAE" w:rsidRDefault="00B67EAE" w:rsidP="00320D12">
      <w:pPr>
        <w:pStyle w:val="normalhere"/>
        <w:ind w:left="720"/>
      </w:pPr>
    </w:p>
    <w:p w14:paraId="2F134DDC" w14:textId="6811F334" w:rsidR="00B67EAE" w:rsidRDefault="00B67EAE" w:rsidP="00320D12">
      <w:pPr>
        <w:pStyle w:val="normalhere"/>
        <w:ind w:left="720"/>
      </w:pPr>
      <w:r>
        <w:t>En vista de las problemáticas presentadas, se decide continuar con la siguiente plataforma, debido a que la cantidad de</w:t>
      </w:r>
      <w:ins w:id="440" w:author="SSepulveda" w:date="2014-12-16T07:45:00Z">
        <w:r w:rsidR="009A017E">
          <w:t xml:space="preserve"> componentes</w:t>
        </w:r>
      </w:ins>
      <w:r>
        <w:t xml:space="preserve"> hardware que habría que implementar supera el tiempo destinado de desarrollo.</w:t>
      </w:r>
    </w:p>
    <w:p w14:paraId="707BF0D6" w14:textId="77777777" w:rsidR="003775CA" w:rsidRPr="003775CA" w:rsidRDefault="003775CA" w:rsidP="003775CA">
      <w:pPr>
        <w:pStyle w:val="normalhere"/>
        <w:rPr>
          <w:u w:val="single"/>
        </w:rPr>
      </w:pPr>
    </w:p>
    <w:p w14:paraId="5CF048CC" w14:textId="33CE2BEA" w:rsidR="009B2B56" w:rsidRDefault="006F452E" w:rsidP="00CD216C">
      <w:pPr>
        <w:pStyle w:val="normalhere"/>
        <w:numPr>
          <w:ilvl w:val="0"/>
          <w:numId w:val="8"/>
        </w:numPr>
      </w:pPr>
      <w:r>
        <w:t>Raspberry Pi (</w:t>
      </w:r>
      <w:r w:rsidR="001F3C0F">
        <w:t>Modelo B revisión 2</w:t>
      </w:r>
      <w:r>
        <w:t>)</w:t>
      </w:r>
      <w:r w:rsidR="001F3C0F">
        <w:t>: provee un sistema de Linux embebido sobre un procesador ARM1176JZF-S (ARMv6k), junto a un procesador de gráficos Broadcom VideoCore IV, entregan grandes capacidades de procesamiento y almacenamiento. Dispone de GPIO que permiten establecer comunicación UART, I</w:t>
      </w:r>
      <w:r w:rsidR="00C712BB">
        <w:t xml:space="preserve">2C y SPI con otros dispositivos, además de correr distribuciones como GNU/Linux </w:t>
      </w:r>
      <w:r w:rsidR="00211340">
        <w:t>Debían</w:t>
      </w:r>
      <w:r w:rsidR="00C712BB">
        <w:t xml:space="preserve"> para ARM, permite conexión a otros dispositivos a través de Ethernet o USB.</w:t>
      </w:r>
    </w:p>
    <w:p w14:paraId="077777B8" w14:textId="77777777" w:rsidR="009B2B56" w:rsidRDefault="009B2B56" w:rsidP="009B2B56">
      <w:pPr>
        <w:pStyle w:val="normalhere"/>
        <w:ind w:left="720"/>
      </w:pPr>
    </w:p>
    <w:p w14:paraId="0D387ACE" w14:textId="7FCDEBEE" w:rsidR="009B2B56" w:rsidRDefault="009B2B56" w:rsidP="009B2B56">
      <w:pPr>
        <w:pStyle w:val="normalhere"/>
        <w:ind w:left="720"/>
      </w:pPr>
      <w:r>
        <w:t>La plataforma de desarrollo RPi (Raspberry Pi) provee una mezcla entre la cantidad de periféricos embebidos en el sistema junto con la posibilidad de actuar como un punto de acceso WiFi por medio de sus puertos USB.</w:t>
      </w:r>
    </w:p>
    <w:p w14:paraId="19E1179A" w14:textId="77777777" w:rsidR="009B2B56" w:rsidRDefault="009B2B56" w:rsidP="009B2B56">
      <w:pPr>
        <w:pStyle w:val="normalhere"/>
        <w:ind w:left="720"/>
      </w:pPr>
    </w:p>
    <w:p w14:paraId="0A56A429" w14:textId="250E03FD" w:rsidR="00734E06" w:rsidRDefault="00DE672A" w:rsidP="00DE672A">
      <w:pPr>
        <w:pStyle w:val="normalhere"/>
        <w:ind w:left="720"/>
      </w:pPr>
      <w:r>
        <w:t>Tras la instalación</w:t>
      </w:r>
      <w:r w:rsidR="00D075B9">
        <w:t xml:space="preserve"> del firmware, como se describe en 3.3.5 Firmware del dispositivo</w:t>
      </w:r>
      <w:r>
        <w:t>, se portó la aplicación desarrollada para Arduino Yún al RPi, transfir</w:t>
      </w:r>
      <w:r w:rsidR="00D075B9">
        <w:t>iendo los archivos y modificándolos para volverlos accesibles a Python</w:t>
      </w:r>
      <w:r>
        <w:t>. Es necesario portar el controlador del multiplexor PCA9547 a Python, tras lo cual se pueden realizar las pruebas de funcionamiento.</w:t>
      </w:r>
    </w:p>
    <w:p w14:paraId="0E279D49" w14:textId="77777777" w:rsidR="00DE672A" w:rsidRDefault="00DE672A" w:rsidP="00DE672A">
      <w:pPr>
        <w:pStyle w:val="normalhere"/>
        <w:ind w:left="720"/>
      </w:pPr>
    </w:p>
    <w:p w14:paraId="2D27BF1B" w14:textId="2DE161AE" w:rsidR="00DE672A" w:rsidRDefault="00DE672A" w:rsidP="00DE672A">
      <w:pPr>
        <w:pStyle w:val="normalhere"/>
        <w:ind w:left="720"/>
      </w:pPr>
      <w:r>
        <w:t>Con la configuración implementada</w:t>
      </w:r>
      <w:r w:rsidR="00D075B9">
        <w:t xml:space="preserve">, donde es importante señalar la habilitación de las velocidades </w:t>
      </w:r>
      <w:r w:rsidR="00D075B9" w:rsidRPr="00D075B9">
        <w:rPr>
          <w:i/>
        </w:rPr>
        <w:t>fastboot</w:t>
      </w:r>
      <w:r w:rsidR="00D075B9">
        <w:t xml:space="preserve"> para el canal I2C</w:t>
      </w:r>
      <w:r>
        <w:t xml:space="preserve">, y a través del uso de la librería </w:t>
      </w:r>
      <w:r w:rsidRPr="00DE672A">
        <w:rPr>
          <w:i/>
        </w:rPr>
        <w:t>multiprocessing</w:t>
      </w:r>
      <w:r>
        <w:t xml:space="preserve"> de Python, se lograron frecuencias de muestro de entre 90Hz a 120Hz utilizando 5 IMUs multiplexados, logrando la máxima configuración esperada para el procesamiento de los datos.</w:t>
      </w:r>
    </w:p>
    <w:p w14:paraId="25B6FFA5" w14:textId="77777777" w:rsidR="00DE672A" w:rsidRDefault="00DE672A" w:rsidP="00DE672A">
      <w:pPr>
        <w:pStyle w:val="normalhere"/>
        <w:ind w:left="720"/>
      </w:pPr>
    </w:p>
    <w:p w14:paraId="38E479EF" w14:textId="3BBBDA6B" w:rsidR="00734E06" w:rsidRDefault="00DE672A" w:rsidP="00D72EB1">
      <w:pPr>
        <w:pStyle w:val="normalhere"/>
        <w:ind w:left="720"/>
      </w:pPr>
      <w:r>
        <w:t xml:space="preserve">Con esto, se formaliza la decisión de utilizar la plataforma RPi </w:t>
      </w:r>
      <w:r w:rsidR="00D72EB1">
        <w:t xml:space="preserve">para el prototipo, cumpliendo con los requisitos de procesamiento especificados. </w:t>
      </w:r>
      <w:r w:rsidR="00734E06">
        <w:t>Para una versión final,</w:t>
      </w:r>
      <w:r w:rsidR="00431330">
        <w:t xml:space="preserve"> la plataforma RPi no permite diseñar soluciones embebidas</w:t>
      </w:r>
      <w:ins w:id="441" w:author="SSepulveda" w:date="2014-12-16T07:46:00Z">
        <w:r w:rsidR="009A017E">
          <w:t xml:space="preserve">, debido a que varios de sus componentes son </w:t>
        </w:r>
      </w:ins>
      <w:ins w:id="442" w:author="SSepulveda" w:date="2014-12-16T07:47:00Z">
        <w:r w:rsidR="009A017E">
          <w:t>difíciles</w:t>
        </w:r>
      </w:ins>
      <w:ins w:id="443" w:author="SSepulveda" w:date="2014-12-16T07:46:00Z">
        <w:r w:rsidR="009A017E">
          <w:t xml:space="preserve"> de encontrar en el mercado, junto con soluciones de soldadura avanzada. Sin embargo, la arquitectura ARM permite portabilidad hacia otras plataformas, manteniendo</w:t>
        </w:r>
      </w:ins>
      <w:r w:rsidR="00431330">
        <w:t xml:space="preserve">. Dado que las pruebas demostraron que se necesita un poder computo importante, un MCU ARM de 32 bits es más apropiado </w:t>
      </w:r>
      <w:r w:rsidR="00D72EB1">
        <w:t xml:space="preserve">para </w:t>
      </w:r>
      <w:r w:rsidR="00431330">
        <w:t xml:space="preserve">una solución embebida, </w:t>
      </w:r>
      <w:r w:rsidR="00D72EB1">
        <w:t>añadiendo los dispositivos periféricos faltantes como la memoria externa y la comunicación inalámbrica por WiFi.</w:t>
      </w:r>
    </w:p>
    <w:p w14:paraId="1F8A6E06" w14:textId="1748DFCC" w:rsidR="00D72EB1" w:rsidRDefault="00D72EB1" w:rsidP="00D72EB1">
      <w:pPr>
        <w:pStyle w:val="normalhere"/>
        <w:ind w:left="720"/>
      </w:pPr>
    </w:p>
    <w:p w14:paraId="6FA89836" w14:textId="0385AB4F" w:rsidR="009D06C0" w:rsidRPr="009D06C0" w:rsidRDefault="00582042" w:rsidP="009D06C0">
      <w:pPr>
        <w:pStyle w:val="Ttulo3"/>
      </w:pPr>
      <w:bookmarkStart w:id="444" w:name="_Toc404230844"/>
      <w:r>
        <w:t>Hardware del dispositivo</w:t>
      </w:r>
      <w:bookmarkEnd w:id="444"/>
    </w:p>
    <w:p w14:paraId="02FE91D0" w14:textId="0DB84098" w:rsidR="009D06C0" w:rsidRDefault="00CD577A" w:rsidP="00FB52CD">
      <w:pPr>
        <w:pStyle w:val="normalhere"/>
      </w:pPr>
      <w:r>
        <w:rPr>
          <w:noProof/>
        </w:rPr>
        <w:pict w14:anchorId="5EDF4AA9">
          <v:shape id="_x0000_s1046" type="#_x0000_t202" style="position:absolute;left:0;text-align:left;margin-left:.6pt;margin-top:278.95pt;width:402.1pt;height:.05pt;z-index:251668992;mso-position-horizontal-relative:text;mso-position-vertical-relative:text" stroked="f">
            <v:textbox style="mso-next-textbox:#_x0000_s1046;mso-fit-shape-to-text:t" inset="0,0,0,0">
              <w:txbxContent>
                <w:p w14:paraId="37402BEF" w14:textId="47DF2EED" w:rsidR="0075155C" w:rsidRPr="003B1449" w:rsidRDefault="0075155C" w:rsidP="00A25AA0">
                  <w:pPr>
                    <w:pStyle w:val="fig"/>
                    <w:rPr>
                      <w:rFonts w:ascii="Apple Garamond Light" w:hAnsi="Apple Garamond Light"/>
                      <w:noProof/>
                      <w:sz w:val="24"/>
                      <w:szCs w:val="24"/>
                    </w:rPr>
                  </w:pPr>
                  <w:bookmarkStart w:id="445" w:name="_Ref404152229"/>
                  <w:r>
                    <w:t xml:space="preserve">Figura </w:t>
                  </w:r>
                  <w:r w:rsidR="00CD577A">
                    <w:fldChar w:fldCharType="begin"/>
                  </w:r>
                  <w:r w:rsidR="00CD577A">
                    <w:instrText xml:space="preserve"> SEQ Figura \* ARABIC </w:instrText>
                  </w:r>
                  <w:r w:rsidR="00CD577A">
                    <w:fldChar w:fldCharType="separate"/>
                  </w:r>
                  <w:r>
                    <w:rPr>
                      <w:noProof/>
                    </w:rPr>
                    <w:t>8</w:t>
                  </w:r>
                  <w:r w:rsidR="00CD577A">
                    <w:rPr>
                      <w:noProof/>
                    </w:rPr>
                    <w:fldChar w:fldCharType="end"/>
                  </w:r>
                  <w:bookmarkEnd w:id="445"/>
                  <w:r>
                    <w:t>- Diagrama de conexión básica de la plataforma Raspberry Pi</w:t>
                  </w:r>
                </w:p>
              </w:txbxContent>
            </v:textbox>
            <w10:wrap type="topAndBottom"/>
          </v:shape>
        </w:pict>
      </w:r>
      <w:r w:rsidR="00002742">
        <w:rPr>
          <w:noProof/>
          <w:lang w:val="en-US" w:eastAsia="en-US"/>
        </w:rPr>
        <w:drawing>
          <wp:anchor distT="0" distB="0" distL="114300" distR="114300" simplePos="0" relativeHeight="251653632" behindDoc="0" locked="0" layoutInCell="1" allowOverlap="1" wp14:anchorId="71F73820" wp14:editId="39BF0CA4">
            <wp:simplePos x="0" y="0"/>
            <wp:positionH relativeFrom="column">
              <wp:posOffset>7620</wp:posOffset>
            </wp:positionH>
            <wp:positionV relativeFrom="paragraph">
              <wp:posOffset>772202</wp:posOffset>
            </wp:positionV>
            <wp:extent cx="5106670" cy="2713355"/>
            <wp:effectExtent l="0" t="0" r="0" b="0"/>
            <wp:wrapTopAndBottom/>
            <wp:docPr id="14" name="Imagen 14" descr="E:\Pictures\Untitled Sketch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ictures\Untitled Sketch_bb.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06670" cy="2713355"/>
                    </a:xfrm>
                    <a:prstGeom prst="rect">
                      <a:avLst/>
                    </a:prstGeom>
                    <a:noFill/>
                    <a:ln>
                      <a:noFill/>
                    </a:ln>
                  </pic:spPr>
                </pic:pic>
              </a:graphicData>
            </a:graphic>
          </wp:anchor>
        </w:drawing>
      </w:r>
      <w:r w:rsidR="009D06C0">
        <w:t xml:space="preserve">El objetivo de utilizar una plataforma de desarrollo es realizar los prototipos con la menor cantidad de desarrollo de Hardware. </w:t>
      </w:r>
      <w:r w:rsidR="00002742">
        <w:t>En l</w:t>
      </w:r>
      <w:r w:rsidR="009D06C0">
        <w:t xml:space="preserve">a </w:t>
      </w:r>
      <w:r w:rsidR="00002742">
        <w:fldChar w:fldCharType="begin"/>
      </w:r>
      <w:r w:rsidR="00002742">
        <w:instrText xml:space="preserve"> REF _Ref404152229 \h </w:instrText>
      </w:r>
      <w:r w:rsidR="00002742">
        <w:fldChar w:fldCharType="separate"/>
      </w:r>
      <w:r w:rsidR="00CA29B9">
        <w:t xml:space="preserve">Figura </w:t>
      </w:r>
      <w:r w:rsidR="00CA29B9">
        <w:rPr>
          <w:noProof/>
        </w:rPr>
        <w:t>8</w:t>
      </w:r>
      <w:r w:rsidR="00002742">
        <w:fldChar w:fldCharType="end"/>
      </w:r>
      <w:r w:rsidR="009D06C0">
        <w:t xml:space="preserve"> </w:t>
      </w:r>
      <w:r w:rsidR="00002742">
        <w:t xml:space="preserve">se observan </w:t>
      </w:r>
      <w:r w:rsidR="009D06C0">
        <w:t>los componentes de la plataform</w:t>
      </w:r>
      <w:r w:rsidR="00002742">
        <w:t>a, junto con las conexiones básicas para hacer funcionar la plataforma</w:t>
      </w:r>
      <w:r w:rsidR="009D06C0">
        <w:t>.</w:t>
      </w:r>
      <w:r w:rsidR="00002742">
        <w:t xml:space="preserve"> En uno de los puertos USB se conecta el WiFi, y en los terminales SDA y SCL las conexiones al multiplexor I2C y los sensores IMU</w:t>
      </w:r>
    </w:p>
    <w:p w14:paraId="519681D8" w14:textId="1A706900" w:rsidR="009D06C0" w:rsidRDefault="00093B1A" w:rsidP="00FB52CD">
      <w:pPr>
        <w:pStyle w:val="normalhere"/>
      </w:pPr>
      <w:r>
        <w:lastRenderedPageBreak/>
        <w:t xml:space="preserve">Fue necesario desarrollar un </w:t>
      </w:r>
      <w:r w:rsidRPr="00093B1A">
        <w:rPr>
          <w:i/>
        </w:rPr>
        <w:t>breakout board</w:t>
      </w:r>
      <w:r>
        <w:t xml:space="preserve"> para el multiplexor PCA9547, debido a que su encapsulado es de montaje superficial.</w:t>
      </w:r>
      <w:r w:rsidR="00002742">
        <w:t xml:space="preserve"> El esquemático del anexo </w:t>
      </w:r>
      <w:r w:rsidR="00481CD2">
        <w:t>9.1</w:t>
      </w:r>
      <w:r w:rsidR="00002742">
        <w:t xml:space="preserve"> muestra la circuitería necesaria para el multiplexor. El objetivo de esta placa es tener acceso simple a conectar uno o más sensores. Para esto, se habilitaron pines (</w:t>
      </w:r>
      <w:r w:rsidR="00002742" w:rsidRPr="00002742">
        <w:rPr>
          <w:i/>
        </w:rPr>
        <w:t>headers</w:t>
      </w:r>
      <w:r w:rsidR="00002742">
        <w:t>) para conectores IDC de cable plano, de 5x2 pines. Esto permite realizar la conexión de los sensores en forma reversible, por tanto el usuario no puede conectar en forma errónea el dispositivo.</w:t>
      </w:r>
    </w:p>
    <w:p w14:paraId="04C79143" w14:textId="4E86DC5F" w:rsidR="00002742" w:rsidRDefault="00002742" w:rsidP="00FB52CD">
      <w:pPr>
        <w:pStyle w:val="normalhere"/>
      </w:pPr>
    </w:p>
    <w:p w14:paraId="70B7F6DB" w14:textId="7320DE5A" w:rsidR="00431330" w:rsidRDefault="00481CD2" w:rsidP="00FB52CD">
      <w:pPr>
        <w:pStyle w:val="normalhere"/>
      </w:pPr>
      <w:r>
        <w:t xml:space="preserve">A pesar de no tener la misma topología que los </w:t>
      </w:r>
      <w:r>
        <w:rPr>
          <w:i/>
        </w:rPr>
        <w:t>S</w:t>
      </w:r>
      <w:r w:rsidRPr="00481CD2">
        <w:rPr>
          <w:i/>
        </w:rPr>
        <w:t>hield</w:t>
      </w:r>
      <w:r>
        <w:t xml:space="preserve"> R3 de Arduino, en el diseño se consideró mantener las dimensiones dentro del área de prototipo de los </w:t>
      </w:r>
      <w:r w:rsidRPr="00481CD2">
        <w:rPr>
          <w:i/>
        </w:rPr>
        <w:t>Shields</w:t>
      </w:r>
      <w:r>
        <w:t>. Esto permitirá portabilidad a las plataformas de desarrollo ya utilizadas, específicamente la plataforma Nucleo F401RE, que se postula como el mejor candidato para una solución final embebida.</w:t>
      </w:r>
    </w:p>
    <w:p w14:paraId="2D67626B" w14:textId="77777777" w:rsidR="00431330" w:rsidRDefault="00431330" w:rsidP="00FB52CD">
      <w:pPr>
        <w:pStyle w:val="normalhere"/>
      </w:pPr>
    </w:p>
    <w:p w14:paraId="0DCB2E1A" w14:textId="139DB346" w:rsidR="00C41DE4" w:rsidRPr="00FB52CD" w:rsidRDefault="000072D2" w:rsidP="00FB52CD">
      <w:pPr>
        <w:pStyle w:val="normalhere"/>
      </w:pPr>
      <w:r>
        <w:t>Para energizar la plataforma de desarrollo, se utilizó una batería recargable externa de 2800m</w:t>
      </w:r>
      <w:del w:id="446" w:author="SSepulveda" w:date="2014-12-16T07:49:00Z">
        <w:r w:rsidDel="009A017E">
          <w:delText>h</w:delText>
        </w:r>
      </w:del>
      <w:r>
        <w:t>A</w:t>
      </w:r>
      <w:ins w:id="447" w:author="SSepulveda" w:date="2014-12-16T07:49:00Z">
        <w:r w:rsidR="009A017E">
          <w:t>h</w:t>
        </w:r>
      </w:ins>
      <w:r>
        <w:t>, con la cual se logró hasta 2 horas de adquisición continua, sin implementar ningún tipo de ahorro energético.</w:t>
      </w:r>
    </w:p>
    <w:p w14:paraId="0F03F071" w14:textId="77777777" w:rsidR="00C41DE4" w:rsidRDefault="00C41DE4" w:rsidP="000A3420">
      <w:pPr>
        <w:pStyle w:val="normalhere"/>
      </w:pPr>
    </w:p>
    <w:p w14:paraId="04E9545C" w14:textId="05DDD998" w:rsidR="00FF087D" w:rsidRDefault="00CD577A" w:rsidP="000A3420">
      <w:pPr>
        <w:pStyle w:val="normalhere"/>
      </w:pPr>
      <w:r>
        <w:rPr>
          <w:noProof/>
        </w:rPr>
        <w:pict w14:anchorId="2DD318BE">
          <v:shape id="_x0000_s1033" type="#_x0000_t202" style="position:absolute;left:0;text-align:left;margin-left:29.15pt;margin-top:272.15pt;width:345.75pt;height:.05pt;z-index:251660800;mso-position-horizontal-relative:text;mso-position-vertical-relative:text" stroked="f">
            <v:textbox style="mso-next-textbox:#_x0000_s1033;mso-fit-shape-to-text:t" inset="0,0,0,0">
              <w:txbxContent>
                <w:p w14:paraId="1668FCC7" w14:textId="7AB0B135" w:rsidR="0075155C" w:rsidRPr="0089694B" w:rsidRDefault="0075155C" w:rsidP="00775A97">
                  <w:pPr>
                    <w:pStyle w:val="fig"/>
                    <w:rPr>
                      <w:noProof/>
                    </w:rPr>
                  </w:pPr>
                  <w:bookmarkStart w:id="448" w:name="_Ref404156053"/>
                  <w:r>
                    <w:t xml:space="preserve">Figura </w:t>
                  </w:r>
                  <w:r w:rsidR="00CD577A">
                    <w:fldChar w:fldCharType="begin"/>
                  </w:r>
                  <w:r w:rsidR="00CD577A">
                    <w:instrText xml:space="preserve"> SEQ Figura \* ARABIC </w:instrText>
                  </w:r>
                  <w:r w:rsidR="00CD577A">
                    <w:fldChar w:fldCharType="separate"/>
                  </w:r>
                  <w:r>
                    <w:rPr>
                      <w:noProof/>
                    </w:rPr>
                    <w:t>9</w:t>
                  </w:r>
                  <w:r w:rsidR="00CD577A">
                    <w:rPr>
                      <w:noProof/>
                    </w:rPr>
                    <w:fldChar w:fldCharType="end"/>
                  </w:r>
                  <w:bookmarkEnd w:id="448"/>
                  <w:r>
                    <w:t xml:space="preserve"> - Representación del diseño del enclosure para LSM9DS0</w:t>
                  </w:r>
                </w:p>
              </w:txbxContent>
            </v:textbox>
            <w10:wrap type="topAndBottom"/>
          </v:shape>
        </w:pict>
      </w:r>
      <w:r w:rsidR="0005441C">
        <w:rPr>
          <w:noProof/>
          <w:lang w:val="en-US" w:eastAsia="en-US"/>
        </w:rPr>
        <w:drawing>
          <wp:anchor distT="0" distB="0" distL="114300" distR="114300" simplePos="0" relativeHeight="251644416" behindDoc="0" locked="0" layoutInCell="1" allowOverlap="1" wp14:anchorId="4882228C" wp14:editId="7154C7C4">
            <wp:simplePos x="0" y="0"/>
            <wp:positionH relativeFrom="column">
              <wp:posOffset>370561</wp:posOffset>
            </wp:positionH>
            <wp:positionV relativeFrom="paragraph">
              <wp:posOffset>1077950</wp:posOffset>
            </wp:positionV>
            <wp:extent cx="4391025" cy="23215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png"/>
                    <pic:cNvPicPr/>
                  </pic:nvPicPr>
                  <pic:blipFill>
                    <a:blip r:embed="rId22">
                      <a:extLst>
                        <a:ext uri="{28A0092B-C50C-407E-A947-70E740481C1C}">
                          <a14:useLocalDpi xmlns:a14="http://schemas.microsoft.com/office/drawing/2010/main" val="0"/>
                        </a:ext>
                      </a:extLst>
                    </a:blip>
                    <a:stretch>
                      <a:fillRect/>
                    </a:stretch>
                  </pic:blipFill>
                  <pic:spPr>
                    <a:xfrm>
                      <a:off x="0" y="0"/>
                      <a:ext cx="4391025" cy="2321560"/>
                    </a:xfrm>
                    <a:prstGeom prst="rect">
                      <a:avLst/>
                    </a:prstGeom>
                  </pic:spPr>
                </pic:pic>
              </a:graphicData>
            </a:graphic>
            <wp14:sizeRelH relativeFrom="page">
              <wp14:pctWidth>0</wp14:pctWidth>
            </wp14:sizeRelH>
            <wp14:sizeRelV relativeFrom="page">
              <wp14:pctHeight>0</wp14:pctHeight>
            </wp14:sizeRelV>
          </wp:anchor>
        </w:drawing>
      </w:r>
      <w:r w:rsidR="007E0A99">
        <w:t xml:space="preserve">Para proteger la electrónica, se utilizó un </w:t>
      </w:r>
      <w:r w:rsidR="007E0A99" w:rsidRPr="00FB52CD">
        <w:rPr>
          <w:i/>
        </w:rPr>
        <w:t>enclosure</w:t>
      </w:r>
      <w:r w:rsidR="007E0A99">
        <w:t xml:space="preserve"> acrílico para la plataforma RPi, mientras que para cada uno de los sensores se fabricó una caja que permitiera proteger al </w:t>
      </w:r>
      <w:r w:rsidR="000072D2">
        <w:rPr>
          <w:i/>
        </w:rPr>
        <w:t>break</w:t>
      </w:r>
      <w:r w:rsidR="00A1007C" w:rsidRPr="00FB52CD">
        <w:rPr>
          <w:i/>
        </w:rPr>
        <w:t>out</w:t>
      </w:r>
      <w:r w:rsidR="000072D2">
        <w:rPr>
          <w:i/>
        </w:rPr>
        <w:t xml:space="preserve"> board</w:t>
      </w:r>
      <w:r w:rsidR="00A1007C">
        <w:t xml:space="preserve"> del </w:t>
      </w:r>
      <w:r w:rsidR="007E0A99">
        <w:t>sensor</w:t>
      </w:r>
      <w:r w:rsidR="00A1007C">
        <w:t xml:space="preserve"> LSM9DS0</w:t>
      </w:r>
      <w:r w:rsidR="007E0A99">
        <w:t xml:space="preserve"> y aislar sus conexiones del sujeto de pruebas, junto con la posibilidad de sujetar el dispositivo mediante velcros a los difer</w:t>
      </w:r>
      <w:r w:rsidR="000072D2">
        <w:t xml:space="preserve">entes segmentos del cuerpo. La </w:t>
      </w:r>
      <w:r w:rsidR="000072D2">
        <w:fldChar w:fldCharType="begin"/>
      </w:r>
      <w:r w:rsidR="000072D2">
        <w:instrText xml:space="preserve"> REF _Ref404156053 \h </w:instrText>
      </w:r>
      <w:r w:rsidR="000072D2">
        <w:fldChar w:fldCharType="separate"/>
      </w:r>
      <w:r w:rsidR="00CA29B9">
        <w:t xml:space="preserve">Figura </w:t>
      </w:r>
      <w:r w:rsidR="00CA29B9">
        <w:rPr>
          <w:noProof/>
        </w:rPr>
        <w:t>9</w:t>
      </w:r>
      <w:r w:rsidR="000072D2">
        <w:fldChar w:fldCharType="end"/>
      </w:r>
      <w:r w:rsidR="000072D2">
        <w:t xml:space="preserve"> </w:t>
      </w:r>
      <w:r w:rsidR="00A219E4">
        <w:t xml:space="preserve">muestra una representación de la caja, mientras que en el anexo </w:t>
      </w:r>
      <w:r w:rsidR="00415484">
        <w:t>9.</w:t>
      </w:r>
      <w:r w:rsidR="00AA210E">
        <w:t>3</w:t>
      </w:r>
      <w:r w:rsidR="00A219E4">
        <w:t xml:space="preserve"> se incluyen los esquemáticos del dispositivo. El modelo se imprimió en una impresora 3D MCube</w:t>
      </w:r>
      <w:r w:rsidR="006335A2">
        <w:t xml:space="preserve"> 2,</w:t>
      </w:r>
      <w:r w:rsidR="00A219E4">
        <w:t xml:space="preserve"> </w:t>
      </w:r>
      <w:r w:rsidR="006335A2">
        <w:t xml:space="preserve">utilizando como </w:t>
      </w:r>
      <w:r w:rsidR="00A219E4">
        <w:t>material PLA.</w:t>
      </w:r>
    </w:p>
    <w:p w14:paraId="0655F2F7" w14:textId="09EB63FC" w:rsidR="00FF087D" w:rsidRDefault="00FF087D" w:rsidP="00FB52CD">
      <w:pPr>
        <w:pStyle w:val="Ttulo3"/>
      </w:pPr>
      <w:bookmarkStart w:id="449" w:name="_Toc404230845"/>
      <w:r>
        <w:t>Firmware del dispositivo</w:t>
      </w:r>
      <w:bookmarkEnd w:id="449"/>
    </w:p>
    <w:p w14:paraId="7B22E3AC" w14:textId="35C260F6" w:rsidR="00D075B9" w:rsidRDefault="00D075B9" w:rsidP="00D075B9">
      <w:pPr>
        <w:pStyle w:val="normalhere"/>
        <w:ind w:left="720"/>
      </w:pPr>
      <w:r>
        <w:t xml:space="preserve">Como firmware de la plataforma de desarrollo RPi, se instaló la distribución Debian GNU/Linux con soporte para punto flotante por Hardware (Linux 3.12.28+ armv6l). Tras la instalación, se habilitó el servidor SSH para acceder en forma remota a través de Ethernet. Siguiendo la documentación para instalar RTIMULib en RPi </w:t>
      </w:r>
      <w:r w:rsidR="00115415">
        <w:t xml:space="preserve">disponibles en el repositorio de la </w:t>
      </w:r>
      <w:del w:id="450" w:author="SSepulveda" w:date="2014-12-16T07:48:00Z">
        <w:r w:rsidR="00115415" w:rsidDel="009A017E">
          <w:delText>libería</w:delText>
        </w:r>
      </w:del>
      <w:ins w:id="451" w:author="SSepulveda" w:date="2014-12-16T07:48:00Z">
        <w:r w:rsidR="009A017E">
          <w:t>librería</w:t>
        </w:r>
      </w:ins>
      <w:r w:rsidR="00115415">
        <w:t>:</w:t>
      </w:r>
    </w:p>
    <w:p w14:paraId="04853633" w14:textId="77777777" w:rsidR="00D075B9" w:rsidRDefault="00D075B9" w:rsidP="00BC4B5E">
      <w:pPr>
        <w:pStyle w:val="normalhere"/>
        <w:numPr>
          <w:ilvl w:val="0"/>
          <w:numId w:val="13"/>
        </w:numPr>
      </w:pPr>
      <w:r>
        <w:t xml:space="preserve">Se debe habilitar el puerto I2C agregando los módulos del kernel </w:t>
      </w:r>
      <w:r w:rsidRPr="00C1040C">
        <w:rPr>
          <w:i/>
        </w:rPr>
        <w:t>i2c-bcm2708</w:t>
      </w:r>
      <w:r>
        <w:t xml:space="preserve"> e </w:t>
      </w:r>
      <w:r w:rsidRPr="00C1040C">
        <w:rPr>
          <w:i/>
        </w:rPr>
        <w:t>i2c-dev</w:t>
      </w:r>
      <w:r>
        <w:t xml:space="preserve"> en el archivo de configuración </w:t>
      </w:r>
      <w:r w:rsidRPr="00C1040C">
        <w:rPr>
          <w:i/>
        </w:rPr>
        <w:t>/etc/modules</w:t>
      </w:r>
      <w:r>
        <w:t>.</w:t>
      </w:r>
    </w:p>
    <w:p w14:paraId="057CE79F" w14:textId="77777777" w:rsidR="00D075B9" w:rsidRDefault="00D075B9" w:rsidP="00BC4B5E">
      <w:pPr>
        <w:pStyle w:val="normalhere"/>
        <w:numPr>
          <w:ilvl w:val="0"/>
          <w:numId w:val="13"/>
        </w:numPr>
      </w:pPr>
      <w:r>
        <w:t xml:space="preserve">Instalar el paquete </w:t>
      </w:r>
      <w:r w:rsidRPr="00C1040C">
        <w:rPr>
          <w:i/>
        </w:rPr>
        <w:t>i2c-tools</w:t>
      </w:r>
      <w:r>
        <w:t xml:space="preserve"> a través del gestor de paquetes de Debian.</w:t>
      </w:r>
    </w:p>
    <w:p w14:paraId="23CE6EDE" w14:textId="77777777" w:rsidR="00D075B9" w:rsidRDefault="00D075B9" w:rsidP="00D075B9">
      <w:pPr>
        <w:pStyle w:val="normalhere"/>
        <w:ind w:left="1440"/>
      </w:pPr>
    </w:p>
    <w:p w14:paraId="418005A7"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lang w:val="en-US"/>
        </w:rPr>
      </w:pPr>
      <w:r w:rsidRPr="00704B7C">
        <w:rPr>
          <w:rFonts w:ascii="Consolas" w:hAnsi="Consolas" w:cs="Consolas"/>
          <w:sz w:val="18"/>
          <w:szCs w:val="18"/>
          <w:lang w:val="en-US"/>
        </w:rPr>
        <w:t>apt-get install i2c-tools</w:t>
      </w:r>
    </w:p>
    <w:p w14:paraId="425205AB" w14:textId="77777777" w:rsidR="00D075B9" w:rsidRDefault="00D075B9" w:rsidP="00D075B9">
      <w:pPr>
        <w:pStyle w:val="normalhere"/>
      </w:pPr>
    </w:p>
    <w:p w14:paraId="5FB041E4" w14:textId="7D0E9C26" w:rsidR="00D075B9" w:rsidRDefault="00D075B9" w:rsidP="00BC4B5E">
      <w:pPr>
        <w:pStyle w:val="normalhere"/>
        <w:numPr>
          <w:ilvl w:val="0"/>
          <w:numId w:val="13"/>
        </w:numPr>
      </w:pPr>
      <w:r>
        <w:t xml:space="preserve">Es recomendable dar privilegios a los usuarios normales para acceder a los canales I2C. Esto se puede lograr creando una regla </w:t>
      </w:r>
      <w:r w:rsidRPr="004D7012">
        <w:rPr>
          <w:i/>
        </w:rPr>
        <w:t>udev</w:t>
      </w:r>
      <w:r>
        <w:t xml:space="preserve"> con la línea</w:t>
      </w:r>
      <w:ins w:id="452" w:author="SSepulveda" w:date="2014-12-16T07:48:00Z">
        <w:r w:rsidR="009A017E">
          <w:t>.</w:t>
        </w:r>
      </w:ins>
    </w:p>
    <w:p w14:paraId="07DCC0B1" w14:textId="77777777" w:rsidR="00D075B9" w:rsidRDefault="00D075B9" w:rsidP="00D075B9">
      <w:pPr>
        <w:pStyle w:val="normalhere"/>
        <w:ind w:left="1440"/>
      </w:pPr>
    </w:p>
    <w:p w14:paraId="3AD8F941" w14:textId="77777777" w:rsidR="00D075B9" w:rsidRPr="00C1040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C1040C">
        <w:rPr>
          <w:rFonts w:ascii="Consolas" w:hAnsi="Consolas" w:cs="Consolas"/>
          <w:sz w:val="18"/>
          <w:szCs w:val="18"/>
        </w:rPr>
        <w:t>KERNEL=="i2c-[0-7]",MODE="0666"</w:t>
      </w:r>
    </w:p>
    <w:p w14:paraId="30DEF9DF" w14:textId="77777777" w:rsidR="00D075B9" w:rsidRDefault="00D075B9" w:rsidP="00D075B9">
      <w:pPr>
        <w:pStyle w:val="normalhere"/>
        <w:ind w:left="1440"/>
      </w:pPr>
    </w:p>
    <w:p w14:paraId="7524AFE2" w14:textId="34895564" w:rsidR="00D075B9" w:rsidRDefault="00D075B9" w:rsidP="00BC4B5E">
      <w:pPr>
        <w:pStyle w:val="normalhere"/>
        <w:numPr>
          <w:ilvl w:val="0"/>
          <w:numId w:val="13"/>
        </w:numPr>
      </w:pPr>
      <w:r>
        <w:t xml:space="preserve">Para habilitar la máxima velocidad del canal I2C, se debe agregar la siguiente configuración al archivo </w:t>
      </w:r>
      <w:r w:rsidRPr="004D7012">
        <w:rPr>
          <w:i/>
        </w:rPr>
        <w:t>/e</w:t>
      </w:r>
      <w:r w:rsidRPr="004D7012">
        <w:rPr>
          <w:i/>
        </w:rPr>
        <w:tab/>
        <w:t>tc/modprobe.d/i2c.conf</w:t>
      </w:r>
      <w:r>
        <w:t xml:space="preserve"> para configurar el m</w:t>
      </w:r>
      <w:ins w:id="453" w:author="SSepulveda" w:date="2014-12-16T07:48:00Z">
        <w:r w:rsidR="009A017E">
          <w:t>ó</w:t>
        </w:r>
      </w:ins>
      <w:del w:id="454" w:author="SSepulveda" w:date="2014-12-16T07:48:00Z">
        <w:r w:rsidDel="009A017E">
          <w:delText>o</w:delText>
        </w:r>
      </w:del>
      <w:r>
        <w:t xml:space="preserve">dulo del kernel en </w:t>
      </w:r>
      <w:r w:rsidRPr="00C1040C">
        <w:rPr>
          <w:i/>
        </w:rPr>
        <w:t>fastmode</w:t>
      </w:r>
      <w:r>
        <w:t>.</w:t>
      </w:r>
    </w:p>
    <w:p w14:paraId="1B7C6312" w14:textId="77777777" w:rsidR="00D075B9" w:rsidRDefault="00D075B9" w:rsidP="00D075B9">
      <w:pPr>
        <w:pStyle w:val="normalhere"/>
        <w:ind w:left="1440"/>
      </w:pPr>
    </w:p>
    <w:p w14:paraId="0DF167A8" w14:textId="77777777" w:rsidR="00D075B9" w:rsidRPr="00C1040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C1040C">
        <w:rPr>
          <w:rFonts w:ascii="Consolas" w:hAnsi="Consolas" w:cs="Consolas"/>
          <w:sz w:val="18"/>
          <w:szCs w:val="18"/>
        </w:rPr>
        <w:t>options i2c_bcm2708 baudrate=400000</w:t>
      </w:r>
    </w:p>
    <w:p w14:paraId="012261C4" w14:textId="77777777" w:rsidR="00D075B9" w:rsidRDefault="00D075B9" w:rsidP="00D075B9">
      <w:pPr>
        <w:pStyle w:val="normalhere"/>
        <w:ind w:left="1440"/>
      </w:pPr>
    </w:p>
    <w:p w14:paraId="1F0D457E" w14:textId="77777777" w:rsidR="00D075B9" w:rsidRDefault="00D075B9" w:rsidP="00BC4B5E">
      <w:pPr>
        <w:pStyle w:val="normalhere"/>
        <w:numPr>
          <w:ilvl w:val="0"/>
          <w:numId w:val="13"/>
        </w:numPr>
      </w:pPr>
      <w:r>
        <w:t>Clonar el repositorio git para obtener la última versión de RTIMULib</w:t>
      </w:r>
    </w:p>
    <w:p w14:paraId="5B2FA979" w14:textId="77777777" w:rsidR="00D075B9" w:rsidRDefault="00D075B9" w:rsidP="00D075B9">
      <w:pPr>
        <w:pStyle w:val="normalhere"/>
        <w:ind w:left="1440"/>
      </w:pPr>
    </w:p>
    <w:p w14:paraId="4E855CDD"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lang w:val="en-US"/>
        </w:rPr>
      </w:pPr>
      <w:r w:rsidRPr="00704B7C">
        <w:rPr>
          <w:rFonts w:ascii="Consolas" w:hAnsi="Consolas" w:cs="Consolas"/>
          <w:sz w:val="18"/>
          <w:szCs w:val="18"/>
          <w:lang w:val="en-US"/>
        </w:rPr>
        <w:t>git clone https://github.com/richards-tech/RTIMULib.git</w:t>
      </w:r>
    </w:p>
    <w:p w14:paraId="6D485A9B" w14:textId="77777777" w:rsidR="00D075B9" w:rsidRPr="00704B7C" w:rsidRDefault="00D075B9" w:rsidP="00D075B9">
      <w:pPr>
        <w:pStyle w:val="normalhere"/>
        <w:ind w:left="1440"/>
        <w:rPr>
          <w:lang w:val="en-US"/>
        </w:rPr>
      </w:pPr>
    </w:p>
    <w:p w14:paraId="0BC8E1BA" w14:textId="77777777" w:rsidR="00D075B9" w:rsidRDefault="00D075B9" w:rsidP="00BC4B5E">
      <w:pPr>
        <w:pStyle w:val="normalhere"/>
        <w:numPr>
          <w:ilvl w:val="0"/>
          <w:numId w:val="13"/>
        </w:numPr>
      </w:pPr>
      <w:r>
        <w:t>En la carpeta donde fue clonado el repositorio, compilar la librería</w:t>
      </w:r>
    </w:p>
    <w:p w14:paraId="348841F6" w14:textId="77777777" w:rsidR="00D075B9" w:rsidRDefault="00D075B9" w:rsidP="00D075B9">
      <w:pPr>
        <w:pStyle w:val="normalhere"/>
        <w:ind w:left="1440"/>
      </w:pPr>
    </w:p>
    <w:p w14:paraId="6A574658"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704B7C">
        <w:rPr>
          <w:rFonts w:ascii="Consolas" w:hAnsi="Consolas" w:cs="Consolas"/>
          <w:sz w:val="18"/>
          <w:szCs w:val="18"/>
        </w:rPr>
        <w:t>make</w:t>
      </w:r>
    </w:p>
    <w:p w14:paraId="31327EDA" w14:textId="77777777" w:rsidR="00D075B9" w:rsidRDefault="00D075B9" w:rsidP="00D075B9">
      <w:pPr>
        <w:pStyle w:val="normalhere"/>
        <w:ind w:left="1440"/>
      </w:pPr>
    </w:p>
    <w:p w14:paraId="793945B6" w14:textId="77777777" w:rsidR="00D075B9" w:rsidRDefault="00D075B9" w:rsidP="00BC4B5E">
      <w:pPr>
        <w:pStyle w:val="normalhere"/>
        <w:numPr>
          <w:ilvl w:val="0"/>
          <w:numId w:val="13"/>
        </w:numPr>
      </w:pPr>
      <w:r>
        <w:t>Finalizada la compilación, se puede realizar la instalación para el sistema completo</w:t>
      </w:r>
    </w:p>
    <w:p w14:paraId="25345320" w14:textId="77777777" w:rsidR="00D075B9" w:rsidRDefault="00D075B9" w:rsidP="00D075B9">
      <w:pPr>
        <w:pStyle w:val="normalhere"/>
        <w:ind w:left="1440"/>
      </w:pPr>
    </w:p>
    <w:p w14:paraId="6365BDC7"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704B7C">
        <w:rPr>
          <w:rFonts w:ascii="Consolas" w:hAnsi="Consolas" w:cs="Consolas"/>
          <w:sz w:val="18"/>
          <w:szCs w:val="18"/>
        </w:rPr>
        <w:t>sudo make install</w:t>
      </w:r>
    </w:p>
    <w:p w14:paraId="512E5C40" w14:textId="77777777" w:rsidR="00D075B9" w:rsidRDefault="00D075B9" w:rsidP="00D075B9">
      <w:pPr>
        <w:pStyle w:val="normalhere"/>
        <w:ind w:left="1440"/>
      </w:pPr>
    </w:p>
    <w:p w14:paraId="7A95DEBC" w14:textId="77777777" w:rsidR="00D075B9" w:rsidRDefault="00D075B9" w:rsidP="00BC4B5E">
      <w:pPr>
        <w:pStyle w:val="normalhere"/>
        <w:numPr>
          <w:ilvl w:val="0"/>
          <w:numId w:val="13"/>
        </w:numPr>
      </w:pPr>
      <w:r>
        <w:t>Tras reiniciar el RPi, se puede utilizar la librería desde la línea de comandos. Dentro de la carpeta donde fue clonada la librería, se encuentra una subcarpeta llamada “</w:t>
      </w:r>
      <w:r w:rsidRPr="00704B7C">
        <w:rPr>
          <w:i/>
        </w:rPr>
        <w:t>Python</w:t>
      </w:r>
      <w:r>
        <w:t>”, que entrega los enlaces de la librería compilada en C a Cython, para ser utilizada en Python.</w:t>
      </w:r>
    </w:p>
    <w:p w14:paraId="628ECA2E" w14:textId="404C1CE5" w:rsidR="00D075B9" w:rsidRDefault="00D075B9" w:rsidP="00BC4B5E">
      <w:pPr>
        <w:pStyle w:val="normalhere"/>
        <w:numPr>
          <w:ilvl w:val="0"/>
          <w:numId w:val="13"/>
        </w:numPr>
      </w:pPr>
      <w:r>
        <w:t>Posteriormente</w:t>
      </w:r>
      <w:ins w:id="455" w:author="SSepulveda" w:date="2014-12-16T07:50:00Z">
        <w:r w:rsidR="009A017E">
          <w:t>,</w:t>
        </w:r>
      </w:ins>
      <w:r>
        <w:t xml:space="preserve"> se configura el RPi como punto de acceso WiFi. Para ello</w:t>
      </w:r>
      <w:del w:id="456" w:author="SSepulveda" w:date="2014-12-16T07:50:00Z">
        <w:r w:rsidDel="009A017E">
          <w:delText>s</w:delText>
        </w:r>
      </w:del>
      <w:ins w:id="457" w:author="SSepulveda" w:date="2014-12-16T07:50:00Z">
        <w:r w:rsidR="009A017E">
          <w:t>,</w:t>
        </w:r>
      </w:ins>
      <w:r>
        <w:t xml:space="preserve"> se debe conectar el dispositivo USB WiFi e instalar y configurar los servicios </w:t>
      </w:r>
      <w:r w:rsidRPr="00704B7C">
        <w:rPr>
          <w:i/>
        </w:rPr>
        <w:t>hostapd</w:t>
      </w:r>
      <w:r>
        <w:t xml:space="preserve"> y </w:t>
      </w:r>
      <w:r w:rsidRPr="00704B7C">
        <w:rPr>
          <w:i/>
        </w:rPr>
        <w:t>udchpd</w:t>
      </w:r>
      <w:r w:rsidR="00115415">
        <w:t>.</w:t>
      </w:r>
    </w:p>
    <w:p w14:paraId="1AEF3888" w14:textId="77777777" w:rsidR="00D075B9" w:rsidRDefault="00D075B9" w:rsidP="00D075B9">
      <w:pPr>
        <w:pStyle w:val="normalhere"/>
        <w:ind w:left="1440"/>
      </w:pPr>
    </w:p>
    <w:p w14:paraId="66586982"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DE672A">
        <w:rPr>
          <w:rFonts w:ascii="Consolas" w:hAnsi="Consolas" w:cs="Consolas"/>
          <w:sz w:val="18"/>
          <w:szCs w:val="18"/>
        </w:rPr>
        <w:t>apt-get install hostapd udhcpd</w:t>
      </w:r>
    </w:p>
    <w:p w14:paraId="5A6282F1" w14:textId="77777777" w:rsidR="000C73EC" w:rsidRDefault="000C73EC" w:rsidP="000C73EC">
      <w:pPr>
        <w:pStyle w:val="normalhere"/>
        <w:tabs>
          <w:tab w:val="left" w:pos="5928"/>
        </w:tabs>
        <w:ind w:left="1440"/>
      </w:pPr>
    </w:p>
    <w:p w14:paraId="2BA936EC" w14:textId="0F663810" w:rsidR="007E0A99" w:rsidRDefault="000C73EC" w:rsidP="00BC4B5E">
      <w:pPr>
        <w:pStyle w:val="normalhere"/>
        <w:numPr>
          <w:ilvl w:val="0"/>
          <w:numId w:val="13"/>
        </w:numPr>
        <w:tabs>
          <w:tab w:val="left" w:pos="5928"/>
        </w:tabs>
      </w:pPr>
      <w:r>
        <w:t xml:space="preserve">Finalmente, para mantener al dispositivo con el servidor funcionando y ser manejado como un servicio del sistema, se creó un demonio </w:t>
      </w:r>
      <w:r w:rsidR="00115415">
        <w:t>que inicia el servidor y lo reinicia en caso de fallas</w:t>
      </w:r>
      <w:r>
        <w:t>.</w:t>
      </w:r>
    </w:p>
    <w:p w14:paraId="5B736232" w14:textId="33C7BB7F" w:rsidR="00FF087D" w:rsidRDefault="00582042">
      <w:pPr>
        <w:pStyle w:val="Ttulo3"/>
      </w:pPr>
      <w:bookmarkStart w:id="458" w:name="_Toc404230846"/>
      <w:r>
        <w:t>Software del dispositivo</w:t>
      </w:r>
      <w:bookmarkEnd w:id="458"/>
    </w:p>
    <w:p w14:paraId="7FE97E92" w14:textId="520A2E32" w:rsidR="00415484" w:rsidRDefault="00415484" w:rsidP="00FB52CD">
      <w:pPr>
        <w:pStyle w:val="normalhere"/>
      </w:pPr>
      <w:r>
        <w:t xml:space="preserve">Para probar los algoritmos de fusión y </w:t>
      </w:r>
      <w:del w:id="459" w:author="SSepulveda" w:date="2014-12-16T07:50:00Z">
        <w:r w:rsidDel="009A017E">
          <w:delText xml:space="preserve">de </w:delText>
        </w:r>
      </w:del>
      <w:r>
        <w:t>verificar las velocidades de transferencia de información, se desarrolló un software que fuera capaz de graficar en tiempo real datos recibidos a través de un puerto serial y registrarla junto con el tiempo de arribo</w:t>
      </w:r>
      <w:ins w:id="460" w:author="SSepulveda" w:date="2014-12-16T07:51:00Z">
        <w:r w:rsidR="008E3A96">
          <w:t xml:space="preserve"> al registro</w:t>
        </w:r>
      </w:ins>
      <w:ins w:id="461" w:author="SSepulveda" w:date="2014-12-16T07:50:00Z">
        <w:r w:rsidR="00087FE9">
          <w:t xml:space="preserve"> (</w:t>
        </w:r>
        <w:r w:rsidR="00087FE9" w:rsidRPr="00087FE9">
          <w:rPr>
            <w:i/>
            <w:rPrChange w:id="462" w:author="SSepulveda" w:date="2014-12-16T07:50:00Z">
              <w:rPr/>
            </w:rPrChange>
          </w:rPr>
          <w:t>time</w:t>
        </w:r>
      </w:ins>
      <w:ins w:id="463" w:author="SSepulveda" w:date="2014-12-16T07:51:00Z">
        <w:r w:rsidR="00087FE9">
          <w:rPr>
            <w:i/>
          </w:rPr>
          <w:t xml:space="preserve"> </w:t>
        </w:r>
      </w:ins>
      <w:ins w:id="464" w:author="SSepulveda" w:date="2014-12-16T07:50:00Z">
        <w:r w:rsidR="00087FE9" w:rsidRPr="00087FE9">
          <w:rPr>
            <w:i/>
            <w:rPrChange w:id="465" w:author="SSepulveda" w:date="2014-12-16T07:50:00Z">
              <w:rPr/>
            </w:rPrChange>
          </w:rPr>
          <w:t>stamp</w:t>
        </w:r>
        <w:r w:rsidR="00087FE9">
          <w:t>)</w:t>
        </w:r>
      </w:ins>
      <w:r>
        <w:t>.</w:t>
      </w:r>
    </w:p>
    <w:p w14:paraId="151CECC7" w14:textId="77777777" w:rsidR="00753C36" w:rsidRDefault="00753C36" w:rsidP="00FB52CD">
      <w:pPr>
        <w:pStyle w:val="normalhere"/>
      </w:pPr>
    </w:p>
    <w:p w14:paraId="1118A733" w14:textId="0818451F" w:rsidR="00753C36" w:rsidRDefault="00753C36" w:rsidP="00FB52CD">
      <w:pPr>
        <w:pStyle w:val="normalhere"/>
      </w:pPr>
      <w:r>
        <w:lastRenderedPageBreak/>
        <w:t xml:space="preserve">En busca de portabilidad y facilidad de desarrollo, se desarrolló en Python una aplicación capaz de cumplir estos requisitos. En primera instancia, se revisaron las diferentes alternativas mediante librerías o </w:t>
      </w:r>
      <w:r w:rsidRPr="00753C36">
        <w:rPr>
          <w:i/>
        </w:rPr>
        <w:t>frameworks</w:t>
      </w:r>
      <w:r>
        <w:t xml:space="preserve"> para graficar los datos y desarrollar la interfaz de usuario. El </w:t>
      </w:r>
      <w:r w:rsidRPr="004008F7">
        <w:rPr>
          <w:i/>
        </w:rPr>
        <w:t>framework</w:t>
      </w:r>
      <w:r>
        <w:t xml:space="preserve"> Qt</w:t>
      </w:r>
      <w:r w:rsidR="004008F7">
        <w:t>4</w:t>
      </w:r>
      <w:r>
        <w:t xml:space="preserve"> permite diseñar en forma rápida interfaces de usuario que son multiplataforma. Adicionalmente, entrega un API amplia para interactuar con los diferentes elementos de la interfaz. Una vez seleccionado Qt</w:t>
      </w:r>
      <w:r w:rsidR="004008F7">
        <w:t>4</w:t>
      </w:r>
      <w:r>
        <w:t xml:space="preserve"> como gestor de la interfaz, se buscaron alternativas para graficar en tiempo real. Entre ellas:</w:t>
      </w:r>
    </w:p>
    <w:p w14:paraId="613CD334" w14:textId="040FF40B" w:rsidR="00753C36" w:rsidRDefault="00753C36" w:rsidP="00BC4B5E">
      <w:pPr>
        <w:pStyle w:val="normalhere"/>
        <w:numPr>
          <w:ilvl w:val="0"/>
          <w:numId w:val="14"/>
        </w:numPr>
      </w:pPr>
      <w:r>
        <w:t>Matplotlib es la librería más utilizada para hacer gráficos, tanto por su integración en entornos científicos, como su similitud con las funciones de MATLAB. Sin embargo, la librería no es apropiada para graficar en tiempo real</w:t>
      </w:r>
      <w:r w:rsidR="004008F7">
        <w:t>.</w:t>
      </w:r>
    </w:p>
    <w:p w14:paraId="1345E3F7" w14:textId="4834E653" w:rsidR="004008F7" w:rsidRDefault="004008F7" w:rsidP="00BC4B5E">
      <w:pPr>
        <w:pStyle w:val="normalhere"/>
        <w:numPr>
          <w:ilvl w:val="0"/>
          <w:numId w:val="14"/>
        </w:numPr>
      </w:pPr>
      <w:r>
        <w:t>PyQwt es una librería liviana que permite realizar gráficos en tiempo real. Sin embargo, el proyecto se encuentra sin soporte ni mantenedores.</w:t>
      </w:r>
    </w:p>
    <w:p w14:paraId="0FE33AD7" w14:textId="79254959" w:rsidR="004008F7" w:rsidRDefault="004008F7" w:rsidP="00BC4B5E">
      <w:pPr>
        <w:pStyle w:val="normalhere"/>
        <w:numPr>
          <w:ilvl w:val="0"/>
          <w:numId w:val="14"/>
        </w:numPr>
      </w:pPr>
      <w:r>
        <w:t xml:space="preserve">Chaco es un </w:t>
      </w:r>
      <w:r w:rsidR="00D205F8">
        <w:t>proyecto</w:t>
      </w:r>
      <w:r>
        <w:t xml:space="preserve"> que permite crear gráficos de calidad y en tiempo real, sin embargo, no es sencillo integrarlo a una interfaz ni plataforma determinada.</w:t>
      </w:r>
    </w:p>
    <w:p w14:paraId="107DE132" w14:textId="6091D7B0" w:rsidR="004008F7" w:rsidRDefault="004008F7" w:rsidP="00BC4B5E">
      <w:pPr>
        <w:pStyle w:val="normalhere"/>
        <w:numPr>
          <w:ilvl w:val="0"/>
          <w:numId w:val="14"/>
        </w:numPr>
      </w:pPr>
      <w:commentRangeStart w:id="466"/>
      <w:r>
        <w:t>PyQtGraph</w:t>
      </w:r>
      <w:commentRangeEnd w:id="466"/>
      <w:r w:rsidR="008E3A96">
        <w:rPr>
          <w:rStyle w:val="Refdecomentario"/>
          <w:rFonts w:ascii="Times New Roman" w:hAnsi="Times New Roman"/>
        </w:rPr>
        <w:commentReference w:id="466"/>
      </w:r>
      <w:r>
        <w:t xml:space="preserve"> es una librería que puede ser implementada para procesamiento en tiempo real, crea gráficos de calidad y está desarrollada para compatibilizar con Qt4 y, por sobre todo, con QtDesigner, simplificando la puesta en marcha del gráfico. Está siendo activamente desarrollado, su documentación no está completa, pero posee una gran cantidad de ejemplos. Más aún, funciona en diferentes sistemas operativos y puede ser embebido para crear archivos binarios específicos para cada sistema.</w:t>
      </w:r>
    </w:p>
    <w:p w14:paraId="0060A121" w14:textId="77777777" w:rsidR="00753C36" w:rsidRDefault="00753C36" w:rsidP="00FB52CD">
      <w:pPr>
        <w:pStyle w:val="normalhere"/>
      </w:pPr>
    </w:p>
    <w:p w14:paraId="01DDA698" w14:textId="692651D6" w:rsidR="00693B8B" w:rsidRDefault="004008F7" w:rsidP="00FB52CD">
      <w:pPr>
        <w:pStyle w:val="normalhere"/>
      </w:pPr>
      <w:r>
        <w:t xml:space="preserve">Por las razones </w:t>
      </w:r>
      <w:del w:id="467" w:author="SSepulveda" w:date="2014-12-16T07:52:00Z">
        <w:r w:rsidDel="008E3A96">
          <w:delText>definidas</w:delText>
        </w:r>
      </w:del>
      <w:ins w:id="468" w:author="SSepulveda" w:date="2014-12-16T07:52:00Z">
        <w:r w:rsidR="008E3A96">
          <w:t>expuestas</w:t>
        </w:r>
      </w:ins>
      <w:r>
        <w:t>,</w:t>
      </w:r>
      <w:r w:rsidR="00FF087D">
        <w:t xml:space="preserve"> se utilizó la librería PyQtGraph para realizar los gráficos en tiempo real</w:t>
      </w:r>
      <w:r>
        <w:t xml:space="preserve"> sobre una interfaz de usuario diseñada en Qt4</w:t>
      </w:r>
      <w:r w:rsidR="00FF087D">
        <w:t>. Para lograr una optimización del procesamiento de datos, se implementaron</w:t>
      </w:r>
      <w:r>
        <w:t xml:space="preserve"> y compararon los desempeños de </w:t>
      </w:r>
      <w:r w:rsidR="00FF087D" w:rsidRPr="00FB52CD">
        <w:rPr>
          <w:i/>
        </w:rPr>
        <w:t>threads</w:t>
      </w:r>
      <w:r>
        <w:rPr>
          <w:i/>
        </w:rPr>
        <w:t xml:space="preserve"> </w:t>
      </w:r>
      <w:r>
        <w:t xml:space="preserve">y </w:t>
      </w:r>
      <w:r>
        <w:rPr>
          <w:i/>
        </w:rPr>
        <w:t>QtThreads</w:t>
      </w:r>
      <w:r w:rsidR="008F3E9B">
        <w:t xml:space="preserve">. Python posee cierta limitación para manejar correctamente </w:t>
      </w:r>
      <w:r w:rsidR="008F3E9B" w:rsidRPr="00FB52CD">
        <w:rPr>
          <w:i/>
        </w:rPr>
        <w:t>threads</w:t>
      </w:r>
      <w:r w:rsidR="008F3E9B">
        <w:t xml:space="preserve">, y esto genera que las aplicaciones creadas en Python no utilizan todos los recursos de procesamiento disponibles en forma eficiente. Para solucionarlo, se utilizó la librería </w:t>
      </w:r>
      <w:r w:rsidR="008F3E9B" w:rsidRPr="004008F7">
        <w:rPr>
          <w:i/>
        </w:rPr>
        <w:t>multiprocessing</w:t>
      </w:r>
      <w:r w:rsidR="008F3E9B">
        <w:t xml:space="preserve">, que implementa de mejor forma los </w:t>
      </w:r>
      <w:r w:rsidR="008F3E9B" w:rsidRPr="00FB52CD">
        <w:rPr>
          <w:i/>
        </w:rPr>
        <w:t>threads</w:t>
      </w:r>
      <w:r w:rsidR="008F3E9B">
        <w:t xml:space="preserve"> a través de procesos de bajo nivel</w:t>
      </w:r>
      <w:r w:rsidR="00FF087D">
        <w:t xml:space="preserve">, logrando graficar y registrar sin problemas señales </w:t>
      </w:r>
      <w:r>
        <w:t>con frecuencias de muestreo de hasta</w:t>
      </w:r>
      <w:r w:rsidR="00FF087D">
        <w:t xml:space="preserve"> 2 KHz, por medio de un puerto serial. La aplicación </w:t>
      </w:r>
      <w:r w:rsidR="005671F6">
        <w:t>es capaz de procesar los datos y realizar</w:t>
      </w:r>
      <w:r w:rsidR="00FF087D">
        <w:t xml:space="preserve"> la fusión de sensores para obtener postura, junto con calcular compensación de la gravedad para obtener aceleraciones lineales para estimar posición. </w:t>
      </w:r>
      <w:r w:rsidR="005671F6">
        <w:t>Además, el usuario puede elegir exportar los datos a un archivo CSV. La implementación espera datos en formato CSV a través del puerto serial y los gráfica, mientras que la librería PyQtGraph provee acciones con el mouse para auto escalado o realizar la transformada de Fourier en tiempo real, si</w:t>
      </w:r>
      <w:ins w:id="469" w:author="SSepulveda" w:date="2014-12-16T07:55:00Z">
        <w:r w:rsidR="008E3A96">
          <w:t>n</w:t>
        </w:r>
      </w:ins>
      <w:r w:rsidR="005671F6">
        <w:t xml:space="preserve"> necesidad d</w:t>
      </w:r>
      <w:r w:rsidR="00693B8B">
        <w:t xml:space="preserve">e implementar </w:t>
      </w:r>
      <w:r w:rsidR="00861B77">
        <w:t>la funcionalidad. En el anexo 9.3</w:t>
      </w:r>
      <w:r w:rsidR="00693B8B">
        <w:t xml:space="preserve"> se encuentra la documentación de la aplicación generada.</w:t>
      </w:r>
      <w:r w:rsidR="00796781">
        <w:t xml:space="preserve"> La </w:t>
      </w:r>
      <w:r w:rsidR="00796781">
        <w:fldChar w:fldCharType="begin"/>
      </w:r>
      <w:r w:rsidR="00796781">
        <w:instrText xml:space="preserve"> REF _Ref404230632 \h </w:instrText>
      </w:r>
      <w:r w:rsidR="00796781">
        <w:fldChar w:fldCharType="separate"/>
      </w:r>
      <w:r w:rsidR="00CA29B9">
        <w:t xml:space="preserve">Figura </w:t>
      </w:r>
      <w:r w:rsidR="00CA29B9">
        <w:rPr>
          <w:noProof/>
        </w:rPr>
        <w:t>10</w:t>
      </w:r>
      <w:r w:rsidR="00796781">
        <w:fldChar w:fldCharType="end"/>
      </w:r>
      <w:r w:rsidR="00796781">
        <w:t xml:space="preserve"> muestra la interfaz gráfica y la adquisición de datos.</w:t>
      </w:r>
    </w:p>
    <w:p w14:paraId="6F5B9B60" w14:textId="50808510" w:rsidR="00FF087D" w:rsidRDefault="005671F6" w:rsidP="00FB52CD">
      <w:pPr>
        <w:pStyle w:val="normalhere"/>
      </w:pPr>
      <w:r>
        <w:t>La aplicación se utilizó para probar otros dispositivos con éxito, e incluso, en otros proyectos, por lo que se distribuye libremente a través del repositor</w:t>
      </w:r>
      <w:r w:rsidR="000C1BC7">
        <w:t xml:space="preserve">io </w:t>
      </w:r>
      <w:hyperlink r:id="rId23" w:history="1">
        <w:r w:rsidR="000C1BC7" w:rsidRPr="00463EC6">
          <w:rPr>
            <w:rStyle w:val="Hipervnculo"/>
            <w:color w:val="auto"/>
            <w:u w:val="none"/>
          </w:rPr>
          <w:t>https://github.com/ssepulveda/RTGraph</w:t>
        </w:r>
      </w:hyperlink>
      <w:r w:rsidR="000C1BC7" w:rsidRPr="00463EC6">
        <w:t xml:space="preserve"> </w:t>
      </w:r>
      <w:r w:rsidR="000C1BC7">
        <w:fldChar w:fldCharType="begin"/>
      </w:r>
      <w:r w:rsidR="000C1BC7">
        <w:instrText xml:space="preserve"> ADDIN ZOTERO_ITEM CSL_CITATION {"citationID":"2k1ktp70k0","properties":{"formattedCitation":"{\\rtf (Sep\\uc0\\u250{}lveda, 2014)}","plainCitation":"(Sepúlveda, 2014)"},"citationItems":[{"id":684,"uris":["http://zotero.org/users/local/bwVY6orv/items/26ZFKMNH"],"uri":["http://zotero.org/users/local/bwVY6orv/items/26ZFKMNH"],"itemData":{"id":684,"type":"article-journal","title":"RTGraph: First release","URL":"http://dx.doi.org/10.5281/zenodo.12789","DOI":"10.5281/zenodo.12789","author":[{"family":"Sepúlveda","given":"Sebastián"}],"issued":{"date-parts":[["2014",11]]}}}],"schema":"https://github.com/citation-style-language/schema/raw/master/csl-citation.json"} </w:instrText>
      </w:r>
      <w:r w:rsidR="000C1BC7">
        <w:fldChar w:fldCharType="separate"/>
      </w:r>
      <w:r w:rsidR="000C1BC7" w:rsidRPr="000C1BC7">
        <w:t>(Sepúlveda, 2014)</w:t>
      </w:r>
      <w:r w:rsidR="000C1BC7">
        <w:fldChar w:fldCharType="end"/>
      </w:r>
      <w:r>
        <w:t>.</w:t>
      </w:r>
    </w:p>
    <w:p w14:paraId="56AE092C" w14:textId="77777777" w:rsidR="00796781" w:rsidRDefault="00796781" w:rsidP="00FB52CD">
      <w:pPr>
        <w:pStyle w:val="normalhere"/>
      </w:pPr>
    </w:p>
    <w:p w14:paraId="7333A91F" w14:textId="750C04F0" w:rsidR="00796781" w:rsidRDefault="005671F6" w:rsidP="00796781">
      <w:pPr>
        <w:pStyle w:val="normalhere"/>
      </w:pPr>
      <w:r>
        <w:t>Posteriormente</w:t>
      </w:r>
      <w:ins w:id="470" w:author="SSepulveda" w:date="2014-12-16T07:54:00Z">
        <w:r w:rsidR="008E3A96">
          <w:t>, tras visualizar</w:t>
        </w:r>
      </w:ins>
      <w:del w:id="471" w:author="SSepulveda" w:date="2014-12-16T07:54:00Z">
        <w:r w:rsidDel="008E3A96">
          <w:delText xml:space="preserve"> a </w:delText>
        </w:r>
      </w:del>
      <w:ins w:id="472" w:author="SSepulveda" w:date="2014-12-16T07:54:00Z">
        <w:r w:rsidR="008E3A96">
          <w:t xml:space="preserve"> </w:t>
        </w:r>
      </w:ins>
      <w:r>
        <w:t xml:space="preserve">los gráficos en tiempo real, se encontró la necesidad de visualizar los datos representados en 3D. Nuevamente, reutilizando los procesos de captura ya creados como clases de Python, se </w:t>
      </w:r>
      <w:r w:rsidR="00FE0EBC">
        <w:t>buscó</w:t>
      </w:r>
      <w:r>
        <w:t xml:space="preserve"> utilizar dos herramientas:</w:t>
      </w:r>
    </w:p>
    <w:p w14:paraId="4C220C15" w14:textId="1FEBFC01" w:rsidR="005671F6" w:rsidRDefault="005671F6" w:rsidP="00796781">
      <w:pPr>
        <w:pStyle w:val="normalhere"/>
        <w:numPr>
          <w:ilvl w:val="0"/>
          <w:numId w:val="20"/>
        </w:numPr>
      </w:pPr>
      <w:r>
        <w:t>Blender, que puede ejecutar scripts de Python para realizar acciones en forma programática sobre modelos 3D. Sin embargo, los tiempos de respuesta no resultaron óptimos, además de generar problemas de compatibilidad por utilizar Python 3.2 como lenguaje base.</w:t>
      </w:r>
    </w:p>
    <w:p w14:paraId="0DB180B3" w14:textId="181336E6" w:rsidR="005671F6" w:rsidRDefault="005671F6" w:rsidP="00BC4B5E">
      <w:pPr>
        <w:pStyle w:val="normalhere"/>
        <w:numPr>
          <w:ilvl w:val="0"/>
          <w:numId w:val="15"/>
        </w:numPr>
      </w:pPr>
      <w:r>
        <w:lastRenderedPageBreak/>
        <w:t xml:space="preserve">OpenGL es una de las bases para cualquier aplicación en 3D. Sin embargo, la curva de aprendizaje sobre cómo se debe ejecutar los movimientos, y las acciones sobre las matrices de estado pueden volver la programación confusa. Utilizando herramientas como GLUT, </w:t>
      </w:r>
      <w:r w:rsidR="00670753">
        <w:t>fue posible crear y unir cubos que representaban los segmentos del cuerpo, moviéndose en tiempo real.</w:t>
      </w:r>
    </w:p>
    <w:p w14:paraId="705B11F7" w14:textId="47813B24" w:rsidR="00670753" w:rsidRDefault="00670753" w:rsidP="00670753">
      <w:pPr>
        <w:pStyle w:val="normalhere"/>
      </w:pPr>
    </w:p>
    <w:p w14:paraId="6649609E" w14:textId="5DD4A2A8" w:rsidR="00670753" w:rsidRDefault="00CD577A" w:rsidP="00670753">
      <w:pPr>
        <w:pStyle w:val="normalhere"/>
      </w:pPr>
      <w:r>
        <w:rPr>
          <w:noProof/>
        </w:rPr>
        <w:pict w14:anchorId="50F7760D">
          <v:shape id="_x0000_s1053" type="#_x0000_t202" style="position:absolute;left:0;text-align:left;margin-left:3.4pt;margin-top:249.8pt;width:401.5pt;height:.05pt;z-index:251674112;mso-position-horizontal-relative:text;mso-position-vertical-relative:text" stroked="f">
            <v:textbox style="mso-fit-shape-to-text:t" inset="0,0,0,0">
              <w:txbxContent>
                <w:p w14:paraId="4078A2C5" w14:textId="4F48B359" w:rsidR="0075155C" w:rsidRPr="00796781" w:rsidRDefault="0075155C" w:rsidP="00A25AA0">
                  <w:pPr>
                    <w:pStyle w:val="fig"/>
                    <w:rPr>
                      <w:rFonts w:ascii="Apple Garamond Light" w:hAnsi="Apple Garamond Light"/>
                      <w:noProof/>
                      <w:sz w:val="24"/>
                      <w:szCs w:val="24"/>
                      <w:u w:val="single"/>
                    </w:rPr>
                  </w:pPr>
                  <w:bookmarkStart w:id="473" w:name="_Ref404230632"/>
                  <w:r>
                    <w:t xml:space="preserve">Figura </w:t>
                  </w:r>
                  <w:r w:rsidR="00CD577A">
                    <w:fldChar w:fldCharType="begin"/>
                  </w:r>
                  <w:r w:rsidR="00CD577A">
                    <w:instrText xml:space="preserve"> SEQ Figura \* ARABIC </w:instrText>
                  </w:r>
                  <w:r w:rsidR="00CD577A">
                    <w:fldChar w:fldCharType="separate"/>
                  </w:r>
                  <w:r>
                    <w:rPr>
                      <w:noProof/>
                    </w:rPr>
                    <w:t>10</w:t>
                  </w:r>
                  <w:r w:rsidR="00CD577A">
                    <w:rPr>
                      <w:noProof/>
                    </w:rPr>
                    <w:fldChar w:fldCharType="end"/>
                  </w:r>
                  <w:bookmarkEnd w:id="473"/>
                  <w:r>
                    <w:t>- Interfaz gráfica de RTGraph modificada para graficar aceleración, velocidad angular, flujo magnético, fusión de sensores y aceleración lineal.</w:t>
                  </w:r>
                </w:p>
              </w:txbxContent>
            </v:textbox>
            <w10:wrap type="topAndBottom"/>
          </v:shape>
        </w:pict>
      </w:r>
      <w:r w:rsidR="00796781">
        <w:rPr>
          <w:noProof/>
          <w:lang w:val="en-US" w:eastAsia="en-US"/>
        </w:rPr>
        <w:drawing>
          <wp:anchor distT="0" distB="0" distL="114300" distR="114300" simplePos="0" relativeHeight="251656704" behindDoc="0" locked="0" layoutInCell="1" allowOverlap="1" wp14:anchorId="22AFD9EC" wp14:editId="5C80A263">
            <wp:simplePos x="0" y="0"/>
            <wp:positionH relativeFrom="column">
              <wp:posOffset>43180</wp:posOffset>
            </wp:positionH>
            <wp:positionV relativeFrom="paragraph">
              <wp:posOffset>-129540</wp:posOffset>
            </wp:positionV>
            <wp:extent cx="5099050" cy="3244850"/>
            <wp:effectExtent l="0" t="0" r="0" b="0"/>
            <wp:wrapTopAndBottom/>
            <wp:docPr id="19" name="Imagen 19" descr="E:\Pictures\Screenshot from 2014-11-20 11:5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descr="E:\Pictures\Screenshot from 2014-11-20 11:58:1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99050" cy="3244850"/>
                    </a:xfrm>
                    <a:prstGeom prst="rect">
                      <a:avLst/>
                    </a:prstGeom>
                    <a:noFill/>
                    <a:ln>
                      <a:noFill/>
                    </a:ln>
                  </pic:spPr>
                </pic:pic>
              </a:graphicData>
            </a:graphic>
          </wp:anchor>
        </w:drawing>
      </w:r>
      <w:r w:rsidR="00670753">
        <w:t xml:space="preserve">Se desarrolló, entonces, un agregado al programa para graficar en 2D y poder cambiar a una interfaz 3D al mismo tiempo que se mantenían los gráficos 2D en tiempo real. El uso de </w:t>
      </w:r>
      <w:r w:rsidR="00670753" w:rsidRPr="00670753">
        <w:rPr>
          <w:i/>
        </w:rPr>
        <w:t>multiprocessing</w:t>
      </w:r>
      <w:r w:rsidR="00670753">
        <w:t xml:space="preserve"> es </w:t>
      </w:r>
      <w:del w:id="474" w:author="SSepulveda" w:date="2014-12-16T07:53:00Z">
        <w:r w:rsidR="00670753" w:rsidDel="008E3A96">
          <w:delText xml:space="preserve">elemental </w:delText>
        </w:r>
      </w:del>
      <w:ins w:id="475" w:author="SSepulveda" w:date="2014-12-16T07:53:00Z">
        <w:r w:rsidR="008E3A96">
          <w:t xml:space="preserve">fundamental </w:t>
        </w:r>
      </w:ins>
      <w:r w:rsidR="00670753">
        <w:t>en esta tarea, ya que de otra forma las interfaces</w:t>
      </w:r>
      <w:r w:rsidR="000C1BC7">
        <w:t xml:space="preserve"> de usuario</w:t>
      </w:r>
      <w:r w:rsidR="00670753">
        <w:t xml:space="preserve"> y el procesamiento se volvían inestables. En este aspecto, la comunicación de los datos entre diferentes procesos no es trivial, y para poder mantenerlos accesibles desde diferentes procesos se implementaron </w:t>
      </w:r>
      <w:r w:rsidR="00670753" w:rsidRPr="00670753">
        <w:rPr>
          <w:i/>
        </w:rPr>
        <w:t>queues</w:t>
      </w:r>
      <w:r w:rsidR="00670753">
        <w:t xml:space="preserve">, que son también proporcionados por la librería </w:t>
      </w:r>
      <w:r w:rsidR="00670753" w:rsidRPr="00670753">
        <w:rPr>
          <w:i/>
        </w:rPr>
        <w:t>multiprocessing</w:t>
      </w:r>
      <w:r w:rsidR="00670753">
        <w:t>.</w:t>
      </w:r>
    </w:p>
    <w:p w14:paraId="04F058E2" w14:textId="721E6569" w:rsidR="000C1BC7" w:rsidRDefault="000C1BC7" w:rsidP="00670753">
      <w:pPr>
        <w:pStyle w:val="normalhere"/>
      </w:pPr>
      <w:r>
        <w:t>Los resultados obtenidos permiten observar cómo se comportan las variables en diferentes instancias, y permite modelar el sistema segmento</w:t>
      </w:r>
      <w:del w:id="476" w:author="SSepulveda" w:date="2014-12-16T07:56:00Z">
        <w:r w:rsidDel="008E3A96">
          <w:delText>,</w:delText>
        </w:r>
      </w:del>
      <w:r>
        <w:t xml:space="preserve"> articulación</w:t>
      </w:r>
      <w:del w:id="477" w:author="SSepulveda" w:date="2014-12-16T07:56:00Z">
        <w:r w:rsidDel="008E3A96">
          <w:delText xml:space="preserve"> segmento</w:delText>
        </w:r>
      </w:del>
      <w:ins w:id="478" w:author="SSepulveda" w:date="2014-12-16T07:56:00Z">
        <w:r w:rsidR="008E3A96">
          <w:t>,</w:t>
        </w:r>
      </w:ins>
      <w:r>
        <w:t xml:space="preserve"> para visualizar como se manifiesta el movimiento. La </w:t>
      </w:r>
      <w:r w:rsidR="00796781">
        <w:fldChar w:fldCharType="begin"/>
      </w:r>
      <w:r w:rsidR="00796781">
        <w:instrText xml:space="preserve"> REF _Ref404230740 \h </w:instrText>
      </w:r>
      <w:r w:rsidR="00796781">
        <w:fldChar w:fldCharType="separate"/>
      </w:r>
      <w:r w:rsidR="00CA29B9">
        <w:t xml:space="preserve">Figura </w:t>
      </w:r>
      <w:r w:rsidR="00CA29B9">
        <w:rPr>
          <w:noProof/>
        </w:rPr>
        <w:t>11</w:t>
      </w:r>
      <w:r w:rsidR="00796781">
        <w:fldChar w:fldCharType="end"/>
      </w:r>
      <w:r w:rsidR="00796781">
        <w:t xml:space="preserve"> </w:t>
      </w:r>
      <w:r>
        <w:t xml:space="preserve">muestra la ventana de </w:t>
      </w:r>
      <w:r w:rsidR="00D075B9">
        <w:t>adquisición</w:t>
      </w:r>
      <w:r>
        <w:t xml:space="preserve"> con algunos movimientos.</w:t>
      </w:r>
    </w:p>
    <w:p w14:paraId="5F8183DF" w14:textId="7AD26F9F" w:rsidR="00115415" w:rsidRPr="00115415" w:rsidRDefault="00115415" w:rsidP="00670753">
      <w:pPr>
        <w:pStyle w:val="normalhere"/>
        <w:rPr>
          <w:u w:val="single"/>
        </w:rPr>
      </w:pPr>
    </w:p>
    <w:p w14:paraId="2E2AFAA7" w14:textId="3D2423CF" w:rsidR="000C73EC" w:rsidRDefault="00D075B9" w:rsidP="00FB52CD">
      <w:pPr>
        <w:pStyle w:val="normalhere"/>
      </w:pPr>
      <w:r>
        <w:t>Las aplicaciones desarrolladas hasta el momento permitían monitorea</w:t>
      </w:r>
      <w:r w:rsidR="000C73EC">
        <w:t>r</w:t>
      </w:r>
      <w:r>
        <w:t xml:space="preserve"> los resultados desde el mismo RPi u otro computador. Sin embargo, a</w:t>
      </w:r>
      <w:r w:rsidR="00FF087D">
        <w:t>l momento de implementar una solución accesible a través de red en el RPi, y con el requisito de ser agnóstico del sistema operativo</w:t>
      </w:r>
      <w:r w:rsidR="008F3E9B">
        <w:t xml:space="preserve"> o dispositivo que accede</w:t>
      </w:r>
      <w:r w:rsidR="000C73EC">
        <w:t>, las aplicaciones propuestas necesitaban de teclado y monitores para operar.</w:t>
      </w:r>
    </w:p>
    <w:p w14:paraId="00852FCA" w14:textId="0DA77BA5" w:rsidR="000C73EC" w:rsidRDefault="000C73EC" w:rsidP="000C73EC">
      <w:pPr>
        <w:pStyle w:val="normalhere"/>
      </w:pPr>
      <w:r>
        <w:t xml:space="preserve">Siguiendo lo implementado en la plataforma de desarrollo Arduino Yún, se porta el </w:t>
      </w:r>
      <w:r w:rsidRPr="000B1281">
        <w:rPr>
          <w:i/>
        </w:rPr>
        <w:t>framework</w:t>
      </w:r>
      <w:r>
        <w:t xml:space="preserve"> Autobahn para hacer manejar los protocolos WebSocket y WAMP, a través de los cuales se pueda interactuar a bajo nivel con la plataforma RPi </w:t>
      </w:r>
      <w:r w:rsidR="000B1281">
        <w:t>y los sensores.</w:t>
      </w:r>
    </w:p>
    <w:p w14:paraId="4CBCB033" w14:textId="6A3356F9" w:rsidR="000B1281" w:rsidRDefault="000B1281" w:rsidP="000C73EC">
      <w:pPr>
        <w:pStyle w:val="normalhere"/>
      </w:pPr>
      <w:r>
        <w:lastRenderedPageBreak/>
        <w:t>Como las librerías siguen basadas en Python, el proceso de portar es bastante simple. Sólo es necesario reemplazar el sistema WAMP para no atender a llamadas seriales, si no que manejar directamente las llamadas a los sensores. U</w:t>
      </w:r>
      <w:r w:rsidR="001E669E">
        <w:t xml:space="preserve">tilizando los procesos creados con </w:t>
      </w:r>
      <w:r w:rsidR="001E669E" w:rsidRPr="001E669E">
        <w:rPr>
          <w:i/>
        </w:rPr>
        <w:t>mutiprocessing</w:t>
      </w:r>
      <w:r w:rsidR="001E669E">
        <w:t xml:space="preserve"> para adquirir y procesar los datos, se crean procesos que permiten manejar los datos y la publicación a través del protocolo WebSocket de la información. El anexo</w:t>
      </w:r>
      <w:r w:rsidR="00463EC6">
        <w:t xml:space="preserve"> </w:t>
      </w:r>
      <w:r w:rsidR="00861B77">
        <w:t>9.4</w:t>
      </w:r>
      <w:r w:rsidR="00693B8B">
        <w:t xml:space="preserve"> presenta la document</w:t>
      </w:r>
      <w:r w:rsidR="00F4310A">
        <w:t>ación del servidor implementado en Python para Autobahn.</w:t>
      </w:r>
    </w:p>
    <w:p w14:paraId="26C664DF" w14:textId="47FD8012" w:rsidR="000C73EC" w:rsidRDefault="000C73EC" w:rsidP="000C73EC">
      <w:pPr>
        <w:pStyle w:val="normalhere"/>
      </w:pPr>
    </w:p>
    <w:p w14:paraId="2418884B" w14:textId="735495FF" w:rsidR="000C73EC" w:rsidRDefault="00CD577A" w:rsidP="000C73EC">
      <w:pPr>
        <w:pStyle w:val="normalhere"/>
      </w:pPr>
      <w:r>
        <w:rPr>
          <w:noProof/>
        </w:rPr>
        <w:pict w14:anchorId="401AAD9A">
          <v:shape id="_x0000_s1054" type="#_x0000_t202" style="position:absolute;left:0;text-align:left;margin-left:106.8pt;margin-top:165.8pt;width:190.5pt;height:.05pt;z-index:251675136;mso-position-horizontal-relative:text;mso-position-vertical-relative:text" stroked="f">
            <v:textbox style="mso-fit-shape-to-text:t" inset="0,0,0,0">
              <w:txbxContent>
                <w:p w14:paraId="5A82C117" w14:textId="485D13E0" w:rsidR="0075155C" w:rsidRPr="004B695C" w:rsidRDefault="0075155C" w:rsidP="00A25AA0">
                  <w:pPr>
                    <w:pStyle w:val="fig"/>
                    <w:rPr>
                      <w:rFonts w:ascii="Apple Garamond Light" w:hAnsi="Apple Garamond Light"/>
                      <w:noProof/>
                      <w:sz w:val="24"/>
                      <w:szCs w:val="24"/>
                    </w:rPr>
                  </w:pPr>
                  <w:bookmarkStart w:id="479" w:name="_Ref404230740"/>
                  <w:r>
                    <w:t xml:space="preserve">Figura </w:t>
                  </w:r>
                  <w:r w:rsidR="00CD577A">
                    <w:fldChar w:fldCharType="begin"/>
                  </w:r>
                  <w:r w:rsidR="00CD577A">
                    <w:instrText xml:space="preserve"> SEQ Figura \* ARABIC </w:instrText>
                  </w:r>
                  <w:r w:rsidR="00CD577A">
                    <w:fldChar w:fldCharType="separate"/>
                  </w:r>
                  <w:r>
                    <w:rPr>
                      <w:noProof/>
                    </w:rPr>
                    <w:t>11</w:t>
                  </w:r>
                  <w:r w:rsidR="00CD577A">
                    <w:rPr>
                      <w:noProof/>
                    </w:rPr>
                    <w:fldChar w:fldCharType="end"/>
                  </w:r>
                  <w:bookmarkEnd w:id="479"/>
                  <w:r>
                    <w:t>- Modelo br</w:t>
                  </w:r>
                  <w:ins w:id="480" w:author="SSepulveda" w:date="2014-12-16T07:57:00Z">
                    <w:r w:rsidR="008E3A96">
                      <w:t>a</w:t>
                    </w:r>
                  </w:ins>
                  <w:r>
                    <w:t>zo y antebrazo creado en OpenGL. Las esferas sim</w:t>
                  </w:r>
                  <w:ins w:id="481" w:author="SSepulveda" w:date="2014-12-16T07:57:00Z">
                    <w:r w:rsidR="008E3A96">
                      <w:t>u</w:t>
                    </w:r>
                  </w:ins>
                  <w:r>
                    <w:t>lan las articulaciones de hombro y codo</w:t>
                  </w:r>
                  <w:ins w:id="482" w:author="SSepulveda" w:date="2014-12-16T07:57:00Z">
                    <w:r w:rsidR="008E3A96">
                      <w:t>.</w:t>
                    </w:r>
                  </w:ins>
                </w:p>
              </w:txbxContent>
            </v:textbox>
            <w10:wrap type="topAndBottom"/>
          </v:shape>
        </w:pict>
      </w:r>
      <w:r w:rsidR="00796781">
        <w:rPr>
          <w:noProof/>
          <w:lang w:val="en-US" w:eastAsia="en-US"/>
        </w:rPr>
        <w:drawing>
          <wp:anchor distT="0" distB="0" distL="114300" distR="114300" simplePos="0" relativeHeight="251657728" behindDoc="0" locked="0" layoutInCell="1" allowOverlap="1" wp14:anchorId="47FAFA45" wp14:editId="4DE2974A">
            <wp:simplePos x="0" y="0"/>
            <wp:positionH relativeFrom="column">
              <wp:posOffset>1356360</wp:posOffset>
            </wp:positionH>
            <wp:positionV relativeFrom="paragraph">
              <wp:posOffset>-129540</wp:posOffset>
            </wp:positionV>
            <wp:extent cx="2419350" cy="2178050"/>
            <wp:effectExtent l="0" t="0" r="0" b="0"/>
            <wp:wrapTopAndBottom/>
            <wp:docPr id="20" name="Imagen 20" descr="E:\Pictures\Screenshot from 2014-11-20 12: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descr="E:\Pictures\Screenshot from 2014-11-20 12:02:2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9350" cy="217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10A">
        <w:t xml:space="preserve">Resuelto el servidor y la comunicación con los datos, sólo queda entregar una interfaz de usuario amigable. El framework Bootstrap entrega una poderosa herramienta que permite crear páginas web “responsivas” con facilidad. Basado en JavaScript y utilizando las características de HTML5 y CSS3, es posible crear páginas con animaciones y que pueden crear diálogos como las interfaces de usuario común, sin tener que volver a recargar toda la página. De esta forma, la transferencia de datos se disminuye y se mantiene un </w:t>
      </w:r>
      <w:r w:rsidR="00F4310A" w:rsidRPr="00F4310A">
        <w:rPr>
          <w:i/>
        </w:rPr>
        <w:t>look and feel</w:t>
      </w:r>
      <w:r w:rsidR="00F4310A">
        <w:t xml:space="preserve"> amigable.</w:t>
      </w:r>
    </w:p>
    <w:p w14:paraId="28E9AEF2" w14:textId="40AE159B" w:rsidR="00582042" w:rsidRDefault="00582042">
      <w:pPr>
        <w:pStyle w:val="normalhere"/>
      </w:pPr>
    </w:p>
    <w:p w14:paraId="71E3A0AA" w14:textId="1B187735" w:rsidR="00C2742B" w:rsidRDefault="00C2742B">
      <w:pPr>
        <w:pStyle w:val="normalhere"/>
      </w:pPr>
      <w:r>
        <w:t xml:space="preserve">Una de las principales características que ofrece está plataforma es la posibilidad de auto adaptar el tamaño de la página web y la configuración y organización de sus elementos al tamaño de la pantalla. La </w:t>
      </w:r>
      <w:r w:rsidR="005644D2">
        <w:fldChar w:fldCharType="begin"/>
      </w:r>
      <w:r w:rsidR="005644D2">
        <w:instrText xml:space="preserve"> REF _Ref404224102 \h </w:instrText>
      </w:r>
      <w:r w:rsidR="005644D2">
        <w:fldChar w:fldCharType="separate"/>
      </w:r>
      <w:r w:rsidR="00CA29B9">
        <w:t xml:space="preserve">Figura </w:t>
      </w:r>
      <w:r w:rsidR="00CA29B9">
        <w:rPr>
          <w:noProof/>
        </w:rPr>
        <w:t>13</w:t>
      </w:r>
      <w:r w:rsidR="005644D2">
        <w:fldChar w:fldCharType="end"/>
      </w:r>
      <w:r>
        <w:t xml:space="preserve"> muestra la visualización de la página web con un tamaño de ventana que permite visualizar todos los elementos, mientras que la </w:t>
      </w:r>
      <w:r w:rsidR="005644D2">
        <w:fldChar w:fldCharType="begin"/>
      </w:r>
      <w:r w:rsidR="005644D2">
        <w:instrText xml:space="preserve"> REF _Ref404224114 \h </w:instrText>
      </w:r>
      <w:r w:rsidR="005644D2">
        <w:fldChar w:fldCharType="separate"/>
      </w:r>
      <w:r w:rsidR="00CA29B9">
        <w:t xml:space="preserve">Figura </w:t>
      </w:r>
      <w:r w:rsidR="00CA29B9">
        <w:rPr>
          <w:noProof/>
        </w:rPr>
        <w:t>12</w:t>
      </w:r>
      <w:r w:rsidR="005644D2">
        <w:fldChar w:fldCharType="end"/>
      </w:r>
      <w:r>
        <w:t xml:space="preserve"> muestra cómo se reordenan los elementos de la página a un tamaño más pequeño, junto con crear menús que permiten ahorra</w:t>
      </w:r>
      <w:r w:rsidR="007E57A6">
        <w:t>r</w:t>
      </w:r>
      <w:r>
        <w:t xml:space="preserve"> espacio. Este requisito es elemental para lograr una visualización agnóstica tanto al sistema operativo como al dispositivo desde el cual se realiza la visualización.</w:t>
      </w:r>
    </w:p>
    <w:p w14:paraId="1B4085F9" w14:textId="77777777" w:rsidR="00C2742B" w:rsidRDefault="00C2742B">
      <w:pPr>
        <w:pStyle w:val="normalhere"/>
      </w:pPr>
    </w:p>
    <w:p w14:paraId="193F9C78" w14:textId="0B61B212" w:rsidR="007E57A6" w:rsidRDefault="007E57A6">
      <w:pPr>
        <w:pStyle w:val="normalhere"/>
      </w:pPr>
      <w:r>
        <w:t xml:space="preserve">La página web permite, desde cualquier navegador que soporte JavaScript (prácticamente todos los navegadores, incluidos aquellos de dispositivos móviles como </w:t>
      </w:r>
      <w:r w:rsidRPr="007E57A6">
        <w:rPr>
          <w:i/>
        </w:rPr>
        <w:t>Smartphones</w:t>
      </w:r>
      <w:r>
        <w:t xml:space="preserve"> y </w:t>
      </w:r>
      <w:r w:rsidRPr="007E57A6">
        <w:rPr>
          <w:i/>
        </w:rPr>
        <w:t>Tablets</w:t>
      </w:r>
      <w:r>
        <w:t>) puede mostrar en tiempo real los datos de los sensores, realizando incluso gráficos. El procesamiento de la información se realiza por el navegador, descargando al servidor (en este caso, el RPi) de tener que actualizar la página web. El protocolo WAMP permite a través de RPC (</w:t>
      </w:r>
      <w:r w:rsidRPr="007E57A6">
        <w:rPr>
          <w:i/>
        </w:rPr>
        <w:t>Remote Proccesudre Call</w:t>
      </w:r>
      <w:r>
        <w:t>) notificar al cliente (el navegador web) que existe nueva información disponible, y este actualiza sólo el campo que ha sido modificado. Al iniciar la carga de la página, todos sus componentes son descargados al navegador, por tanto, toda la tarea de mostrar los resultados queda para el cliente, mientras que el servidor solo notifica los nuevos estados de la información.</w:t>
      </w:r>
    </w:p>
    <w:p w14:paraId="5D13173B" w14:textId="7C4D24B4" w:rsidR="00104BFD" w:rsidRDefault="00104BFD">
      <w:pPr>
        <w:pStyle w:val="normalhere"/>
      </w:pPr>
      <w:r>
        <w:lastRenderedPageBreak/>
        <w:t>Esta aproximación es crucial para soluciones pensadas en IoT, descargando al servidor del procesamiento de la página web y, así mismo, disminuyendo el ancho de banda y el consumo de datos de la página.</w:t>
      </w:r>
    </w:p>
    <w:p w14:paraId="133DE544" w14:textId="32CA29B4" w:rsidR="00181304" w:rsidRPr="007E57A6" w:rsidRDefault="00CD577A">
      <w:pPr>
        <w:pStyle w:val="normalhere"/>
        <w:rPr>
          <w:noProof/>
          <w:lang w:val="es-ES" w:eastAsia="en-US"/>
        </w:rPr>
      </w:pPr>
      <w:r>
        <w:rPr>
          <w:noProof/>
        </w:rPr>
        <w:lastRenderedPageBreak/>
        <w:pict w14:anchorId="764148A0">
          <v:shape id="_x0000_s1050" type="#_x0000_t202" style="position:absolute;left:0;text-align:left;margin-left:9.6pt;margin-top:592.65pt;width:401.5pt;height:30.7pt;z-index:251671040;mso-position-horizontal-relative:text;mso-position-vertical-relative:text" stroked="f">
            <v:textbox style="mso-next-textbox:#_x0000_s1050;mso-fit-shape-to-text:t" inset="0,0,0,0">
              <w:txbxContent>
                <w:p w14:paraId="418C173D" w14:textId="25A70739" w:rsidR="0075155C" w:rsidRPr="00513538" w:rsidRDefault="0075155C" w:rsidP="00A25AA0">
                  <w:pPr>
                    <w:pStyle w:val="fig"/>
                    <w:rPr>
                      <w:rFonts w:ascii="Apple Garamond Light" w:hAnsi="Apple Garamond Light"/>
                      <w:noProof/>
                      <w:sz w:val="24"/>
                      <w:szCs w:val="24"/>
                    </w:rPr>
                  </w:pPr>
                  <w:bookmarkStart w:id="483" w:name="_Ref404224114"/>
                  <w:r>
                    <w:t xml:space="preserve">Figura </w:t>
                  </w:r>
                  <w:r w:rsidR="00CD577A">
                    <w:fldChar w:fldCharType="begin"/>
                  </w:r>
                  <w:r w:rsidR="00CD577A">
                    <w:instrText xml:space="preserve"> SEQ Figura \* ARABIC </w:instrText>
                  </w:r>
                  <w:r w:rsidR="00CD577A">
                    <w:fldChar w:fldCharType="separate"/>
                  </w:r>
                  <w:r>
                    <w:rPr>
                      <w:noProof/>
                    </w:rPr>
                    <w:t>12</w:t>
                  </w:r>
                  <w:r w:rsidR="00CD577A">
                    <w:rPr>
                      <w:noProof/>
                    </w:rPr>
                    <w:fldChar w:fldCharType="end"/>
                  </w:r>
                  <w:bookmarkEnd w:id="483"/>
                  <w:r>
                    <w:t>- Tamaño de página reducido para la misma página de la figura 10. A la izquierda, la página con el menú sin abrir, a la derecha, la página con el menú desplegado.</w:t>
                  </w:r>
                </w:p>
              </w:txbxContent>
            </v:textbox>
            <w10:wrap type="topAndBottom"/>
          </v:shape>
        </w:pict>
      </w:r>
      <w:r w:rsidR="00861B77">
        <w:rPr>
          <w:noProof/>
          <w:lang w:val="en-US" w:eastAsia="en-US"/>
        </w:rPr>
        <w:drawing>
          <wp:anchor distT="0" distB="0" distL="114300" distR="114300" simplePos="0" relativeHeight="251655680" behindDoc="0" locked="0" layoutInCell="1" allowOverlap="1" wp14:anchorId="31594C28" wp14:editId="08D2DE3C">
            <wp:simplePos x="0" y="0"/>
            <wp:positionH relativeFrom="column">
              <wp:posOffset>70995</wp:posOffset>
            </wp:positionH>
            <wp:positionV relativeFrom="paragraph">
              <wp:posOffset>4446270</wp:posOffset>
            </wp:positionV>
            <wp:extent cx="5070475" cy="2989580"/>
            <wp:effectExtent l="0" t="0" r="0" b="0"/>
            <wp:wrapTopAndBottom/>
            <wp:docPr id="18" name="Imagen 18" descr="E:\Pictures\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s\ui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550" r="-1" b="31669"/>
                    <a:stretch/>
                  </pic:blipFill>
                  <pic:spPr bwMode="auto">
                    <a:xfrm>
                      <a:off x="0" y="0"/>
                      <a:ext cx="5070475" cy="2989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2C2370AA">
          <v:shape id="_x0000_s1049" type="#_x0000_t202" style="position:absolute;left:0;text-align:left;margin-left:1.35pt;margin-top:300.65pt;width:401.5pt;height:30.7pt;z-index:251670016;mso-position-horizontal-relative:text;mso-position-vertical-relative:text" stroked="f">
            <v:textbox style="mso-next-textbox:#_x0000_s1049;mso-fit-shape-to-text:t" inset="0,0,0,0">
              <w:txbxContent>
                <w:p w14:paraId="66A5EE77" w14:textId="0D192610" w:rsidR="0075155C" w:rsidRPr="007E57A6" w:rsidRDefault="0075155C" w:rsidP="00A25AA0">
                  <w:pPr>
                    <w:pStyle w:val="fig"/>
                    <w:rPr>
                      <w:rFonts w:ascii="Apple Garamond Light" w:hAnsi="Apple Garamond Light"/>
                      <w:noProof/>
                      <w:sz w:val="24"/>
                      <w:szCs w:val="24"/>
                      <w:u w:val="single"/>
                    </w:rPr>
                  </w:pPr>
                  <w:bookmarkStart w:id="484" w:name="_Ref404224102"/>
                  <w:r>
                    <w:t xml:space="preserve">Figura </w:t>
                  </w:r>
                  <w:r w:rsidR="00CD577A">
                    <w:fldChar w:fldCharType="begin"/>
                  </w:r>
                  <w:r w:rsidR="00CD577A">
                    <w:instrText xml:space="preserve"> SEQ Figura \* ARABIC </w:instrText>
                  </w:r>
                  <w:r w:rsidR="00CD577A">
                    <w:fldChar w:fldCharType="separate"/>
                  </w:r>
                  <w:r>
                    <w:rPr>
                      <w:noProof/>
                    </w:rPr>
                    <w:t>13</w:t>
                  </w:r>
                  <w:r w:rsidR="00CD577A">
                    <w:rPr>
                      <w:noProof/>
                    </w:rPr>
                    <w:fldChar w:fldCharType="end"/>
                  </w:r>
                  <w:bookmarkEnd w:id="484"/>
                  <w:r>
                    <w:t xml:space="preserve">- </w:t>
                  </w:r>
                  <w:r w:rsidRPr="009C115F">
                    <w:t xml:space="preserve">Pagina </w:t>
                  </w:r>
                  <w:r>
                    <w:t>w</w:t>
                  </w:r>
                  <w:r w:rsidRPr="009C115F">
                    <w:t>eb que entrega el disposi</w:t>
                  </w:r>
                  <w:r>
                    <w:t>ti</w:t>
                  </w:r>
                  <w:r w:rsidRPr="009C115F">
                    <w:t>vo al conectarse en forma inalámbrica a la dirección configurada (http://192.168.240.1:8080) dentro de la red WiFi “IMU_MONITOR_UV”.</w:t>
                  </w:r>
                </w:p>
              </w:txbxContent>
            </v:textbox>
            <w10:wrap type="topAndBottom"/>
          </v:shape>
        </w:pict>
      </w:r>
      <w:r w:rsidR="00104BFD">
        <w:rPr>
          <w:noProof/>
          <w:lang w:val="en-US" w:eastAsia="en-US"/>
        </w:rPr>
        <w:drawing>
          <wp:anchor distT="0" distB="0" distL="114300" distR="114300" simplePos="0" relativeHeight="251654656" behindDoc="0" locked="0" layoutInCell="1" allowOverlap="1" wp14:anchorId="0CF4D29F" wp14:editId="1CA449F0">
            <wp:simplePos x="0" y="0"/>
            <wp:positionH relativeFrom="column">
              <wp:posOffset>46355</wp:posOffset>
            </wp:positionH>
            <wp:positionV relativeFrom="paragraph">
              <wp:posOffset>-70193</wp:posOffset>
            </wp:positionV>
            <wp:extent cx="5099050" cy="3825875"/>
            <wp:effectExtent l="0" t="0" r="0" b="0"/>
            <wp:wrapTopAndBottom/>
            <wp:docPr id="16" name="Imagen 16" descr="E:\Pictures\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s\Ui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9050" cy="3825875"/>
                    </a:xfrm>
                    <a:prstGeom prst="rect">
                      <a:avLst/>
                    </a:prstGeom>
                    <a:noFill/>
                    <a:ln>
                      <a:noFill/>
                    </a:ln>
                  </pic:spPr>
                </pic:pic>
              </a:graphicData>
            </a:graphic>
          </wp:anchor>
        </w:drawing>
      </w:r>
    </w:p>
    <w:p w14:paraId="015DD551" w14:textId="019E0C23" w:rsidR="007E57A6" w:rsidRPr="007E57A6" w:rsidRDefault="007E57A6">
      <w:pPr>
        <w:pStyle w:val="normalhere"/>
        <w:rPr>
          <w:noProof/>
          <w:lang w:val="es-ES" w:eastAsia="en-US"/>
        </w:rPr>
      </w:pPr>
    </w:p>
    <w:p w14:paraId="2804C86B" w14:textId="1F931722" w:rsidR="001A5881" w:rsidRDefault="001A5881" w:rsidP="008422E2">
      <w:pPr>
        <w:pStyle w:val="Ttulo1"/>
      </w:pPr>
      <w:bookmarkStart w:id="485" w:name="_Toc404230847"/>
      <w:r>
        <w:t>Resultados</w:t>
      </w:r>
      <w:bookmarkEnd w:id="485"/>
    </w:p>
    <w:p w14:paraId="025B419A" w14:textId="101E4D5B" w:rsidR="00104BFD" w:rsidRDefault="00104BFD" w:rsidP="00C82865">
      <w:pPr>
        <w:pStyle w:val="normalhere"/>
      </w:pPr>
      <w:r>
        <w:t>Los resultados de este trabajo se pueden separar en la misma secuencia que se utilizó para la implementación de la propuesta.</w:t>
      </w:r>
    </w:p>
    <w:p w14:paraId="7EF2ED46" w14:textId="35D06074" w:rsidR="00104BFD" w:rsidRDefault="00104BFD" w:rsidP="00C82865">
      <w:pPr>
        <w:pStyle w:val="normalhere"/>
      </w:pPr>
      <w:r>
        <w:t xml:space="preserve">Respecto a la selección de sensores IMUs, se logró seleccionar el dispositivo más apropiado, tanto </w:t>
      </w:r>
      <w:del w:id="486" w:author="SSepulveda" w:date="2014-12-16T08:00:00Z">
        <w:r w:rsidDel="008E3A96">
          <w:delText xml:space="preserve">como </w:delText>
        </w:r>
      </w:del>
      <w:r>
        <w:t>para el prototipo como para el desarrollo de una solución final. El sensor LSM9DS0 permite las frecuencias de muestreo más altas con todos sus sensores activados, la mayor resolución para todos sus sensores y el menor consumo, en un mismo encapsulado que el resto de la competencia.</w:t>
      </w:r>
    </w:p>
    <w:p w14:paraId="74D9BBA3" w14:textId="1B50EAB4" w:rsidR="00104BFD" w:rsidRDefault="00104BFD" w:rsidP="00C82865">
      <w:pPr>
        <w:pStyle w:val="normalhere"/>
      </w:pPr>
      <w:r>
        <w:t xml:space="preserve">Respecto al protocolo de comunicación, se prefirió sacrificar la máxima velocidad de transferencia de datos posible utilizando I2C en vez de SPI. Sin embargo, se logró disminuir la cantidad de cables necesarios para energizar y comunicarse con el sensor, </w:t>
      </w:r>
      <w:r w:rsidR="00BB369A">
        <w:t xml:space="preserve">parte de los requisitos para crear un dispositivo cómodo, manteniendo las características de </w:t>
      </w:r>
      <w:r w:rsidR="00BB369A" w:rsidRPr="00BB369A">
        <w:rPr>
          <w:i/>
        </w:rPr>
        <w:t>wearable</w:t>
      </w:r>
      <w:r w:rsidR="00BB369A">
        <w:t>. La decisión del protocolo impacta enormemente en el desarrollo de Hardware, ya que el protocolo SPI necesita disponer de más salidas para activar cada uno de los sensores. En el momento de probar la plataforma con todos los sensores funcionando, no se encontró un cuello de botella en la información, ya que esta fue adquirida para los 5 dispositivos a 120Hz como máximo</w:t>
      </w:r>
      <w:ins w:id="487" w:author="SSepulveda" w:date="2014-12-16T08:02:00Z">
        <w:r w:rsidR="002976CE">
          <w:t>, para cada uno de los sensores IMU</w:t>
        </w:r>
      </w:ins>
      <w:r w:rsidR="00BB369A">
        <w:t>. Esta velocidad corresponde a la más baja entregada por el magnetómetro, por tanto, no se producen cuellos de botella por la utilización del protocolo I2C.</w:t>
      </w:r>
    </w:p>
    <w:p w14:paraId="71990972" w14:textId="0A48CDAA" w:rsidR="00BB369A" w:rsidRDefault="00BB369A" w:rsidP="00C82865">
      <w:pPr>
        <w:pStyle w:val="normalhere"/>
      </w:pPr>
      <w:r>
        <w:t>Respecto a la plataforma de desarrollo, la más apropiada para el desarrollo result</w:t>
      </w:r>
      <w:ins w:id="488" w:author="SSepulveda" w:date="2014-12-16T08:01:00Z">
        <w:r w:rsidR="002976CE">
          <w:t>ó</w:t>
        </w:r>
      </w:ins>
      <w:del w:id="489" w:author="SSepulveda" w:date="2014-12-16T08:01:00Z">
        <w:r w:rsidDel="002976CE">
          <w:delText>o</w:delText>
        </w:r>
      </w:del>
      <w:r>
        <w:t xml:space="preserve"> ser la mezcla entre las capacidades embebidas de Arduino Yún y el poder de procesamiento de la arquitectura ARM de Nucleo F401RE. La plataforma Raspberry Pi entrega un control de alto nivel que puede interactuar con componentes de bajo nivel, simplificando el proceso de desarrollo de protocolos y software. Si bien la plataforma Raspberry Pi ya es una solución final, las pruebas realizadas descartan micro procesadores de 8 bits para desempeñar la tarea de manejar múltiples sensores. Respecto al hardware, gracias a la plataforma seleccionada se mantuvo al mínimo la cantidad de hardware que desarrollar, volviéndose entonces más una tarea de cableado que de montaje de hardware. Adicionalmente, el componente que requería circuitería específica, el multiplexor I2C PCA9547 fue diseñado con el objetivo de ser compatible con el resto de las plataformas y a prueba</w:t>
      </w:r>
      <w:del w:id="490" w:author="SSepulveda" w:date="2014-12-16T08:05:00Z">
        <w:r w:rsidDel="00F340EF">
          <w:delText>s</w:delText>
        </w:r>
      </w:del>
      <w:r>
        <w:t xml:space="preserve"> de fallas en las conexiones de los sensores.</w:t>
      </w:r>
    </w:p>
    <w:p w14:paraId="215D824C" w14:textId="272E2DE9" w:rsidR="00010BCE" w:rsidRDefault="00010BCE" w:rsidP="00C82865">
      <w:pPr>
        <w:pStyle w:val="normalhere"/>
      </w:pPr>
      <w:r>
        <w:t>Respecto al firmware, la utilización de un kernel Linux entrega soluciones de alto nivel para el manejo de hilos y eventos. En una solución final</w:t>
      </w:r>
      <w:del w:id="491" w:author="SSepulveda" w:date="2014-12-16T08:05:00Z">
        <w:r w:rsidDel="0010470B">
          <w:delText>, sin embargo</w:delText>
        </w:r>
      </w:del>
      <w:r>
        <w:t>, es poco probable contar con las capacidades para instalar un kernel completo de Linux, sin embargo, existen alternativas que permiten lograr un manejo similar de eventos y tareas, y están especialmente diseñadas para arquitecturas ARM, conocidos como sistemas RTOS (</w:t>
      </w:r>
      <w:r w:rsidRPr="00010BCE">
        <w:rPr>
          <w:i/>
        </w:rPr>
        <w:t>Real Time Operative System</w:t>
      </w:r>
      <w:r>
        <w:t>).</w:t>
      </w:r>
    </w:p>
    <w:p w14:paraId="0CBB8A19" w14:textId="77777777" w:rsidR="008E4546" w:rsidRDefault="00010BCE" w:rsidP="008E4546">
      <w:pPr>
        <w:pStyle w:val="normalhere"/>
      </w:pPr>
      <w:r>
        <w:t xml:space="preserve">Respecto al software, las herramientas desarrolladas implementadas con el objetivo de ser multiplataforma y con una correcta optimización de los recursos permitieron portar con facilidad el software, desde diferentes sistemas operativos hasta diferentes arquitecturas (desde x64 y x86 en el computador hacia ARMv6 en el RPi). La forma modular de la implementación del programa junto con el manejo de las tareas en diferentes </w:t>
      </w:r>
      <w:r w:rsidRPr="00010BCE">
        <w:rPr>
          <w:i/>
        </w:rPr>
        <w:t>threads</w:t>
      </w:r>
      <w:r>
        <w:t xml:space="preserve"> permite la utilización óptima de los recursos del dispositivo. La herramienta para visualizar los datos en tiempo real ha sido utilizada en otros proyectos, por lo tanto la solución es escalable a otras problemáticas. </w:t>
      </w:r>
      <w:r w:rsidR="008E4546">
        <w:t xml:space="preserve">En vista de esto, y como aporte a la comunidad </w:t>
      </w:r>
      <w:r w:rsidR="008E4546" w:rsidRPr="008E4546">
        <w:rPr>
          <w:i/>
        </w:rPr>
        <w:t>open source</w:t>
      </w:r>
      <w:r w:rsidR="008E4546">
        <w:t xml:space="preserve">, la aplicación, la documentación y los requisitos de instalación están disponibles en </w:t>
      </w:r>
      <w:hyperlink r:id="rId28" w:history="1">
        <w:r w:rsidR="008E4546" w:rsidRPr="00463EC6">
          <w:rPr>
            <w:rStyle w:val="Hipervnculo"/>
            <w:color w:val="auto"/>
            <w:u w:val="none"/>
          </w:rPr>
          <w:t>https://github.com/ssepulveda/RTGraph</w:t>
        </w:r>
      </w:hyperlink>
      <w:r w:rsidR="008E4546" w:rsidRPr="00463EC6">
        <w:t xml:space="preserve"> </w:t>
      </w:r>
      <w:r w:rsidR="008E4546">
        <w:fldChar w:fldCharType="begin"/>
      </w:r>
      <w:r w:rsidR="008E4546">
        <w:instrText xml:space="preserve"> ADDIN ZOTERO_ITEM CSL_CITATION {"citationID":"2k1ktp70k0","properties":{"formattedCitation":"{\\rtf (Sep\\uc0\\u250{}lveda, 2014)}","plainCitation":"(Sepúlveda, 2014)"},"citationItems":[{"id":684,"uris":["http://zotero.org/users/local/bwVY6orv/items/26ZFKMNH"],"uri":["http://zotero.org/users/local/bwVY6orv/items/26ZFKMNH"],"itemData":{"id":684,"type":"article-journal","title":"RTGraph: First release","URL":"http://dx.doi.org/10.5281/zenodo.12789","DOI":"10.5281/zenodo.12789","author":[{"family":"Sepúlveda","given":"Sebastián"}],"issued":{"date-parts":[["2014",11]]}}}],"schema":"https://github.com/citation-style-language/schema/raw/master/csl-citation.json"} </w:instrText>
      </w:r>
      <w:r w:rsidR="008E4546">
        <w:fldChar w:fldCharType="separate"/>
      </w:r>
      <w:r w:rsidR="008E4546" w:rsidRPr="000C1BC7">
        <w:t>(Sepúlveda, 2014)</w:t>
      </w:r>
      <w:r w:rsidR="008E4546">
        <w:fldChar w:fldCharType="end"/>
      </w:r>
      <w:r w:rsidR="008E4546">
        <w:t>.</w:t>
      </w:r>
    </w:p>
    <w:p w14:paraId="6898C238" w14:textId="03EF41CA" w:rsidR="00010BCE" w:rsidRDefault="00010BCE" w:rsidP="00C82865">
      <w:pPr>
        <w:pStyle w:val="normalhere"/>
      </w:pPr>
    </w:p>
    <w:p w14:paraId="091ED17F" w14:textId="09A588B5" w:rsidR="00DB3627" w:rsidRDefault="00B64AB5" w:rsidP="00C82865">
      <w:pPr>
        <w:pStyle w:val="normalhere"/>
      </w:pPr>
      <w:r>
        <w:t xml:space="preserve">En el contexto del desarrollo del prototipo, la metodología utilizada permitió determinar la mejor alternativa para desarrollar el prototipo, al mismo tiempo que predice la alternativa para </w:t>
      </w:r>
      <w:r w:rsidR="008E4546">
        <w:t xml:space="preserve">el </w:t>
      </w:r>
      <w:r>
        <w:lastRenderedPageBreak/>
        <w:t>producto final. Los requisitos impuestos de portabilidad permitieron cambiar de forma sencilla en</w:t>
      </w:r>
      <w:r w:rsidR="008E4546">
        <w:t>tre las diferentes plataformas. La utilización de comunicación inalámbrica para el control y la transferencia de datos, junto con el almacenamiento local de los datos</w:t>
      </w:r>
      <w:ins w:id="492" w:author="SSepulveda" w:date="2014-12-16T08:06:00Z">
        <w:r w:rsidR="00027C2E">
          <w:t>,</w:t>
        </w:r>
      </w:ins>
      <w:r w:rsidR="008E4546">
        <w:t xml:space="preserve"> entregan robustez al sistema, enfatiza la modularidad y provee el acceso con la menor cantidad de recursos adicionales </w:t>
      </w:r>
      <w:ins w:id="493" w:author="SSepulveda" w:date="2014-12-16T08:06:00Z">
        <w:r w:rsidR="00027C2E">
          <w:t>par</w:t>
        </w:r>
      </w:ins>
      <w:r w:rsidR="008E4546">
        <w:t xml:space="preserve">a controlar el sistema, siendo posible utilizarlos desde un computador, </w:t>
      </w:r>
      <w:r w:rsidR="008E4546" w:rsidRPr="008E4546">
        <w:rPr>
          <w:i/>
        </w:rPr>
        <w:t>Tablet</w:t>
      </w:r>
      <w:r w:rsidR="008E4546">
        <w:t xml:space="preserve"> o </w:t>
      </w:r>
      <w:r w:rsidR="008E4546" w:rsidRPr="008E4546">
        <w:rPr>
          <w:i/>
        </w:rPr>
        <w:t>Smartphone</w:t>
      </w:r>
      <w:r w:rsidR="008E4546">
        <w:t>. El manejo a través de una página web resulta intuitivo y uniforme en las diferentes plataformas.</w:t>
      </w:r>
    </w:p>
    <w:p w14:paraId="137E51E8" w14:textId="5F48E54C" w:rsidR="00B64AB5" w:rsidRPr="00C82865" w:rsidRDefault="00B64AB5" w:rsidP="00C82865">
      <w:pPr>
        <w:pStyle w:val="normalhere"/>
      </w:pPr>
    </w:p>
    <w:p w14:paraId="688520FF" w14:textId="2E7A3DDB" w:rsidR="00B64AB5" w:rsidRDefault="00B64AB5" w:rsidP="00C82865">
      <w:pPr>
        <w:pStyle w:val="normalhere"/>
      </w:pPr>
      <w:r>
        <w:t xml:space="preserve">El prototipo fue probado </w:t>
      </w:r>
      <w:r w:rsidR="00DB3627">
        <w:t xml:space="preserve">en una aplicación real </w:t>
      </w:r>
      <w:r>
        <w:t>por el profesor Dr. Pab</w:t>
      </w:r>
      <w:r w:rsidR="00D9028E">
        <w:t xml:space="preserve">lo Reyes en la Universidad de Manuela </w:t>
      </w:r>
      <w:r w:rsidR="00BA0922">
        <w:t>Beltrán</w:t>
      </w:r>
      <w:r w:rsidR="00D9028E">
        <w:t>, Bogotá, Colombia</w:t>
      </w:r>
      <w:r>
        <w:t xml:space="preserve">. Se adquirieron datos de los sensores inerciales y orientación, mientras se comparaba contra un </w:t>
      </w:r>
      <w:r w:rsidRPr="00C82865">
        <w:rPr>
          <w:i/>
        </w:rPr>
        <w:t>Gold-Standard</w:t>
      </w:r>
      <w:r>
        <w:t xml:space="preserve"> de MOCAP por medios ópticos.</w:t>
      </w:r>
      <w:r w:rsidR="0062564A">
        <w:t xml:space="preserve"> La figura 5 muestra el uso de la plataforma por un voluntario</w:t>
      </w:r>
      <w:r w:rsidR="008E4546">
        <w:t xml:space="preserve"> en Colombia</w:t>
      </w:r>
      <w:r w:rsidR="0062564A">
        <w:t>.</w:t>
      </w:r>
      <w:r w:rsidR="00B57365">
        <w:t xml:space="preserve"> Mientras el profesor Dr. Pablo Reyes realizaba las pruebas, pudo enviar los datos por internet en formato CSV. Cuando el dispositivo volvió a Chile, comprobamos que los datos aún estaban guardados en el dispositivo. La </w:t>
      </w:r>
      <w:r w:rsidR="002F55BA">
        <w:fldChar w:fldCharType="begin"/>
      </w:r>
      <w:r w:rsidR="002F55BA">
        <w:instrText xml:space="preserve"> REF _Ref404223477 \h </w:instrText>
      </w:r>
      <w:r w:rsidR="002F55BA">
        <w:fldChar w:fldCharType="separate"/>
      </w:r>
      <w:r w:rsidR="00CA29B9">
        <w:t xml:space="preserve">Figura </w:t>
      </w:r>
      <w:r w:rsidR="00CA29B9">
        <w:rPr>
          <w:noProof/>
        </w:rPr>
        <w:t>14</w:t>
      </w:r>
      <w:r w:rsidR="002F55BA">
        <w:fldChar w:fldCharType="end"/>
      </w:r>
      <w:r w:rsidR="00B57365">
        <w:t xml:space="preserve"> muestra la utilización del prototipo durante las pruebas. Se observa que, a pesar de utilizar ambos métodos de adquisición, el sistema es lo</w:t>
      </w:r>
      <w:del w:id="494" w:author="SSepulveda" w:date="2014-12-16T08:06:00Z">
        <w:r w:rsidR="00B57365" w:rsidDel="00027C2E">
          <w:delText>s</w:delText>
        </w:r>
      </w:del>
      <w:r w:rsidR="00B57365">
        <w:t xml:space="preserve"> suficientemente modular y pequeño como para utilizarse en conjunto, es ajustable a cada segmento del cuerpo del sujeto de pruebas y no interfiere mayormente con el movimiento.</w:t>
      </w:r>
      <w:r w:rsidR="002F55BA">
        <w:t xml:space="preserve"> Las pruebas incluyeron adquirir datos de extremidades superiores, incluyendo los 5 dedos de las manos, demostrando la modularidad que la propuesta del sistema ofrece, y que puede ser mejorada en un dispositivo </w:t>
      </w:r>
      <w:commentRangeStart w:id="495"/>
      <w:r w:rsidR="002F55BA">
        <w:t>final</w:t>
      </w:r>
      <w:commentRangeEnd w:id="495"/>
      <w:r w:rsidR="00027C2E">
        <w:rPr>
          <w:rStyle w:val="Refdecomentario"/>
          <w:rFonts w:ascii="Times New Roman" w:hAnsi="Times New Roman"/>
        </w:rPr>
        <w:commentReference w:id="495"/>
      </w:r>
      <w:r w:rsidR="002F55BA">
        <w:t>.</w:t>
      </w:r>
    </w:p>
    <w:p w14:paraId="2C5151C6" w14:textId="6ADF8A2A" w:rsidR="00D9028E" w:rsidRDefault="00CD577A" w:rsidP="00C82865">
      <w:pPr>
        <w:pStyle w:val="normalhere"/>
      </w:pPr>
      <w:r>
        <w:rPr>
          <w:noProof/>
        </w:rPr>
        <w:pict w14:anchorId="4509BAAE">
          <v:shape id="_x0000_s1051" type="#_x0000_t202" style="position:absolute;left:0;text-align:left;margin-left:-1.2pt;margin-top:323.15pt;width:402.2pt;height:.05pt;z-index:251672064;mso-position-horizontal-relative:text;mso-position-vertical-relative:text" stroked="f">
            <v:textbox style="mso-next-textbox:#_x0000_s1051;mso-fit-shape-to-text:t" inset="0,0,0,0">
              <w:txbxContent>
                <w:p w14:paraId="214B8FFC" w14:textId="0E5EA1E0" w:rsidR="0075155C" w:rsidRPr="00CA71CA" w:rsidRDefault="0075155C" w:rsidP="00A25AA0">
                  <w:pPr>
                    <w:pStyle w:val="fig"/>
                    <w:rPr>
                      <w:rFonts w:ascii="Apple Garamond Light" w:hAnsi="Apple Garamond Light"/>
                      <w:noProof/>
                      <w:sz w:val="24"/>
                      <w:szCs w:val="24"/>
                    </w:rPr>
                  </w:pPr>
                  <w:bookmarkStart w:id="496" w:name="_Ref404223477"/>
                  <w:r>
                    <w:t xml:space="preserve">Figura </w:t>
                  </w:r>
                  <w:r w:rsidR="00CD577A">
                    <w:fldChar w:fldCharType="begin"/>
                  </w:r>
                  <w:r w:rsidR="00CD577A">
                    <w:instrText xml:space="preserve"> SEQ Figura \* ARABIC </w:instrText>
                  </w:r>
                  <w:r w:rsidR="00CD577A">
                    <w:fldChar w:fldCharType="separate"/>
                  </w:r>
                  <w:r>
                    <w:rPr>
                      <w:noProof/>
                    </w:rPr>
                    <w:t>14</w:t>
                  </w:r>
                  <w:r w:rsidR="00CD577A">
                    <w:rPr>
                      <w:noProof/>
                    </w:rPr>
                    <w:fldChar w:fldCharType="end"/>
                  </w:r>
                  <w:bookmarkEnd w:id="496"/>
                  <w:r>
                    <w:t>- Utilización del prototipo de adquisición de movimiento inercial en la Universidad de Manuela Beltrán, Bogotá, Colombia, supervisado por el profesor Dr. Pablo Reyes. En la imagen se observa el uso conjunto del sistema de captura propuesto y el Gold-Standard por medios ópticos.</w:t>
                  </w:r>
                </w:p>
              </w:txbxContent>
            </v:textbox>
            <w10:wrap type="topAndBottom"/>
          </v:shape>
        </w:pict>
      </w:r>
      <w:r w:rsidR="00B57365">
        <w:rPr>
          <w:noProof/>
          <w:lang w:val="en-US" w:eastAsia="en-US"/>
        </w:rPr>
        <w:drawing>
          <wp:anchor distT="0" distB="0" distL="114300" distR="114300" simplePos="0" relativeHeight="251640320" behindDoc="0" locked="0" layoutInCell="1" allowOverlap="1" wp14:anchorId="13FC622E" wp14:editId="65B5411F">
            <wp:simplePos x="0" y="0"/>
            <wp:positionH relativeFrom="column">
              <wp:posOffset>-15240</wp:posOffset>
            </wp:positionH>
            <wp:positionV relativeFrom="paragraph">
              <wp:posOffset>225425</wp:posOffset>
            </wp:positionV>
            <wp:extent cx="5107940" cy="382143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29">
                      <a:extLst>
                        <a:ext uri="{28A0092B-C50C-407E-A947-70E740481C1C}">
                          <a14:useLocalDpi xmlns:a14="http://schemas.microsoft.com/office/drawing/2010/main" val="0"/>
                        </a:ext>
                      </a:extLst>
                    </a:blip>
                    <a:stretch>
                      <a:fillRect/>
                    </a:stretch>
                  </pic:blipFill>
                  <pic:spPr>
                    <a:xfrm>
                      <a:off x="0" y="0"/>
                      <a:ext cx="5107940" cy="3821430"/>
                    </a:xfrm>
                    <a:prstGeom prst="rect">
                      <a:avLst/>
                    </a:prstGeom>
                  </pic:spPr>
                </pic:pic>
              </a:graphicData>
            </a:graphic>
            <wp14:sizeRelH relativeFrom="page">
              <wp14:pctWidth>0</wp14:pctWidth>
            </wp14:sizeRelH>
            <wp14:sizeRelV relativeFrom="page">
              <wp14:pctHeight>0</wp14:pctHeight>
            </wp14:sizeRelV>
          </wp:anchor>
        </w:drawing>
      </w:r>
    </w:p>
    <w:p w14:paraId="7A64204B" w14:textId="674F6E51" w:rsidR="00B64AB5" w:rsidRDefault="00B64AB5" w:rsidP="00B57365">
      <w:pPr>
        <w:pStyle w:val="normalhere"/>
      </w:pPr>
      <w:r>
        <w:t xml:space="preserve"> </w:t>
      </w:r>
    </w:p>
    <w:p w14:paraId="2CC2C656" w14:textId="7F85EB2B" w:rsidR="00545759" w:rsidRPr="00C82865" w:rsidRDefault="00545759" w:rsidP="00C82865">
      <w:pPr>
        <w:pStyle w:val="normalhere"/>
      </w:pPr>
      <w:r>
        <w:lastRenderedPageBreak/>
        <w:t xml:space="preserve">Finalmente, todos los códigos, esquemáticos y diseños creados se distribuyen en forma </w:t>
      </w:r>
      <w:r w:rsidRPr="00C82865">
        <w:rPr>
          <w:i/>
        </w:rPr>
        <w:t>open source</w:t>
      </w:r>
      <w:r>
        <w:t xml:space="preserve"> a través de un repositorio</w:t>
      </w:r>
      <w:r w:rsidRPr="00C82865">
        <w:t xml:space="preserve"> </w:t>
      </w:r>
      <w:hyperlink r:id="rId30" w:history="1">
        <w:r w:rsidR="004D7012" w:rsidRPr="00B57365">
          <w:rPr>
            <w:rStyle w:val="Hipervnculo"/>
            <w:color w:val="auto"/>
            <w:u w:val="none"/>
          </w:rPr>
          <w:t>https://github.com/ssepulveda/ICB_TT</w:t>
        </w:r>
      </w:hyperlink>
      <w:r w:rsidR="00B57365" w:rsidRPr="00B57365">
        <w:t>,</w:t>
      </w:r>
      <w:r w:rsidR="00B57365">
        <w:t xml:space="preserve"> junto a la documentación para instalar y reproducir los resultados.</w:t>
      </w:r>
    </w:p>
    <w:p w14:paraId="7780FF8D" w14:textId="1E6F9991" w:rsidR="005644D2" w:rsidRDefault="001A5881" w:rsidP="00C82865">
      <w:pPr>
        <w:pStyle w:val="Ttulo1"/>
      </w:pPr>
      <w:bookmarkStart w:id="497" w:name="_Toc402197190"/>
      <w:bookmarkStart w:id="498" w:name="_Toc402197248"/>
      <w:bookmarkStart w:id="499" w:name="_Toc402197356"/>
      <w:bookmarkStart w:id="500" w:name="_Toc402197408"/>
      <w:bookmarkStart w:id="501" w:name="_Toc402197500"/>
      <w:bookmarkStart w:id="502" w:name="_Toc402203644"/>
      <w:bookmarkStart w:id="503" w:name="_Toc402203747"/>
      <w:bookmarkStart w:id="504" w:name="_Toc402203805"/>
      <w:bookmarkStart w:id="505" w:name="_Toc402197191"/>
      <w:bookmarkStart w:id="506" w:name="_Toc402197249"/>
      <w:bookmarkStart w:id="507" w:name="_Toc402197357"/>
      <w:bookmarkStart w:id="508" w:name="_Toc402197409"/>
      <w:bookmarkStart w:id="509" w:name="_Toc402197501"/>
      <w:bookmarkStart w:id="510" w:name="_Toc402203645"/>
      <w:bookmarkStart w:id="511" w:name="_Toc402203748"/>
      <w:bookmarkStart w:id="512" w:name="_Toc402203806"/>
      <w:bookmarkStart w:id="513" w:name="_Toc402197192"/>
      <w:bookmarkStart w:id="514" w:name="_Toc402197250"/>
      <w:bookmarkStart w:id="515" w:name="_Toc402197358"/>
      <w:bookmarkStart w:id="516" w:name="_Toc402197410"/>
      <w:bookmarkStart w:id="517" w:name="_Toc402197502"/>
      <w:bookmarkStart w:id="518" w:name="_Toc402203646"/>
      <w:bookmarkStart w:id="519" w:name="_Toc402203749"/>
      <w:bookmarkStart w:id="520" w:name="_Toc402203807"/>
      <w:bookmarkStart w:id="521" w:name="_Toc404230848"/>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r>
        <w:t>Discusión</w:t>
      </w:r>
      <w:bookmarkEnd w:id="521"/>
    </w:p>
    <w:p w14:paraId="09FD4417" w14:textId="28968457" w:rsidR="00861B77" w:rsidRDefault="00861B77" w:rsidP="00861B77">
      <w:pPr>
        <w:pStyle w:val="normalhere"/>
        <w:ind w:firstLine="284"/>
      </w:pPr>
      <w:r>
        <w:t>Los sensores IMUs utilizados cumplen con las características técnicas mínimas establecidas en diferentes estudios de biomecánica y soluciones comerciales.</w:t>
      </w:r>
    </w:p>
    <w:p w14:paraId="315FB3B4" w14:textId="4DD16885" w:rsidR="00861B77" w:rsidRDefault="00861B77" w:rsidP="002D71CD">
      <w:pPr>
        <w:pStyle w:val="normalhere"/>
      </w:pPr>
      <w:r>
        <w:t>La plataforma utilizada no genera cuellos de botella para la adquisición y procesamiento de información, en tanto que los protocolos de comunicación seleccionados son apropiados para la aplicación.</w:t>
      </w:r>
    </w:p>
    <w:p w14:paraId="703F7752" w14:textId="75AAC2D9" w:rsidR="00861B77" w:rsidRDefault="00861B77" w:rsidP="002D71CD">
      <w:pPr>
        <w:pStyle w:val="normalhere"/>
      </w:pPr>
      <w:r>
        <w:t xml:space="preserve">El hardware implementado es modular y compatible con diferentes plataformas, permitiendo el uso de diferentes arquitecturas con los mismos sensores, respondiendo a los requisitos de modularidad </w:t>
      </w:r>
      <w:del w:id="522" w:author="SSepulveda" w:date="2014-12-16T08:09:00Z">
        <w:r w:rsidDel="00027C2E">
          <w:delText xml:space="preserve">propuestos </w:delText>
        </w:r>
      </w:del>
      <w:ins w:id="523" w:author="SSepulveda" w:date="2014-12-16T08:09:00Z">
        <w:r w:rsidR="00027C2E">
          <w:t xml:space="preserve">señalados </w:t>
        </w:r>
      </w:ins>
      <w:r>
        <w:t>en el diseño de la propuesta. La cantidad de sensores es detectada al momento de iniciar la adquisición, no siendo necesario realizar ninguna configuración especial con el dispositivo. Hasta 6 sensores se pueden adquirir simultáneamente con el prototipo propuesto, con una frecuencia de muestr</w:t>
      </w:r>
      <w:ins w:id="524" w:author="SSepulveda" w:date="2014-12-16T08:07:00Z">
        <w:r w:rsidR="00027C2E">
          <w:t>e</w:t>
        </w:r>
      </w:ins>
      <w:r>
        <w:t xml:space="preserve">o máxima de 120Hz, cumpliendo con los requisitos </w:t>
      </w:r>
      <w:del w:id="525" w:author="SSepulveda" w:date="2014-12-16T08:09:00Z">
        <w:r w:rsidDel="00027C2E">
          <w:delText xml:space="preserve">propuestos </w:delText>
        </w:r>
      </w:del>
      <w:ins w:id="526" w:author="SSepulveda" w:date="2014-12-16T08:09:00Z">
        <w:r w:rsidR="00027C2E">
          <w:t xml:space="preserve">señalados </w:t>
        </w:r>
      </w:ins>
      <w:r>
        <w:t>el diseño de la propuesta, respecto a los requerimientos de la plataforma.</w:t>
      </w:r>
    </w:p>
    <w:p w14:paraId="479E7303" w14:textId="6D93E2C8" w:rsidR="00861B77" w:rsidRDefault="00861B77" w:rsidP="002D71CD">
      <w:pPr>
        <w:pStyle w:val="normalhere"/>
      </w:pPr>
      <w:r>
        <w:t>El software utilizado es multiplataforma, pudiendo ser ejecutado desde diferentes sistemas operativos con diferentes arquitecturas. Adicionalmente, la solución final implementada como punto de acceso WiFi permite ser agnóstico incluso del dispositivo utilizado, con una interfaz de usuario que se adapta al tamaño de la pantalla del cliente. A diferencia de las soluciones comerciales, que requieren software adicional o dispositivos dedicados, el mismo dispositivo se encarga tanto de procesar los datos como ofrecer una interfaz universal de configuración, control y adquisición de datos.</w:t>
      </w:r>
    </w:p>
    <w:p w14:paraId="61A6ADCE" w14:textId="77777777" w:rsidR="009E1F03" w:rsidRDefault="009E1F03" w:rsidP="002D71CD">
      <w:pPr>
        <w:pStyle w:val="normalhere"/>
      </w:pPr>
    </w:p>
    <w:p w14:paraId="5266A288" w14:textId="0BC2AC1E" w:rsidR="009E1F03" w:rsidRDefault="009E1F03" w:rsidP="002D71CD">
      <w:pPr>
        <w:pStyle w:val="normalhere"/>
      </w:pPr>
      <w:r>
        <w:t xml:space="preserve">En vista de los resultados obtenidos, y considerando la exitosa prueba en terreno del prototipo mientras se realizaba comparaciones contra un </w:t>
      </w:r>
      <w:r w:rsidRPr="009E1F03">
        <w:rPr>
          <w:i/>
        </w:rPr>
        <w:t>Gold Standard</w:t>
      </w:r>
      <w:r>
        <w:t>, se concluye que se cumplieron los requisitos impuestos en el diseño de la propuesta, finalizando con una plataforma funcional y operativa.</w:t>
      </w:r>
    </w:p>
    <w:p w14:paraId="422B21F6" w14:textId="77777777" w:rsidR="009E1F03" w:rsidRDefault="009E1F03" w:rsidP="002D71CD">
      <w:pPr>
        <w:pStyle w:val="normalhere"/>
      </w:pPr>
    </w:p>
    <w:p w14:paraId="103673CB" w14:textId="33C627D7" w:rsidR="00861B77" w:rsidRPr="00C82865" w:rsidRDefault="009E1F03" w:rsidP="002D71CD">
      <w:pPr>
        <w:pStyle w:val="normalhere"/>
      </w:pPr>
      <w:r>
        <w:t>Adicionalmente, los códigos de fuente y esquemáticos están disponibles</w:t>
      </w:r>
      <w:ins w:id="527" w:author="SSepulveda" w:date="2014-12-16T08:07:00Z">
        <w:r w:rsidR="00027C2E">
          <w:t xml:space="preserve"> en el </w:t>
        </w:r>
      </w:ins>
      <w:ins w:id="528" w:author="SSepulveda" w:date="2014-12-16T08:08:00Z">
        <w:r w:rsidR="00027C2E">
          <w:t>repositorio</w:t>
        </w:r>
        <w:r w:rsidR="00027C2E" w:rsidRPr="00C82865">
          <w:t xml:space="preserve"> </w:t>
        </w:r>
        <w:r w:rsidR="00027C2E">
          <w:fldChar w:fldCharType="begin"/>
        </w:r>
        <w:r w:rsidR="00027C2E">
          <w:instrText xml:space="preserve"> HYPERLINK "https://github.com/ssepulveda/ICB_TT" </w:instrText>
        </w:r>
        <w:r w:rsidR="00027C2E">
          <w:fldChar w:fldCharType="separate"/>
        </w:r>
        <w:r w:rsidR="00027C2E" w:rsidRPr="00B57365">
          <w:rPr>
            <w:rStyle w:val="Hipervnculo"/>
            <w:color w:val="auto"/>
            <w:u w:val="none"/>
          </w:rPr>
          <w:t>https://github.com/ssepulveda/ICB_TT</w:t>
        </w:r>
        <w:r w:rsidR="00027C2E">
          <w:rPr>
            <w:rStyle w:val="Hipervnculo"/>
            <w:color w:val="auto"/>
            <w:u w:val="none"/>
          </w:rPr>
          <w:fldChar w:fldCharType="end"/>
        </w:r>
      </w:ins>
      <w:r>
        <w:t>, para todo aquel que desee realizar trabajos o investigaciones con los mismos sensores. Esto promueve el desarrollo de nuevas investigaciones utilizando la misma plataforma. En el contexto del proyecto de tesis de Magister, el desarrollo del prototipo de esta plataforma permitirá adquirir datos de movimiento y electromiografía en forma conjunto, para así investigar como las mediciones de EMG podrían mejorar la fusión de sensores y la estimación de la postura y posición. La metodología de implementación y el énfasis en la modularidad y portabilidad permitirán agregar las características faltantes sin mayores inconvenientes.</w:t>
      </w:r>
    </w:p>
    <w:p w14:paraId="32E7AE82" w14:textId="7E64B364" w:rsidR="001A5881" w:rsidRPr="00D94402" w:rsidRDefault="001A5881" w:rsidP="008422E2">
      <w:pPr>
        <w:pStyle w:val="Ttulo1"/>
      </w:pPr>
      <w:bookmarkStart w:id="529" w:name="_Toc404230849"/>
      <w:r>
        <w:t>Conclusiones</w:t>
      </w:r>
      <w:bookmarkEnd w:id="529"/>
    </w:p>
    <w:p w14:paraId="10111C8B" w14:textId="53EC5117" w:rsidR="00323D62" w:rsidRDefault="00323D62" w:rsidP="00C82865">
      <w:pPr>
        <w:pStyle w:val="TTCuerpoIndentado"/>
      </w:pPr>
      <w:r>
        <w:t xml:space="preserve">El trabajo realizado entrega el prototipo de una plataforma funcional de captura de movimiento, disponible en forma </w:t>
      </w:r>
      <w:r w:rsidRPr="00C82865">
        <w:rPr>
          <w:i/>
        </w:rPr>
        <w:t>open source</w:t>
      </w:r>
      <w:r>
        <w:t xml:space="preserve"> para que cualquiera la pueda utilizar, modificar y realizar capturas de movimiento.</w:t>
      </w:r>
    </w:p>
    <w:p w14:paraId="2BEFCFC0" w14:textId="56C11E3F" w:rsidR="009E1F03" w:rsidRDefault="009E1F03" w:rsidP="00C82865">
      <w:pPr>
        <w:pStyle w:val="TTCuerpoIndentado"/>
      </w:pPr>
      <w:r>
        <w:t>Las contribuciones de este trabajo se enmarcan desde la prueba de diferentes plataformas de desarrollo en aplicaciones de alta demanda de procesamiento, junto con un conjunto de herramientas que permiten evaluar el desempeño, tanto en tiempo real como a través del análisis de registros</w:t>
      </w:r>
      <w:r w:rsidR="00115415">
        <w:t xml:space="preserve"> el desempeño de las plataformas y los diferentes protocolos de comunicación.</w:t>
      </w:r>
    </w:p>
    <w:p w14:paraId="49B22D21" w14:textId="791CE977" w:rsidR="00115415" w:rsidRDefault="00115415" w:rsidP="00C82865">
      <w:pPr>
        <w:pStyle w:val="TTCuerpoIndentado"/>
      </w:pPr>
      <w:r>
        <w:lastRenderedPageBreak/>
        <w:t xml:space="preserve">Desde </w:t>
      </w:r>
      <w:del w:id="530" w:author="SSepulveda" w:date="2014-12-16T08:09:00Z">
        <w:r w:rsidDel="00027C2E">
          <w:delText xml:space="preserve">el </w:delText>
        </w:r>
      </w:del>
      <w:r>
        <w:t xml:space="preserve">un punto de vista tecnológico, se realiza un aporte importante en la implementación de una plataforma con miras al </w:t>
      </w:r>
      <w:r w:rsidRPr="00115415">
        <w:rPr>
          <w:i/>
        </w:rPr>
        <w:t>Internet of Things</w:t>
      </w:r>
      <w:r>
        <w:t xml:space="preserve"> (IoT), permitiendo crear aplicaciones realmente ambulatorias y agnósticas del dispositivo con el cual se controlan. La plataforma ofrece la escalabilidad para conectarse directamente a Internet, o compartir la conexión con otro dispositivo, enviando en tiempo real los datos a un servidor para su almacenamiento y control ambulatorio. En investigaciones futuras, el manejo de la seguridad y privacidad de los datos es un tema pendiente e importante que se debe asegurar en un dispositivo de utilización clínica.</w:t>
      </w:r>
    </w:p>
    <w:p w14:paraId="653565FA" w14:textId="77777777" w:rsidR="00115415" w:rsidRDefault="00115415" w:rsidP="00C82865">
      <w:pPr>
        <w:pStyle w:val="TTCuerpoIndentado"/>
      </w:pPr>
    </w:p>
    <w:p w14:paraId="4F9D588F" w14:textId="3301F12C" w:rsidR="00323D62" w:rsidRDefault="00323D62" w:rsidP="00C82865">
      <w:pPr>
        <w:pStyle w:val="TTCuerpoIndentado"/>
      </w:pPr>
      <w:r>
        <w:t>Esta plataforma será parte esencial del proyecto de tesis del programa de Magister en Ciencias de la Ingeniería, mención Ingeniería Biomédica, ya que permite la captura y registro de los datos en condiciones similares a las comerciales, con un costo mucho menor y personalizado a los requerimientos. Para el caso específico, se agregar</w:t>
      </w:r>
      <w:ins w:id="531" w:author="SSepulveda" w:date="2014-12-16T08:10:00Z">
        <w:r w:rsidR="00027C2E">
          <w:t>á</w:t>
        </w:r>
      </w:ins>
      <w:del w:id="532" w:author="SSepulveda" w:date="2014-12-16T08:10:00Z">
        <w:r w:rsidDel="00027C2E">
          <w:delText>a</w:delText>
        </w:r>
      </w:del>
      <w:r>
        <w:t xml:space="preserve"> un módulo para medir EMG en conjunto con la captura del movimiento.</w:t>
      </w:r>
    </w:p>
    <w:p w14:paraId="110D91D1" w14:textId="77777777" w:rsidR="00115415" w:rsidRPr="00115415" w:rsidRDefault="00115415" w:rsidP="00C82865">
      <w:pPr>
        <w:pStyle w:val="TTCuerpoIndentado"/>
        <w:rPr>
          <w:u w:val="single"/>
        </w:rPr>
      </w:pPr>
    </w:p>
    <w:p w14:paraId="64377CB2" w14:textId="27A5E64B" w:rsidR="00323D62" w:rsidRPr="00115415" w:rsidRDefault="00323D62" w:rsidP="00C82865">
      <w:pPr>
        <w:pStyle w:val="TTCuerpoIndentado"/>
      </w:pPr>
      <w:r>
        <w:t>Finalmente, una vez finalizada la tesis</w:t>
      </w:r>
      <w:ins w:id="533" w:author="SSepulveda" w:date="2014-12-16T08:13:00Z">
        <w:r w:rsidR="008662F3">
          <w:t xml:space="preserve"> de magister</w:t>
        </w:r>
      </w:ins>
      <w:r>
        <w:t xml:space="preserve">, la plataforma será comparada contra el </w:t>
      </w:r>
      <w:r w:rsidRPr="00C82865">
        <w:rPr>
          <w:i/>
        </w:rPr>
        <w:t>Gold-Standard</w:t>
      </w:r>
      <w:r>
        <w:t xml:space="preserve">, lo que pondría a disposición de la comunidad educativa y de </w:t>
      </w:r>
      <w:r w:rsidRPr="00C82865">
        <w:rPr>
          <w:i/>
        </w:rPr>
        <w:t>open source</w:t>
      </w:r>
      <w:r>
        <w:t xml:space="preserve"> u</w:t>
      </w:r>
      <w:r w:rsidR="00115415">
        <w:t xml:space="preserve">na plataforma realmente valiosa, que podría estar validada respecto a un </w:t>
      </w:r>
      <w:r w:rsidR="00115415" w:rsidRPr="00115415">
        <w:rPr>
          <w:i/>
        </w:rPr>
        <w:t>Gold-Standard</w:t>
      </w:r>
      <w:r w:rsidR="00115415">
        <w:t>, entregando un gran valor agreg</w:t>
      </w:r>
      <w:bookmarkStart w:id="534" w:name="_GoBack"/>
      <w:bookmarkEnd w:id="534"/>
      <w:r w:rsidR="00115415">
        <w:t>ado a la plataforma.</w:t>
      </w:r>
    </w:p>
    <w:p w14:paraId="4D5F10D9" w14:textId="7D05A702" w:rsidR="0034536B" w:rsidRDefault="0034536B" w:rsidP="00C82865">
      <w:pPr>
        <w:pStyle w:val="TTCuerpo"/>
      </w:pPr>
    </w:p>
    <w:p w14:paraId="24EE4F69" w14:textId="77777777" w:rsidR="004D7012" w:rsidRDefault="004D7012">
      <w:pPr>
        <w:rPr>
          <w:rFonts w:ascii="Apple Garamond" w:hAnsi="Apple Garamond"/>
          <w:b/>
        </w:rPr>
      </w:pPr>
      <w:bookmarkStart w:id="535" w:name="_Toc402197195"/>
      <w:bookmarkStart w:id="536" w:name="_Toc402197253"/>
      <w:bookmarkStart w:id="537" w:name="_Toc402197361"/>
      <w:bookmarkStart w:id="538" w:name="_Toc402197413"/>
      <w:bookmarkStart w:id="539" w:name="_Toc402197505"/>
      <w:bookmarkStart w:id="540" w:name="_Toc402203649"/>
      <w:bookmarkStart w:id="541" w:name="_Toc402203752"/>
      <w:bookmarkStart w:id="542" w:name="_Toc402203810"/>
      <w:bookmarkStart w:id="543" w:name="_Toc402197196"/>
      <w:bookmarkStart w:id="544" w:name="_Toc402197254"/>
      <w:bookmarkStart w:id="545" w:name="_Toc402197362"/>
      <w:bookmarkStart w:id="546" w:name="_Toc402197414"/>
      <w:bookmarkStart w:id="547" w:name="_Toc402197506"/>
      <w:bookmarkStart w:id="548" w:name="_Toc402203650"/>
      <w:bookmarkStart w:id="549" w:name="_Toc402203753"/>
      <w:bookmarkStart w:id="550" w:name="_Toc402203811"/>
      <w:bookmarkStart w:id="551" w:name="_Toc402197197"/>
      <w:bookmarkStart w:id="552" w:name="_Toc402197255"/>
      <w:bookmarkStart w:id="553" w:name="_Toc402197363"/>
      <w:bookmarkStart w:id="554" w:name="_Toc402197415"/>
      <w:bookmarkStart w:id="555" w:name="_Toc402197507"/>
      <w:bookmarkStart w:id="556" w:name="_Toc402203651"/>
      <w:bookmarkStart w:id="557" w:name="_Toc402203754"/>
      <w:bookmarkStart w:id="558" w:name="_Toc402203812"/>
      <w:bookmarkStart w:id="559" w:name="_Toc402197198"/>
      <w:bookmarkStart w:id="560" w:name="_Toc402197256"/>
      <w:bookmarkStart w:id="561" w:name="_Toc402197364"/>
      <w:bookmarkStart w:id="562" w:name="_Toc402197416"/>
      <w:bookmarkStart w:id="563" w:name="_Toc402197508"/>
      <w:bookmarkStart w:id="564" w:name="_Toc402203652"/>
      <w:bookmarkStart w:id="565" w:name="_Toc402203755"/>
      <w:bookmarkStart w:id="566" w:name="_Toc402203813"/>
      <w:bookmarkStart w:id="567" w:name="_Toc402197199"/>
      <w:bookmarkStart w:id="568" w:name="_Toc402197257"/>
      <w:bookmarkStart w:id="569" w:name="_Toc402197365"/>
      <w:bookmarkStart w:id="570" w:name="_Toc402197417"/>
      <w:bookmarkStart w:id="571" w:name="_Toc402197509"/>
      <w:bookmarkStart w:id="572" w:name="_Toc402203653"/>
      <w:bookmarkStart w:id="573" w:name="_Toc402203756"/>
      <w:bookmarkStart w:id="574" w:name="_Toc402203814"/>
      <w:bookmarkStart w:id="575" w:name="_Toc402197200"/>
      <w:bookmarkStart w:id="576" w:name="_Toc402197258"/>
      <w:bookmarkStart w:id="577" w:name="_Toc402197366"/>
      <w:bookmarkStart w:id="578" w:name="_Toc402197418"/>
      <w:bookmarkStart w:id="579" w:name="_Toc402197510"/>
      <w:bookmarkStart w:id="580" w:name="_Toc402203654"/>
      <w:bookmarkStart w:id="581" w:name="_Toc402203757"/>
      <w:bookmarkStart w:id="582" w:name="_Toc402203815"/>
      <w:bookmarkStart w:id="583" w:name="_Toc402197201"/>
      <w:bookmarkStart w:id="584" w:name="_Toc402197259"/>
      <w:bookmarkStart w:id="585" w:name="_Toc402197367"/>
      <w:bookmarkStart w:id="586" w:name="_Toc402197419"/>
      <w:bookmarkStart w:id="587" w:name="_Toc402197511"/>
      <w:bookmarkStart w:id="588" w:name="_Toc402203655"/>
      <w:bookmarkStart w:id="589" w:name="_Toc402203758"/>
      <w:bookmarkStart w:id="590" w:name="_Toc402203816"/>
      <w:bookmarkStart w:id="591" w:name="_Toc402197202"/>
      <w:bookmarkStart w:id="592" w:name="_Toc402197260"/>
      <w:bookmarkStart w:id="593" w:name="_Toc402197368"/>
      <w:bookmarkStart w:id="594" w:name="_Toc402197420"/>
      <w:bookmarkStart w:id="595" w:name="_Toc402197512"/>
      <w:bookmarkStart w:id="596" w:name="_Toc402203656"/>
      <w:bookmarkStart w:id="597" w:name="_Toc402203759"/>
      <w:bookmarkStart w:id="598" w:name="_Toc402203817"/>
      <w:bookmarkStart w:id="599" w:name="_Toc402197203"/>
      <w:bookmarkStart w:id="600" w:name="_Toc402197261"/>
      <w:bookmarkStart w:id="601" w:name="_Toc402197369"/>
      <w:bookmarkStart w:id="602" w:name="_Toc402197421"/>
      <w:bookmarkStart w:id="603" w:name="_Toc402197513"/>
      <w:bookmarkStart w:id="604" w:name="_Toc402203657"/>
      <w:bookmarkStart w:id="605" w:name="_Toc402203760"/>
      <w:bookmarkStart w:id="606" w:name="_Toc402203818"/>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r>
        <w:br w:type="page"/>
      </w:r>
    </w:p>
    <w:p w14:paraId="46A1E6C2" w14:textId="660690CF" w:rsidR="001A5881" w:rsidRDefault="001A5881">
      <w:pPr>
        <w:pStyle w:val="Ttulo1"/>
      </w:pPr>
      <w:bookmarkStart w:id="607" w:name="_Toc404230850"/>
      <w:r>
        <w:lastRenderedPageBreak/>
        <w:t>Referencias Bibliográficas</w:t>
      </w:r>
      <w:bookmarkEnd w:id="607"/>
    </w:p>
    <w:p w14:paraId="19687CA6" w14:textId="77777777" w:rsidR="00C92731" w:rsidRPr="00C92731" w:rsidRDefault="00C92731" w:rsidP="00C92731"/>
    <w:p w14:paraId="46E98837" w14:textId="77777777" w:rsidR="000C1BC7" w:rsidRPr="000C1BC7" w:rsidRDefault="00721551" w:rsidP="00D075B9">
      <w:pPr>
        <w:pStyle w:val="biblio"/>
      </w:pPr>
      <w:r>
        <w:fldChar w:fldCharType="begin"/>
      </w:r>
      <w:r w:rsidR="000C1BC7" w:rsidRPr="000C1BC7">
        <w:instrText xml:space="preserve"> ADDIN ZOTERO_BIBL {"custom":[]} CSL_BIBLIOGRAPHY </w:instrText>
      </w:r>
      <w:r>
        <w:fldChar w:fldCharType="separate"/>
      </w:r>
      <w:r w:rsidR="000C1BC7" w:rsidRPr="000C1BC7">
        <w:t>Ando, T., Watanabe, M., &amp; Fujie, M. G. (2009). Extraction of voluntary movement for an EMG controlled exoskeltal robot of tremor patients (pp. 120–123). Presented at the 4th International IEEE/EMBS Conference on Neural Engineering, 2009. NER ’09. doi:10.1109/NER.2009.5109249</w:t>
      </w:r>
    </w:p>
    <w:p w14:paraId="081B8166" w14:textId="77777777" w:rsidR="000C1BC7" w:rsidRPr="000C1BC7" w:rsidRDefault="000C1BC7" w:rsidP="00D075B9">
      <w:pPr>
        <w:pStyle w:val="biblio"/>
      </w:pPr>
      <w:r w:rsidRPr="000C1BC7">
        <w:t xml:space="preserve">Anliker, U., Beutel, J., Dyer, M., Enzler, R., Lukowicz, P., Thiele, L., &amp; Troster, G. (2004). A systematic approach to the design of distributed wearable systems. </w:t>
      </w:r>
      <w:r w:rsidRPr="000C1BC7">
        <w:rPr>
          <w:i/>
          <w:iCs/>
        </w:rPr>
        <w:t>IEEE Transactions on Computers</w:t>
      </w:r>
      <w:r w:rsidRPr="000C1BC7">
        <w:t xml:space="preserve">, </w:t>
      </w:r>
      <w:r w:rsidRPr="000C1BC7">
        <w:rPr>
          <w:i/>
          <w:iCs/>
        </w:rPr>
        <w:t>53</w:t>
      </w:r>
      <w:r w:rsidRPr="000C1BC7">
        <w:t>(8), 1017–1033. doi:10.1109/TC.2004.36</w:t>
      </w:r>
    </w:p>
    <w:p w14:paraId="223FCA3F" w14:textId="77777777" w:rsidR="000C1BC7" w:rsidRPr="000C1BC7" w:rsidRDefault="000C1BC7" w:rsidP="00D075B9">
      <w:pPr>
        <w:pStyle w:val="biblio"/>
      </w:pPr>
      <w:r w:rsidRPr="000C1BC7">
        <w:t xml:space="preserve">Aziz, O., Park, E. J., Mori, G., &amp; Robinovitch, S. N. (2014). Distinguishing the causes of falls in humans using an array of wearable tri-axial accelerometers. </w:t>
      </w:r>
      <w:r w:rsidRPr="000C1BC7">
        <w:rPr>
          <w:i/>
          <w:iCs/>
        </w:rPr>
        <w:t>Gait &amp; Posture</w:t>
      </w:r>
      <w:r w:rsidRPr="000C1BC7">
        <w:t xml:space="preserve">, </w:t>
      </w:r>
      <w:r w:rsidRPr="000C1BC7">
        <w:rPr>
          <w:i/>
          <w:iCs/>
        </w:rPr>
        <w:t>39</w:t>
      </w:r>
      <w:r w:rsidRPr="000C1BC7">
        <w:t>(1), 506–512. doi:10.1016/j.gaitpost.2013.08.034</w:t>
      </w:r>
    </w:p>
    <w:p w14:paraId="043EA277" w14:textId="77777777" w:rsidR="000C1BC7" w:rsidRPr="000C1BC7" w:rsidRDefault="000C1BC7" w:rsidP="00D075B9">
      <w:pPr>
        <w:pStyle w:val="biblio"/>
      </w:pPr>
      <w:r w:rsidRPr="000C1BC7">
        <w:t xml:space="preserve">Bagalà, F., Klenk, J., Chiari, L., Cappello, A., &amp; Becker, C. (2012). Accelerometer-based algorithms on real falls database. </w:t>
      </w:r>
      <w:r w:rsidRPr="000C1BC7">
        <w:rPr>
          <w:i/>
          <w:iCs/>
        </w:rPr>
        <w:t>Gait &amp; Posture</w:t>
      </w:r>
      <w:r w:rsidRPr="000C1BC7">
        <w:t xml:space="preserve">, </w:t>
      </w:r>
      <w:r w:rsidRPr="000C1BC7">
        <w:rPr>
          <w:i/>
          <w:iCs/>
        </w:rPr>
        <w:t>35, Supplement 1</w:t>
      </w:r>
      <w:r w:rsidRPr="000C1BC7">
        <w:t>, S28. doi:10.1016/j.gaitpost.2011.09.060</w:t>
      </w:r>
    </w:p>
    <w:p w14:paraId="71EB5EF5" w14:textId="77777777" w:rsidR="000C1BC7" w:rsidRPr="000C1BC7" w:rsidRDefault="000C1BC7" w:rsidP="00D075B9">
      <w:pPr>
        <w:pStyle w:val="biblio"/>
      </w:pPr>
      <w:r w:rsidRPr="000C1BC7">
        <w:t>Barnett, R. (2014). RTIMULib V3 – 9-dof IMU fusion with accelerometer and enhanced magnetometer calibration. Retrieved from http://richardstechnotes.wordpress.com/2014/10/13/rtimulib-v3-9-dof-imu-fusion-with-accelerometer-and-enhanced-magnetometer-calibration/</w:t>
      </w:r>
    </w:p>
    <w:p w14:paraId="6DA6D1E4" w14:textId="77777777" w:rsidR="000C1BC7" w:rsidRPr="000C1BC7" w:rsidRDefault="000C1BC7" w:rsidP="00D075B9">
      <w:pPr>
        <w:pStyle w:val="biblio"/>
      </w:pPr>
      <w:r w:rsidRPr="000C1BC7">
        <w:t xml:space="preserve">Bishop, G., &amp; Welch, G. (2001). An introduction to the kalman filter. </w:t>
      </w:r>
      <w:r w:rsidRPr="000C1BC7">
        <w:rPr>
          <w:i/>
          <w:iCs/>
        </w:rPr>
        <w:t>Proc of SIGGRAPH, Course</w:t>
      </w:r>
      <w:r w:rsidRPr="000C1BC7">
        <w:t xml:space="preserve">, </w:t>
      </w:r>
      <w:r w:rsidRPr="000C1BC7">
        <w:rPr>
          <w:i/>
          <w:iCs/>
        </w:rPr>
        <w:t>8</w:t>
      </w:r>
      <w:r w:rsidRPr="000C1BC7">
        <w:t>(27599-23175), 41.</w:t>
      </w:r>
    </w:p>
    <w:p w14:paraId="33CEFF74" w14:textId="77777777" w:rsidR="000C1BC7" w:rsidRPr="000C1BC7" w:rsidRDefault="000C1BC7" w:rsidP="00D075B9">
      <w:pPr>
        <w:pStyle w:val="biblio"/>
      </w:pPr>
      <w:r w:rsidRPr="000C1BC7">
        <w:t xml:space="preserve">Bouarfa, L., Atallah, L., Kwasnicki, R. M., Pettitt, C., Frost, G., &amp; Yang, G.-Z. (2014). Predicting Free-Living Energy Expenditure Using a Miniaturized Ear-Worn Sensor: An Evaluation Against Doubly Labeled Water. </w:t>
      </w:r>
      <w:r w:rsidRPr="000C1BC7">
        <w:rPr>
          <w:i/>
          <w:iCs/>
        </w:rPr>
        <w:t>IEEE Transactions on Biomedical Engineering</w:t>
      </w:r>
      <w:r w:rsidRPr="000C1BC7">
        <w:t xml:space="preserve">, </w:t>
      </w:r>
      <w:r w:rsidRPr="000C1BC7">
        <w:rPr>
          <w:i/>
          <w:iCs/>
        </w:rPr>
        <w:t>61</w:t>
      </w:r>
      <w:r w:rsidRPr="000C1BC7">
        <w:t>(2), 566–575. doi:10.1109/TBME.2013.2284069</w:t>
      </w:r>
    </w:p>
    <w:p w14:paraId="272AE713" w14:textId="77777777" w:rsidR="000C1BC7" w:rsidRPr="000C1BC7" w:rsidRDefault="000C1BC7" w:rsidP="00D075B9">
      <w:pPr>
        <w:pStyle w:val="biblio"/>
      </w:pPr>
      <w:r w:rsidRPr="000C1BC7">
        <w:t xml:space="preserve">Bourke, A. K., &amp; Lyons, G. M. (2008). A threshold-based fall-detection algorithm using a bi-axial gyroscope sensor. </w:t>
      </w:r>
      <w:r w:rsidRPr="000C1BC7">
        <w:rPr>
          <w:i/>
          <w:iCs/>
        </w:rPr>
        <w:t>Medical Engineering &amp; Physics</w:t>
      </w:r>
      <w:r w:rsidRPr="000C1BC7">
        <w:t xml:space="preserve">, </w:t>
      </w:r>
      <w:r w:rsidRPr="000C1BC7">
        <w:rPr>
          <w:i/>
          <w:iCs/>
        </w:rPr>
        <w:t>30</w:t>
      </w:r>
      <w:r w:rsidRPr="000C1BC7">
        <w:t>(1), 84–90. doi:10.1016/j.medengphy.2006.12.001</w:t>
      </w:r>
    </w:p>
    <w:p w14:paraId="33EF86E4" w14:textId="77777777" w:rsidR="000C1BC7" w:rsidRPr="000C1BC7" w:rsidRDefault="000C1BC7" w:rsidP="00D075B9">
      <w:pPr>
        <w:pStyle w:val="biblio"/>
      </w:pPr>
      <w:r w:rsidRPr="000C1BC7">
        <w:t xml:space="preserve">Bourke, A. K., van de Ven, P., Gamble, M., O’Connor, R., Murphy, K., Bogan, E., … Nelson, J. (2010). Evaluation of waist-mounted tri-axial accelerometer based fall-detection algorithms during scripted and continuous unscripted activities. </w:t>
      </w:r>
      <w:r w:rsidRPr="000C1BC7">
        <w:rPr>
          <w:i/>
          <w:iCs/>
        </w:rPr>
        <w:t>Journal of Biomechanics</w:t>
      </w:r>
      <w:r w:rsidRPr="000C1BC7">
        <w:t xml:space="preserve">, </w:t>
      </w:r>
      <w:r w:rsidRPr="000C1BC7">
        <w:rPr>
          <w:i/>
          <w:iCs/>
        </w:rPr>
        <w:t>43</w:t>
      </w:r>
      <w:r w:rsidRPr="000C1BC7">
        <w:t>(15), 3051–3057. doi:10.1016/j.jbiomech.2010.07.005</w:t>
      </w:r>
    </w:p>
    <w:p w14:paraId="07169B25" w14:textId="77777777" w:rsidR="000C1BC7" w:rsidRPr="000C1BC7" w:rsidRDefault="000C1BC7" w:rsidP="00D075B9">
      <w:pPr>
        <w:pStyle w:val="biblio"/>
      </w:pPr>
      <w:r w:rsidRPr="000C1BC7">
        <w:t xml:space="preserve">Constantine, L. L., &amp; Lockwood, L. A. D. (1999). </w:t>
      </w:r>
      <w:r w:rsidRPr="000C1BC7">
        <w:rPr>
          <w:i/>
          <w:iCs/>
        </w:rPr>
        <w:t>Software for Use: A Practical Guide to the Models and Methods of Usage-Centered Design</w:t>
      </w:r>
      <w:r w:rsidRPr="000C1BC7">
        <w:t xml:space="preserve"> (1 edition.). Reading, Mass: Addison-Wesley Professional.</w:t>
      </w:r>
    </w:p>
    <w:p w14:paraId="094A8468" w14:textId="77777777" w:rsidR="000C1BC7" w:rsidRPr="000C1BC7" w:rsidRDefault="000C1BC7" w:rsidP="00D075B9">
      <w:pPr>
        <w:pStyle w:val="biblio"/>
      </w:pPr>
      <w:r w:rsidRPr="000C1BC7">
        <w:t>Ding, Q. C., Xiong, A. B., Zhao, X. G., &amp; Han, J. D. (2011). A novel EMG-driven state space model for the estimation of continuous joint movements (pp. 2891–2897). Presented at the 2011 IEEE International Conference on Systems, Man, and Cybernetics (SMC). doi:10.1109/ICSMC.2011.6084104</w:t>
      </w:r>
    </w:p>
    <w:p w14:paraId="0AC63279" w14:textId="77777777" w:rsidR="000C1BC7" w:rsidRPr="000C1BC7" w:rsidRDefault="000C1BC7" w:rsidP="00D075B9">
      <w:pPr>
        <w:pStyle w:val="biblio"/>
      </w:pPr>
      <w:r w:rsidRPr="000C1BC7">
        <w:t>Dong, B., Biswas, S., Montoye, A., &amp; Pfeiffer, K. (2013). Comparing metabolic energy expenditure estimation using wearable multi-sensor network and single accelerometer (pp. 2866–2869). Presented at the 2013 35th Annual International Conference of the IEEE Engineering in Medicine and Biology Society (EMBC). doi:10.1109/EMBC.2013.6610138</w:t>
      </w:r>
    </w:p>
    <w:p w14:paraId="708AF145" w14:textId="77777777" w:rsidR="000C1BC7" w:rsidRPr="000C1BC7" w:rsidRDefault="000C1BC7" w:rsidP="00D075B9">
      <w:pPr>
        <w:pStyle w:val="biblio"/>
      </w:pPr>
      <w:r w:rsidRPr="000C1BC7">
        <w:t xml:space="preserve">Fabio Varesano. (2011, April). </w:t>
      </w:r>
      <w:r w:rsidRPr="000C1BC7">
        <w:rPr>
          <w:i/>
          <w:iCs/>
        </w:rPr>
        <w:t>Using Arduino for Tangible Human Computer Interaction</w:t>
      </w:r>
      <w:r w:rsidRPr="000C1BC7">
        <w:t>. Universita degli Studi di Torino, Italy. Retrieved from http://www.varesano.net/files/MoS_thesis/thesis.pdf</w:t>
      </w:r>
    </w:p>
    <w:p w14:paraId="1D56CF71" w14:textId="77777777" w:rsidR="000C1BC7" w:rsidRPr="000C1BC7" w:rsidRDefault="000C1BC7" w:rsidP="00D075B9">
      <w:pPr>
        <w:pStyle w:val="biblio"/>
      </w:pPr>
      <w:r w:rsidRPr="000C1BC7">
        <w:t>Field, M., Stirling, D., Naghdy, F., &amp; Pan, Z. (2009). Motion capture in robotics review (pp. 1697–1702). Presented at the IEEE International Conference on Control and Automation, 2009. ICCA 2009. doi:10.1109/ICCA.2009.5410185</w:t>
      </w:r>
    </w:p>
    <w:p w14:paraId="2660E0C5" w14:textId="77777777" w:rsidR="000C1BC7" w:rsidRPr="000C1BC7" w:rsidRDefault="000C1BC7" w:rsidP="00D075B9">
      <w:pPr>
        <w:pStyle w:val="biblio"/>
      </w:pPr>
      <w:r w:rsidRPr="000C1BC7">
        <w:t xml:space="preserve">GAO, Z., NIU, X., &amp; GUO, M. (2002). Quaternion-Based Kalman Filter for Micro-machined Strapdown Attitude Heading Reference System. </w:t>
      </w:r>
      <w:r w:rsidRPr="000C1BC7">
        <w:rPr>
          <w:i/>
          <w:iCs/>
        </w:rPr>
        <w:t>Chinese Journal of Aeronautics</w:t>
      </w:r>
      <w:r w:rsidRPr="000C1BC7">
        <w:t xml:space="preserve">, </w:t>
      </w:r>
      <w:r w:rsidRPr="000C1BC7">
        <w:rPr>
          <w:i/>
          <w:iCs/>
        </w:rPr>
        <w:t>15</w:t>
      </w:r>
      <w:r w:rsidRPr="000C1BC7">
        <w:t>(3), 171–175. doi:10.1016/S1000-9361(11)60149-0</w:t>
      </w:r>
    </w:p>
    <w:p w14:paraId="6D9B9A50" w14:textId="77777777" w:rsidR="000C1BC7" w:rsidRPr="000C1BC7" w:rsidRDefault="000C1BC7" w:rsidP="00D075B9">
      <w:pPr>
        <w:pStyle w:val="biblio"/>
      </w:pPr>
      <w:r w:rsidRPr="000C1BC7">
        <w:t>Geng, Y., Yu, L., You, M., &amp; Li, G. (2010). A Pilot Study of EMG Pattern Based Classification of Arm Functional Movements (Vol. 3, pp. 317–320). Presented at the 2010 Second WRI Global Congress on Intelligent Systems (GCIS). doi:10.1109/GCIS.2010.125</w:t>
      </w:r>
    </w:p>
    <w:p w14:paraId="057BEA79" w14:textId="77777777" w:rsidR="000C1BC7" w:rsidRPr="000C1BC7" w:rsidRDefault="000C1BC7" w:rsidP="00D075B9">
      <w:pPr>
        <w:pStyle w:val="biblio"/>
      </w:pPr>
      <w:r w:rsidRPr="000C1BC7">
        <w:t>Goyal, P., Ribeiro, V. J., Saran, H., &amp; Kumar, A. (2011). Strap-down Pedestrian Dead-Reckoning system (pp. 1–7). Presented at the 2011 International Conference on Indoor Positioning and Indoor Navigation (IPIN). doi:10.1109/IPIN.2011.6071935</w:t>
      </w:r>
    </w:p>
    <w:p w14:paraId="7DDEDDB9" w14:textId="77777777" w:rsidR="000C1BC7" w:rsidRPr="000C1BC7" w:rsidRDefault="000C1BC7" w:rsidP="00D075B9">
      <w:pPr>
        <w:pStyle w:val="biblio"/>
      </w:pPr>
      <w:r w:rsidRPr="000C1BC7">
        <w:t>Haapalainen, E., Laurinen, P., Roning, J., &amp; Kinnunen, H. (2008). Estimation of Exercise Energy Expenditure Using a Wrist-Worn Accelerometer: A Linear Mixed Model Approach with Fixed-Effect Variable Selection (pp. 796–801). Presented at the Seventh International Conference on Machine Learning and Applications, 2008. ICMLA ’08. doi:10.1109/ICMLA.2008.131</w:t>
      </w:r>
    </w:p>
    <w:p w14:paraId="69ED0421" w14:textId="77777777" w:rsidR="000C1BC7" w:rsidRPr="000C1BC7" w:rsidRDefault="000C1BC7" w:rsidP="00D075B9">
      <w:pPr>
        <w:pStyle w:val="biblio"/>
      </w:pPr>
      <w:r w:rsidRPr="000C1BC7">
        <w:lastRenderedPageBreak/>
        <w:t xml:space="preserve">Hausdorff, J. M., Rios, D. A., &amp; Edelberg, H. K. (2001). Gait variability and fall risk in community-living older adults: A 1-year prospective study. </w:t>
      </w:r>
      <w:r w:rsidRPr="000C1BC7">
        <w:rPr>
          <w:i/>
          <w:iCs/>
        </w:rPr>
        <w:t>Archives of Physical Medicine and Rehabilitation</w:t>
      </w:r>
      <w:r w:rsidRPr="000C1BC7">
        <w:t xml:space="preserve">, </w:t>
      </w:r>
      <w:r w:rsidRPr="000C1BC7">
        <w:rPr>
          <w:i/>
          <w:iCs/>
        </w:rPr>
        <w:t>82</w:t>
      </w:r>
      <w:r w:rsidRPr="000C1BC7">
        <w:t>(8), 1050–1056. doi:10.1053/apmr.2001.24893</w:t>
      </w:r>
    </w:p>
    <w:p w14:paraId="44C464FE" w14:textId="77777777" w:rsidR="000C1BC7" w:rsidRPr="000C1BC7" w:rsidRDefault="000C1BC7" w:rsidP="00D075B9">
      <w:pPr>
        <w:pStyle w:val="biblio"/>
      </w:pPr>
      <w:r w:rsidRPr="000C1BC7">
        <w:t>Huang, H.-P., &amp; Hsu, L.-P. (2005). Development of a wearable biomedical health-care system (pp. 1760–1765). Presented at the 2005 IEEE/RSJ International Conference on Intelligent Robots and Systems, 2005. (IROS 2005). doi:10.1109/IROS.2005.1545390</w:t>
      </w:r>
    </w:p>
    <w:p w14:paraId="3D63398B" w14:textId="77777777" w:rsidR="000C1BC7" w:rsidRPr="000C1BC7" w:rsidRDefault="000C1BC7" w:rsidP="00D075B9">
      <w:pPr>
        <w:pStyle w:val="biblio"/>
      </w:pPr>
      <w:r w:rsidRPr="000C1BC7">
        <w:t>Khoder, W., Fassinut-Mombot, B., &amp; Benjelloun, M. (2008a). Inertial navigation attitude velocity and position algorithms using quaternion Scaled Unscented Kalman filtering (pp. 1754–1759). Presented at the 34th Annual Conference of IEEE Industrial Electronics, 2008. IECON 2008. doi:10.1109/IECON.2008.4758219</w:t>
      </w:r>
    </w:p>
    <w:p w14:paraId="22A35819" w14:textId="77777777" w:rsidR="000C1BC7" w:rsidRPr="000C1BC7" w:rsidRDefault="000C1BC7" w:rsidP="00D075B9">
      <w:pPr>
        <w:pStyle w:val="biblio"/>
      </w:pPr>
      <w:r w:rsidRPr="000C1BC7">
        <w:t>Khoder, W., Fassinut-Mombot, B., &amp; Benjelloun, M. (2008b). Quaternion Unscented Kalman Filtering for integrated Inertial Navigation and GPS (pp. 1–8). Presented at the 2008 11th International Conference on Information Fusion.</w:t>
      </w:r>
    </w:p>
    <w:p w14:paraId="6F777F4F" w14:textId="77777777" w:rsidR="000C1BC7" w:rsidRPr="000C1BC7" w:rsidRDefault="000C1BC7" w:rsidP="00D075B9">
      <w:pPr>
        <w:pStyle w:val="biblio"/>
      </w:pPr>
      <w:r w:rsidRPr="000C1BC7">
        <w:t xml:space="preserve">Lee, I.-M., &amp; Shiroma, E. J. (2014). Using accelerometers to measure physical activity in large-scale epidemiological studies: issues and challenges. </w:t>
      </w:r>
      <w:r w:rsidRPr="000C1BC7">
        <w:rPr>
          <w:i/>
          <w:iCs/>
        </w:rPr>
        <w:t>British Journal of Sports Medicine</w:t>
      </w:r>
      <w:r w:rsidRPr="000C1BC7">
        <w:t xml:space="preserve">, </w:t>
      </w:r>
      <w:r w:rsidRPr="000C1BC7">
        <w:rPr>
          <w:i/>
          <w:iCs/>
        </w:rPr>
        <w:t>48</w:t>
      </w:r>
      <w:r w:rsidRPr="000C1BC7">
        <w:t>(3), 197–201. doi:10.1136/bjsports-2013-093154</w:t>
      </w:r>
    </w:p>
    <w:p w14:paraId="565BFDCC" w14:textId="77777777" w:rsidR="000C1BC7" w:rsidRPr="000C1BC7" w:rsidRDefault="000C1BC7" w:rsidP="00D075B9">
      <w:pPr>
        <w:pStyle w:val="biblio"/>
      </w:pPr>
      <w:r w:rsidRPr="000C1BC7">
        <w:t>Lustrek, M., Cvetkovic, B., &amp; Kozina, S. (2012). Energy expenditure estimation with wearable accelerometers (pp. 5–8). Presented at the 2012 IEEE International Symposium on Circuits and Systems (ISCAS). doi:10.1109/ISCAS.2012.6271906</w:t>
      </w:r>
    </w:p>
    <w:p w14:paraId="22245DF1" w14:textId="77777777" w:rsidR="000C1BC7" w:rsidRPr="000C1BC7" w:rsidRDefault="000C1BC7" w:rsidP="00D075B9">
      <w:pPr>
        <w:pStyle w:val="biblio"/>
      </w:pPr>
      <w:r w:rsidRPr="000C1BC7">
        <w:t>Madgwick, Sebastian. (2013). Gait tracking with x-IMU | x-io Technologies. Retrieved from http://www.x-io.co.uk/gait-tracking-with-x-imu/</w:t>
      </w:r>
    </w:p>
    <w:p w14:paraId="6834B06E" w14:textId="77777777" w:rsidR="000C1BC7" w:rsidRPr="000C1BC7" w:rsidRDefault="000C1BC7" w:rsidP="00D075B9">
      <w:pPr>
        <w:pStyle w:val="biblio"/>
      </w:pPr>
      <w:r w:rsidRPr="000C1BC7">
        <w:t>Madgwick, S. O. H., Harrison, A. J. L., &amp; Vaidyanathan, R. (2011). Estimation of IMU and MARG orientation using a gradient descent algorithm (pp. 1–7). Presented at the 2011 IEEE International Conference on Rehabilitation Robotics (ICORR). doi:10.1109/ICORR.2011.5975346</w:t>
      </w:r>
    </w:p>
    <w:p w14:paraId="4861498C" w14:textId="77777777" w:rsidR="000C1BC7" w:rsidRPr="000C1BC7" w:rsidRDefault="000C1BC7" w:rsidP="00D075B9">
      <w:pPr>
        <w:pStyle w:val="biblio"/>
      </w:pPr>
      <w:r w:rsidRPr="000C1BC7">
        <w:t>Misgeld, B. J. E., Ruschen, D., Kim, S., &amp; Leonhardt, S. (2013). Body sensor network-based strapdown orientation estimation: Application to human locomotion (pp. 1–6). Presented at the 2013 IEEE International Conference on Rehabilitation Robotics (ICORR). doi:10.1109/ICORR.2013.6650480</w:t>
      </w:r>
    </w:p>
    <w:p w14:paraId="574F54AD" w14:textId="77777777" w:rsidR="000C1BC7" w:rsidRPr="000C1BC7" w:rsidRDefault="000C1BC7" w:rsidP="00D075B9">
      <w:pPr>
        <w:pStyle w:val="biblio"/>
      </w:pPr>
      <w:r w:rsidRPr="000C1BC7">
        <w:t xml:space="preserve">Mündermann, L., Corazza, S., &amp; Andriacchi, T. P. (2006). The evolution of methods for the capture of human movement leading to markerless motion capture for biomechanical applications. </w:t>
      </w:r>
      <w:r w:rsidRPr="000C1BC7">
        <w:rPr>
          <w:i/>
          <w:iCs/>
        </w:rPr>
        <w:t>Journal of NeuroEngineering and Rehabilitation</w:t>
      </w:r>
      <w:r w:rsidRPr="000C1BC7">
        <w:t xml:space="preserve">, </w:t>
      </w:r>
      <w:r w:rsidRPr="000C1BC7">
        <w:rPr>
          <w:i/>
          <w:iCs/>
        </w:rPr>
        <w:t>3</w:t>
      </w:r>
      <w:r w:rsidRPr="000C1BC7">
        <w:t>(1), 6. doi:10.1186/1743-0003-3-6</w:t>
      </w:r>
    </w:p>
    <w:p w14:paraId="1970625E" w14:textId="77777777" w:rsidR="000C1BC7" w:rsidRPr="000C1BC7" w:rsidRDefault="000C1BC7" w:rsidP="00D075B9">
      <w:pPr>
        <w:pStyle w:val="biblio"/>
      </w:pPr>
      <w:r w:rsidRPr="000C1BC7">
        <w:t>Panagiota, A., Layal, S., &amp; Stefan, H. (2012). Assessment of Human Gait Speed and Energy Expenditure Using a Single Triaxial Accelerometer (pp. 184–188). Presented at the 2012 Ninth International Conference on Wearable and Implantable Body Sensor Networks (BSN). doi:10.1109/BSN.2012.7</w:t>
      </w:r>
    </w:p>
    <w:p w14:paraId="077A6ABF" w14:textId="77777777" w:rsidR="000C1BC7" w:rsidRPr="000C1BC7" w:rsidRDefault="000C1BC7" w:rsidP="00D075B9">
      <w:pPr>
        <w:pStyle w:val="biblio"/>
      </w:pPr>
      <w:r w:rsidRPr="00F4310A">
        <w:rPr>
          <w:lang w:val="es-ES"/>
        </w:rPr>
        <w:t xml:space="preserve">Park, Y., Kawahara, K., &amp; Uchida, M. (2008). </w:t>
      </w:r>
      <w:r w:rsidRPr="000C1BC7">
        <w:t>Characteristic extraction of EMG with the apparent movement (pp. 2723–2726). Presented at the SICE Annual Conference, 2008. doi:10.1109/SICE.2008.4655128</w:t>
      </w:r>
    </w:p>
    <w:p w14:paraId="7E5DD682" w14:textId="77777777" w:rsidR="000C1BC7" w:rsidRPr="000C1BC7" w:rsidRDefault="000C1BC7" w:rsidP="00D075B9">
      <w:pPr>
        <w:pStyle w:val="biblio"/>
      </w:pPr>
      <w:r w:rsidRPr="000C1BC7">
        <w:t>Pham, H. V., Tran, K. D., Thang, C., Cooper, E. W., &amp; Kamei, K. (2011). Human Reasoning Awareness Quantified by Self-Organizing Map Using Collaborative Decision Making for Multiple Investment Models (pp. 101–108). Presented at the 2011 International Conference on Complex, Intelligent and Software Intensive Systems (CISIS). doi:10.1109/CISIS.2011.24</w:t>
      </w:r>
    </w:p>
    <w:p w14:paraId="70FB311C" w14:textId="77777777" w:rsidR="000C1BC7" w:rsidRPr="000C1BC7" w:rsidRDefault="000C1BC7" w:rsidP="00D075B9">
      <w:pPr>
        <w:pStyle w:val="biblio"/>
      </w:pPr>
      <w:r w:rsidRPr="000C1BC7">
        <w:t>Phinyomark, A., Hirunviriya, S., Limsakul, C., &amp; Phukpattaranont, P. (2010). Evaluation of EMG feature extraction for hand movement recognition based on Euclidean distance and standard deviation (pp. 856–860). Presented at the 2010 International Conference on Electrical Engineering/Electronics Computer Telecommunications and Information Technology (ECTI-CON).</w:t>
      </w:r>
    </w:p>
    <w:p w14:paraId="6F97F0FC" w14:textId="77777777" w:rsidR="000C1BC7" w:rsidRPr="000C1BC7" w:rsidRDefault="000C1BC7" w:rsidP="00D075B9">
      <w:pPr>
        <w:pStyle w:val="biblio"/>
      </w:pPr>
      <w:r w:rsidRPr="000C1BC7">
        <w:t xml:space="preserve">Phuong, N. H. Q., Kang, H.-J., Suh, Y.-S., &amp; Ro, Y.-S. (2009). A DCM Based Orientation Estimation Algorithm with an Inertial Measurement Unit and a Magnetic Compass. </w:t>
      </w:r>
      <w:r w:rsidRPr="000C1BC7">
        <w:rPr>
          <w:i/>
          <w:iCs/>
        </w:rPr>
        <w:t>Journal of Universal Computer Science</w:t>
      </w:r>
      <w:r w:rsidRPr="000C1BC7">
        <w:t xml:space="preserve">, </w:t>
      </w:r>
      <w:r w:rsidRPr="000C1BC7">
        <w:rPr>
          <w:i/>
          <w:iCs/>
        </w:rPr>
        <w:t>15</w:t>
      </w:r>
      <w:r w:rsidRPr="000C1BC7">
        <w:t>(4), 859–876.</w:t>
      </w:r>
    </w:p>
    <w:p w14:paraId="3304F074" w14:textId="77777777" w:rsidR="000C1BC7" w:rsidRPr="000C1BC7" w:rsidRDefault="000C1BC7" w:rsidP="00D075B9">
      <w:pPr>
        <w:pStyle w:val="biblio"/>
      </w:pPr>
      <w:r w:rsidRPr="000C1BC7">
        <w:t xml:space="preserve">Roetenberg, D. (2006). </w:t>
      </w:r>
      <w:r w:rsidRPr="000C1BC7">
        <w:rPr>
          <w:i/>
          <w:iCs/>
        </w:rPr>
        <w:t>Inertial and Magnetic Sensing of Human Motion</w:t>
      </w:r>
      <w:r w:rsidRPr="000C1BC7">
        <w:t>. University of Twente [Host].</w:t>
      </w:r>
    </w:p>
    <w:p w14:paraId="5F89642F" w14:textId="77777777" w:rsidR="000C1BC7" w:rsidRPr="000C1BC7" w:rsidRDefault="000C1BC7" w:rsidP="00D075B9">
      <w:pPr>
        <w:pStyle w:val="biblio"/>
      </w:pPr>
      <w:r w:rsidRPr="000C1BC7">
        <w:t>Romanovas, M., Goridko, V., Al-Jawad, A., Schwaab, M., Traechtler, M., Klingbeil, L., &amp; Manoli, Y. (2012). A study on indoor pedestrian localization algorithms with foot-mounted sensors (pp. 1–10). Presented at the 2012 International Conference on Indoor Positioning and Indoor Navigation (IPIN). doi:10.1109/IPIN.2012.6418886</w:t>
      </w:r>
    </w:p>
    <w:p w14:paraId="34D55B4E" w14:textId="77777777" w:rsidR="000C1BC7" w:rsidRPr="000C1BC7" w:rsidRDefault="000C1BC7" w:rsidP="00D075B9">
      <w:pPr>
        <w:pStyle w:val="biblio"/>
      </w:pPr>
      <w:r w:rsidRPr="000C1BC7">
        <w:t xml:space="preserve">Sabatini, A. M. (2006). Quaternion-based extended Kalman filter for determining orientation by inertial and magnetic sensing. </w:t>
      </w:r>
      <w:r w:rsidRPr="000C1BC7">
        <w:rPr>
          <w:i/>
          <w:iCs/>
        </w:rPr>
        <w:t>IEEE Transactions on Biomedical Engineering</w:t>
      </w:r>
      <w:r w:rsidRPr="000C1BC7">
        <w:t xml:space="preserve">, </w:t>
      </w:r>
      <w:r w:rsidRPr="000C1BC7">
        <w:rPr>
          <w:i/>
          <w:iCs/>
        </w:rPr>
        <w:t>53</w:t>
      </w:r>
      <w:r w:rsidRPr="000C1BC7">
        <w:t>(7), 1346–1356. doi:10.1109/TBME.2006.875664</w:t>
      </w:r>
    </w:p>
    <w:p w14:paraId="781C9F51" w14:textId="77777777" w:rsidR="000C1BC7" w:rsidRPr="000C1BC7" w:rsidRDefault="000C1BC7" w:rsidP="00D075B9">
      <w:pPr>
        <w:pStyle w:val="biblio"/>
      </w:pPr>
      <w:r w:rsidRPr="000C1BC7">
        <w:lastRenderedPageBreak/>
        <w:t>Sepúlveda, S. (2014). RTGraph: First release. doi:10.5281/zenodo.12789</w:t>
      </w:r>
    </w:p>
    <w:p w14:paraId="7D18DA69" w14:textId="77777777" w:rsidR="000C1BC7" w:rsidRPr="000C1BC7" w:rsidRDefault="000C1BC7" w:rsidP="00D075B9">
      <w:pPr>
        <w:pStyle w:val="biblio"/>
      </w:pPr>
      <w:r w:rsidRPr="000C1BC7">
        <w:t>Shin, S., Jeong, S., Shin, S., Cho, D., &amp; Chung, S. (2013). Developing a device using accelerometers and EMG for hand movement recognition (pp. 398–402). Presented at the 2013 6th International Conference on Biomedical Engineering and Informatics (BMEI). doi:10.1109/BMEI.2013.6746971</w:t>
      </w:r>
    </w:p>
    <w:p w14:paraId="3D7FF53E" w14:textId="77777777" w:rsidR="000C1BC7" w:rsidRPr="000C1BC7" w:rsidRDefault="000C1BC7" w:rsidP="00D075B9">
      <w:pPr>
        <w:pStyle w:val="biblio"/>
      </w:pPr>
      <w:r w:rsidRPr="00F4310A">
        <w:rPr>
          <w:lang w:val="es-ES"/>
        </w:rPr>
        <w:t xml:space="preserve">Sommerville, I. (2005). </w:t>
      </w:r>
      <w:r w:rsidRPr="00F4310A">
        <w:rPr>
          <w:i/>
          <w:iCs/>
          <w:lang w:val="es-ES"/>
        </w:rPr>
        <w:t>Ingenieria del software</w:t>
      </w:r>
      <w:r w:rsidRPr="00F4310A">
        <w:rPr>
          <w:lang w:val="es-ES"/>
        </w:rPr>
        <w:t xml:space="preserve">. </w:t>
      </w:r>
      <w:r w:rsidRPr="000C1BC7">
        <w:t>Pearson Educacion.</w:t>
      </w:r>
    </w:p>
    <w:p w14:paraId="70F0122E" w14:textId="77777777" w:rsidR="000C1BC7" w:rsidRPr="000C1BC7" w:rsidRDefault="000C1BC7" w:rsidP="00D075B9">
      <w:pPr>
        <w:pStyle w:val="biblio"/>
      </w:pPr>
      <w:r w:rsidRPr="000C1BC7">
        <w:t>Song, Z., Wang, Z., &amp; Guo, S. (2013a). SEMG-based continuous posture recognition of elbow flexion and extension in sagittal plane (pp. 920–925). Presented at the 2013 IEEE International Conference on Mechatronics and Automation (ICMA). doi:10.1109/ICMA.2013.6618038</w:t>
      </w:r>
    </w:p>
    <w:p w14:paraId="44F65391" w14:textId="77777777" w:rsidR="000C1BC7" w:rsidRPr="000C1BC7" w:rsidRDefault="000C1BC7" w:rsidP="00D075B9">
      <w:pPr>
        <w:pStyle w:val="biblio"/>
      </w:pPr>
      <w:r w:rsidRPr="000C1BC7">
        <w:t>Song, Z., Wang, Z., &amp; Guo, S. (2013b). Semg-based posture recognition of elbow flexion and extension (pp. 448–452). Presented at the 2013 ICME International Conference on Complex Medical Engineering (CME). doi:10.1109/ICCME.2013.6548288</w:t>
      </w:r>
    </w:p>
    <w:p w14:paraId="38F0A809" w14:textId="77777777" w:rsidR="000C1BC7" w:rsidRPr="000C1BC7" w:rsidRDefault="000C1BC7" w:rsidP="00D075B9">
      <w:pPr>
        <w:pStyle w:val="biblio"/>
      </w:pPr>
      <w:r w:rsidRPr="000C1BC7">
        <w:t xml:space="preserve">Suh, Y.-S. (2010). Orientation Estimation Using a Quaternion-Based Indirect Kalman Filter With Adaptive Estimation of External Acceleration. </w:t>
      </w:r>
      <w:r w:rsidRPr="000C1BC7">
        <w:rPr>
          <w:i/>
          <w:iCs/>
        </w:rPr>
        <w:t>IEEE Transactions on Instrumentation and Measurement</w:t>
      </w:r>
      <w:r w:rsidRPr="000C1BC7">
        <w:t xml:space="preserve">, </w:t>
      </w:r>
      <w:r w:rsidRPr="000C1BC7">
        <w:rPr>
          <w:i/>
          <w:iCs/>
        </w:rPr>
        <w:t>59</w:t>
      </w:r>
      <w:r w:rsidRPr="000C1BC7">
        <w:t>(12), 3296–3305. doi:10.1109/TIM.2010.2047157</w:t>
      </w:r>
    </w:p>
    <w:p w14:paraId="036B2A41" w14:textId="77777777" w:rsidR="000C1BC7" w:rsidRPr="000C1BC7" w:rsidRDefault="000C1BC7" w:rsidP="00D075B9">
      <w:pPr>
        <w:pStyle w:val="biblio"/>
      </w:pPr>
      <w:r w:rsidRPr="000C1BC7">
        <w:t>Terrill, P. I., Leong, M., Barton, K., Freakley, C., Downey, C., Vanniekerk, M., … Douglas, J. (2013). Measuring leg movements during sleep using accelerometry: Comparison with EMG and piezo-electric scored events (pp. 6862–6865). Presented at the 2013 35th Annual International Conference of the IEEE Engineering in Medicine and Biology Society (EMBC). doi:10.1109/EMBC.2013.6611134</w:t>
      </w:r>
    </w:p>
    <w:p w14:paraId="4140AFF1" w14:textId="77777777" w:rsidR="000C1BC7" w:rsidRPr="000C1BC7" w:rsidRDefault="000C1BC7" w:rsidP="00D075B9">
      <w:pPr>
        <w:pStyle w:val="biblio"/>
      </w:pPr>
      <w:r w:rsidRPr="000C1BC7">
        <w:t xml:space="preserve">Thrun, S., Burgard, W., &amp; Fox, D. (2005). </w:t>
      </w:r>
      <w:r w:rsidRPr="000C1BC7">
        <w:rPr>
          <w:i/>
          <w:iCs/>
        </w:rPr>
        <w:t>Probabilistic Robotics</w:t>
      </w:r>
      <w:r w:rsidRPr="000C1BC7">
        <w:t>. Cambridge, Mass: Mit.</w:t>
      </w:r>
    </w:p>
    <w:p w14:paraId="69AA9075" w14:textId="77777777" w:rsidR="000C1BC7" w:rsidRPr="000C1BC7" w:rsidRDefault="000C1BC7" w:rsidP="00D075B9">
      <w:pPr>
        <w:pStyle w:val="biblio"/>
      </w:pPr>
      <w:r w:rsidRPr="000C1BC7">
        <w:t>To, G., &amp; Mahfouz, M. R. (2012). Design of wireless inertial trackers for human joint motion analysis (pp. 49–52). Presented at the 2012 IEEE Topical Conference on Biomedical Wireless Technologies, Networks, and Sensing Systems (BioWireleSS). doi:10.1109/BioWireless.2012.6172737</w:t>
      </w:r>
    </w:p>
    <w:p w14:paraId="4F74C586" w14:textId="77777777" w:rsidR="000C1BC7" w:rsidRPr="000C1BC7" w:rsidRDefault="000C1BC7" w:rsidP="00D075B9">
      <w:pPr>
        <w:pStyle w:val="biblio"/>
      </w:pPr>
      <w:r w:rsidRPr="000C1BC7">
        <w:t xml:space="preserve">Tsai, M.-K. (2014). Automatically determining accidental falls in field surveying: A case study of integrating accelerometer determination and image recognition. </w:t>
      </w:r>
      <w:r w:rsidRPr="000C1BC7">
        <w:rPr>
          <w:i/>
          <w:iCs/>
        </w:rPr>
        <w:t>Safety Science</w:t>
      </w:r>
      <w:r w:rsidRPr="000C1BC7">
        <w:t xml:space="preserve">, </w:t>
      </w:r>
      <w:r w:rsidRPr="000C1BC7">
        <w:rPr>
          <w:i/>
          <w:iCs/>
        </w:rPr>
        <w:t>66</w:t>
      </w:r>
      <w:r w:rsidRPr="000C1BC7">
        <w:t>, 19–26. doi:10.1016/j.ssci.2014.01.012</w:t>
      </w:r>
    </w:p>
    <w:p w14:paraId="4DCA8A88" w14:textId="77777777" w:rsidR="000C1BC7" w:rsidRPr="000C1BC7" w:rsidRDefault="000C1BC7" w:rsidP="00D075B9">
      <w:pPr>
        <w:pStyle w:val="biblio"/>
      </w:pPr>
      <w:r w:rsidRPr="000C1BC7">
        <w:t xml:space="preserve">Wixted, A. J., Thiel, D. V., Hahn, A. G., Gore, C. J., Pyne, D. B., &amp; James, D. A. (2007). Measurement of Energy Expenditure in Elite Athletes Using MEMS-Based Triaxial Accelerometers. </w:t>
      </w:r>
      <w:r w:rsidRPr="000C1BC7">
        <w:rPr>
          <w:i/>
          <w:iCs/>
        </w:rPr>
        <w:t>IEEE Sensors Journal</w:t>
      </w:r>
      <w:r w:rsidRPr="000C1BC7">
        <w:t xml:space="preserve">, </w:t>
      </w:r>
      <w:r w:rsidRPr="000C1BC7">
        <w:rPr>
          <w:i/>
          <w:iCs/>
        </w:rPr>
        <w:t>7</w:t>
      </w:r>
      <w:r w:rsidRPr="000C1BC7">
        <w:t>(4), 481–488. doi:10.1109/JSEN.2007.891947</w:t>
      </w:r>
    </w:p>
    <w:p w14:paraId="6E316FFA" w14:textId="77777777" w:rsidR="000C1BC7" w:rsidRPr="000C1BC7" w:rsidRDefault="000C1BC7" w:rsidP="00D075B9">
      <w:pPr>
        <w:pStyle w:val="biblio"/>
      </w:pPr>
      <w:r w:rsidRPr="000C1BC7">
        <w:t>Wolf, M. T., Assad, C., Stoica, A., You, K., Jethani, H., Vernacchia, M. T., … Iwashita, Y. (2013). Decoding static and dynamic arm and hand gestures from the JPL BioSleeve (pp. 1–9). Presented at the 2013 IEEE Aerospace Conference. doi:10.1109/AERO.2013.6497171</w:t>
      </w:r>
    </w:p>
    <w:p w14:paraId="79A1AB39" w14:textId="77777777" w:rsidR="000C1BC7" w:rsidRPr="000C1BC7" w:rsidRDefault="000C1BC7" w:rsidP="00D075B9">
      <w:pPr>
        <w:pStyle w:val="biblio"/>
      </w:pPr>
      <w:r w:rsidRPr="000C1BC7">
        <w:t>Wolf, M. T., Assad, C., Vernacchia, M. T., Fromm, J., &amp; Jethani, H. L. (2013). Gesture-based robot control with variable autonomy from the JPL BioSleeve (pp. 1160–1165). Presented at the 2013 IEEE International Conference on Robotics and Automation (ICRA). doi:10.1109/ICRA.2013.6630718</w:t>
      </w:r>
    </w:p>
    <w:p w14:paraId="4A32AF01" w14:textId="77777777" w:rsidR="000C1BC7" w:rsidRPr="000C1BC7" w:rsidRDefault="000C1BC7" w:rsidP="00D075B9">
      <w:pPr>
        <w:pStyle w:val="biblio"/>
      </w:pPr>
      <w:r w:rsidRPr="000C1BC7">
        <w:t xml:space="preserve">Xie, L., Yang, P., Yang, T., &amp; Li, M. (2012). Dual-EKF-Based Real-Time Celestial Navigation for Lunar Rover. </w:t>
      </w:r>
      <w:r w:rsidRPr="000C1BC7">
        <w:rPr>
          <w:i/>
          <w:iCs/>
        </w:rPr>
        <w:t>Mathematical Problems in Engineering</w:t>
      </w:r>
      <w:r w:rsidRPr="000C1BC7">
        <w:t xml:space="preserve">, </w:t>
      </w:r>
      <w:r w:rsidRPr="000C1BC7">
        <w:rPr>
          <w:i/>
          <w:iCs/>
        </w:rPr>
        <w:t>2012</w:t>
      </w:r>
      <w:r w:rsidRPr="000C1BC7">
        <w:t>. doi:10.1155/2012/578719</w:t>
      </w:r>
    </w:p>
    <w:p w14:paraId="1570989A" w14:textId="77777777" w:rsidR="000C1BC7" w:rsidRPr="000C1BC7" w:rsidRDefault="000C1BC7" w:rsidP="00D075B9">
      <w:pPr>
        <w:pStyle w:val="biblio"/>
      </w:pPr>
      <w:r w:rsidRPr="000C1BC7">
        <w:t>Xiong, A., Chen, Y., Zhao, X., Han, J., &amp; Liu, G. (2011). A novel HCI based on EMG and IMU (pp. 2653–2657). Presented at the 2011 IEEE International Conference on Robotics and Biomimetics (ROBIO). doi:10.1109/ROBIO.2011.6181705</w:t>
      </w:r>
    </w:p>
    <w:p w14:paraId="1B9AFA41" w14:textId="77777777" w:rsidR="000C1BC7" w:rsidRPr="000C1BC7" w:rsidRDefault="000C1BC7" w:rsidP="00D075B9">
      <w:pPr>
        <w:pStyle w:val="biblio"/>
      </w:pPr>
      <w:r w:rsidRPr="000C1BC7">
        <w:t>Xiong, A., Lin, G., Zhao, X., Han, J., &amp; Liu, G. (2012). Feasibility of EMG-based ANN controller for a real-time virtual reality simulation (pp. 2699–2704). Presented at the IECON 2012 - 38th Annual Conference on IEEE Industrial Electronics Society. doi:10.1109/IECON.2012.6389150</w:t>
      </w:r>
    </w:p>
    <w:p w14:paraId="237F4CD5" w14:textId="77777777" w:rsidR="000C1BC7" w:rsidRPr="000C1BC7" w:rsidRDefault="000C1BC7" w:rsidP="00D075B9">
      <w:pPr>
        <w:pStyle w:val="biblio"/>
      </w:pPr>
      <w:r w:rsidRPr="000C1BC7">
        <w:t>Xsens. (2014). Products. Retrieved from http://www.xsens.com/products/</w:t>
      </w:r>
    </w:p>
    <w:p w14:paraId="65B34A37" w14:textId="77777777" w:rsidR="000C1BC7" w:rsidRPr="000C1BC7" w:rsidRDefault="000C1BC7" w:rsidP="00D075B9">
      <w:pPr>
        <w:pStyle w:val="biblio"/>
      </w:pPr>
      <w:r w:rsidRPr="00F4310A">
        <w:rPr>
          <w:lang w:val="es-ES"/>
        </w:rPr>
        <w:t xml:space="preserve">Yi-fu, J., Bo, X., &amp; Jun, W. (2013). </w:t>
      </w:r>
      <w:r w:rsidRPr="000C1BC7">
        <w:t>SINS in-motion alignment and position determination for land-vehicle based on quaternion Kalman filter (pp. 5083–5088). Presented at the Control Conference (CCC), 2013 32nd Chinese.</w:t>
      </w:r>
    </w:p>
    <w:p w14:paraId="2A32FAB8" w14:textId="77777777" w:rsidR="000C1BC7" w:rsidRDefault="000C1BC7" w:rsidP="00D075B9">
      <w:pPr>
        <w:pStyle w:val="biblio"/>
      </w:pPr>
      <w:r w:rsidRPr="000C1BC7">
        <w:t xml:space="preserve">Zheng, H., Black, N. D., &amp; Harris, D. N. D. (2005). Position-sensing technologies for movement analysis in stroke rehabilitation. </w:t>
      </w:r>
      <w:r>
        <w:rPr>
          <w:i/>
          <w:iCs/>
        </w:rPr>
        <w:t>Medical and Biological Engineering and Computing</w:t>
      </w:r>
      <w:r>
        <w:t xml:space="preserve">, </w:t>
      </w:r>
      <w:r>
        <w:rPr>
          <w:i/>
          <w:iCs/>
        </w:rPr>
        <w:t>43</w:t>
      </w:r>
      <w:r>
        <w:t>(4), 413–420. doi:10.1007/BF02344720</w:t>
      </w:r>
    </w:p>
    <w:p w14:paraId="7624B3F3" w14:textId="00C93D6A" w:rsidR="001A5881" w:rsidRPr="00943CE7" w:rsidRDefault="00721551" w:rsidP="00D075B9">
      <w:pPr>
        <w:pStyle w:val="biblio"/>
      </w:pPr>
      <w:r>
        <w:fldChar w:fldCharType="end"/>
      </w:r>
    </w:p>
    <w:p w14:paraId="7918632A" w14:textId="46623E34" w:rsidR="0034536B" w:rsidRDefault="0034536B">
      <w:pPr>
        <w:rPr>
          <w:rFonts w:ascii="Apple Garamond Light" w:hAnsi="Apple Garamond Light"/>
        </w:rPr>
      </w:pPr>
      <w:r>
        <w:br w:type="page"/>
      </w:r>
    </w:p>
    <w:p w14:paraId="37A1460F" w14:textId="09743DC8" w:rsidR="001A5881" w:rsidRPr="002254FE" w:rsidRDefault="001A5881" w:rsidP="008422E2">
      <w:pPr>
        <w:pStyle w:val="Ttulo1"/>
      </w:pPr>
      <w:bookmarkStart w:id="608" w:name="_Toc402203659"/>
      <w:bookmarkStart w:id="609" w:name="_Toc402203762"/>
      <w:bookmarkStart w:id="610" w:name="_Toc402203820"/>
      <w:bookmarkStart w:id="611" w:name="_Toc404230851"/>
      <w:bookmarkEnd w:id="608"/>
      <w:bookmarkEnd w:id="609"/>
      <w:bookmarkEnd w:id="610"/>
      <w:r w:rsidRPr="002254FE">
        <w:lastRenderedPageBreak/>
        <w:t>Glosario</w:t>
      </w:r>
      <w:bookmarkEnd w:id="611"/>
    </w:p>
    <w:p w14:paraId="63AD9902" w14:textId="77777777" w:rsidR="006B7CF9" w:rsidRPr="00D9028E" w:rsidRDefault="00A24C92" w:rsidP="00EA0C94">
      <w:pPr>
        <w:pStyle w:val="TTCuerpoIndentado"/>
        <w:rPr>
          <w:rFonts w:ascii="Apple Garamond" w:hAnsi="Apple Garamond"/>
          <w:noProof/>
        </w:rPr>
        <w:sectPr w:rsidR="006B7CF9" w:rsidRPr="00D9028E" w:rsidSect="001D0157">
          <w:headerReference w:type="even" r:id="rId31"/>
          <w:type w:val="continuous"/>
          <w:pgSz w:w="12240" w:h="15840"/>
          <w:pgMar w:top="1814" w:right="2722" w:bottom="1440" w:left="1474" w:header="720" w:footer="720" w:gutter="0"/>
          <w:pgNumType w:start="0"/>
          <w:cols w:space="720"/>
          <w:titlePg/>
          <w:docGrid w:linePitch="360"/>
        </w:sectPr>
      </w:pPr>
      <w:r w:rsidRPr="00D9028E">
        <w:rPr>
          <w:rFonts w:ascii="Apple Garamond" w:hAnsi="Apple Garamond"/>
        </w:rPr>
        <w:fldChar w:fldCharType="begin"/>
      </w:r>
      <w:r w:rsidRPr="00D9028E">
        <w:rPr>
          <w:rFonts w:ascii="Apple Garamond" w:hAnsi="Apple Garamond"/>
        </w:rPr>
        <w:instrText xml:space="preserve"> INDEX \r \h "A" \c "1" \z "3082" </w:instrText>
      </w:r>
      <w:r w:rsidRPr="00D9028E">
        <w:rPr>
          <w:rFonts w:ascii="Apple Garamond" w:hAnsi="Apple Garamond"/>
        </w:rPr>
        <w:fldChar w:fldCharType="separate"/>
      </w:r>
    </w:p>
    <w:p w14:paraId="15D3C05E"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lastRenderedPageBreak/>
        <w:t>D</w:t>
      </w:r>
    </w:p>
    <w:p w14:paraId="778780EE" w14:textId="7C6B0223" w:rsidR="006B7CF9" w:rsidRPr="00D9028E" w:rsidRDefault="006B7CF9" w:rsidP="00775A97">
      <w:pPr>
        <w:pStyle w:val="biblio"/>
        <w:rPr>
          <w:rFonts w:ascii="Apple Garamond" w:hAnsi="Apple Garamond"/>
          <w:noProof/>
        </w:rPr>
      </w:pPr>
      <w:r w:rsidRPr="00D9028E">
        <w:rPr>
          <w:rFonts w:ascii="Apple Garamond" w:hAnsi="Apple Garamond"/>
          <w:noProof/>
        </w:rPr>
        <w:t>DOF: Grados de Libertad; Define la cantidad de movimientos que puede realizar un objeto, 13</w:t>
      </w:r>
      <w:r w:rsidR="003B46AF">
        <w:rPr>
          <w:rFonts w:ascii="Apple Garamond" w:hAnsi="Apple Garamond"/>
          <w:noProof/>
        </w:rPr>
        <w:t>pp</w:t>
      </w:r>
    </w:p>
    <w:p w14:paraId="246A1FCD"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E</w:t>
      </w:r>
    </w:p>
    <w:p w14:paraId="1652C056"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EMG: Acrónimo para Electromiograma, 11</w:t>
      </w:r>
    </w:p>
    <w:p w14:paraId="7FA953F1"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G</w:t>
      </w:r>
    </w:p>
    <w:p w14:paraId="1E06474E"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i/>
          <w:noProof/>
        </w:rPr>
        <w:t>Gold Standard</w:t>
      </w:r>
      <w:r w:rsidRPr="00D9028E">
        <w:rPr>
          <w:rFonts w:ascii="Apple Garamond" w:hAnsi="Apple Garamond"/>
          <w:noProof/>
          <w:lang w:val="es-ES"/>
        </w:rPr>
        <w:t>: Denominación para un dispostivo o aparato que sirve como referencia o parámetro de comparación, 8</w:t>
      </w:r>
    </w:p>
    <w:p w14:paraId="71EA2D76"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H</w:t>
      </w:r>
    </w:p>
    <w:p w14:paraId="3FDEF590"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i/>
          <w:noProof/>
          <w:lang w:val="es-ES"/>
        </w:rPr>
        <w:t>Holter</w:t>
      </w:r>
      <w:r w:rsidRPr="00D9028E">
        <w:rPr>
          <w:rFonts w:ascii="Apple Garamond" w:hAnsi="Apple Garamond"/>
          <w:noProof/>
          <w:lang w:val="es-ES"/>
        </w:rPr>
        <w:t>: Holter (dispositivo); registro de señales cardiacas en forma ambulatoria, 9</w:t>
      </w:r>
    </w:p>
    <w:p w14:paraId="677F6C27"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I</w:t>
      </w:r>
    </w:p>
    <w:p w14:paraId="1E650204"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I2C: Inter-Integrated Circuit; Protocolo de comunicación serial punro-multipunto, 13</w:t>
      </w:r>
    </w:p>
    <w:p w14:paraId="240B11DF"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IMU: Unidad de medición Inercial; dispositivo que combina sensores inerciales para medir el movimiento de un objeto, generalmente compuestos por acelerómetros y giroscopios, 10</w:t>
      </w:r>
    </w:p>
    <w:p w14:paraId="57B95740"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rPr>
        <w:t>IoT</w:t>
      </w:r>
      <w:r w:rsidRPr="00D9028E">
        <w:rPr>
          <w:rFonts w:ascii="Apple Garamond" w:hAnsi="Apple Garamond"/>
          <w:noProof/>
          <w:lang w:val="es-ES"/>
        </w:rPr>
        <w:t>: Internet of Things, 14</w:t>
      </w:r>
    </w:p>
    <w:p w14:paraId="7C5517C6"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M</w:t>
      </w:r>
    </w:p>
    <w:p w14:paraId="677E0BDA"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MEMS: Sistemas Microelectromecánicos; tecnología de miniaturización que permite reducir el tamaño de dispositivos mecánicos, 10</w:t>
      </w:r>
    </w:p>
    <w:p w14:paraId="69998D06"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Motion Capture: (Captura de movimiento) Acrónimo para denominar a un sistema de captura de movimiento, 8</w:t>
      </w:r>
    </w:p>
    <w:p w14:paraId="42C40F6C"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R</w:t>
      </w:r>
    </w:p>
    <w:p w14:paraId="76907FD1"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RPi: Acronimo para Raspberry Pi, 11</w:t>
      </w:r>
    </w:p>
    <w:p w14:paraId="2084701C"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S</w:t>
      </w:r>
    </w:p>
    <w:p w14:paraId="13CDAD54"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SPI: Serial Peripheral Interface, 13</w:t>
      </w:r>
    </w:p>
    <w:p w14:paraId="547F2A1C"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U</w:t>
      </w:r>
    </w:p>
    <w:p w14:paraId="2D7F4FA9"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rPr>
        <w:t>UART</w:t>
      </w:r>
      <w:r w:rsidRPr="00D9028E">
        <w:rPr>
          <w:rFonts w:ascii="Apple Garamond" w:hAnsi="Apple Garamond"/>
          <w:noProof/>
          <w:lang w:val="es-ES"/>
        </w:rPr>
        <w:t>: Universal asynchronous receiver/transmitter, 14</w:t>
      </w:r>
    </w:p>
    <w:p w14:paraId="081FD7EC"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W</w:t>
      </w:r>
    </w:p>
    <w:p w14:paraId="48AB1DD3"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i/>
          <w:noProof/>
          <w:lang w:val="es-ES"/>
        </w:rPr>
        <w:t>wearable</w:t>
      </w:r>
      <w:r w:rsidRPr="00D9028E">
        <w:rPr>
          <w:rFonts w:ascii="Apple Garamond" w:hAnsi="Apple Garamond"/>
          <w:noProof/>
          <w:lang w:val="es-ES"/>
        </w:rPr>
        <w:t>: ; dispositivos electrónicos que se pueden utilizar como ropa o como accesorios de ella, 10</w:t>
      </w:r>
    </w:p>
    <w:p w14:paraId="0001E4A7" w14:textId="77777777" w:rsidR="006B7CF9" w:rsidRPr="00D9028E" w:rsidRDefault="006B7CF9" w:rsidP="00EA0C94">
      <w:pPr>
        <w:pStyle w:val="TTCuerpoIndentado"/>
        <w:rPr>
          <w:rFonts w:ascii="Apple Garamond" w:hAnsi="Apple Garamond"/>
          <w:noProof/>
        </w:rPr>
        <w:sectPr w:rsidR="006B7CF9" w:rsidRPr="00D9028E" w:rsidSect="006B7CF9">
          <w:type w:val="continuous"/>
          <w:pgSz w:w="12240" w:h="15840"/>
          <w:pgMar w:top="1814" w:right="2722" w:bottom="1440" w:left="1474" w:header="720" w:footer="720" w:gutter="0"/>
          <w:cols w:space="720"/>
          <w:titlePg/>
          <w:docGrid w:linePitch="360"/>
        </w:sectPr>
      </w:pPr>
    </w:p>
    <w:p w14:paraId="1E0B292B" w14:textId="6B6020A2" w:rsidR="00905B55" w:rsidRPr="00D9028E" w:rsidRDefault="00A24C92" w:rsidP="00EA0C94">
      <w:pPr>
        <w:pStyle w:val="TTCuerpoIndentado"/>
        <w:rPr>
          <w:rFonts w:ascii="Apple Garamond" w:hAnsi="Apple Garamond"/>
        </w:rPr>
      </w:pPr>
      <w:r w:rsidRPr="00D9028E">
        <w:rPr>
          <w:rFonts w:ascii="Apple Garamond" w:hAnsi="Apple Garamond"/>
        </w:rPr>
        <w:lastRenderedPageBreak/>
        <w:fldChar w:fldCharType="end"/>
      </w:r>
    </w:p>
    <w:p w14:paraId="15A85D10" w14:textId="3081C3E0" w:rsidR="0034536B" w:rsidRPr="00D9028E" w:rsidRDefault="0034536B">
      <w:pPr>
        <w:rPr>
          <w:rFonts w:ascii="Apple Garamond" w:hAnsi="Apple Garamond"/>
        </w:rPr>
      </w:pPr>
      <w:r w:rsidRPr="00D9028E">
        <w:rPr>
          <w:rFonts w:ascii="Apple Garamond" w:hAnsi="Apple Garamond"/>
        </w:rPr>
        <w:br w:type="page"/>
      </w:r>
    </w:p>
    <w:p w14:paraId="22C39426" w14:textId="77777777" w:rsidR="001A5881" w:rsidRPr="00504D03" w:rsidRDefault="001A5881" w:rsidP="008422E2">
      <w:pPr>
        <w:pStyle w:val="Ttulo1"/>
      </w:pPr>
      <w:bookmarkStart w:id="612" w:name="_Toc402203661"/>
      <w:bookmarkStart w:id="613" w:name="_Toc402203764"/>
      <w:bookmarkStart w:id="614" w:name="_Toc402203822"/>
      <w:bookmarkStart w:id="615" w:name="_Toc404230852"/>
      <w:bookmarkEnd w:id="612"/>
      <w:bookmarkEnd w:id="613"/>
      <w:bookmarkEnd w:id="614"/>
      <w:r>
        <w:lastRenderedPageBreak/>
        <w:t>Anexos</w:t>
      </w:r>
      <w:bookmarkEnd w:id="615"/>
    </w:p>
    <w:p w14:paraId="77D63453" w14:textId="6DEE9543" w:rsidR="00EA730C" w:rsidRDefault="004A32C1" w:rsidP="00EA730C">
      <w:pPr>
        <w:pStyle w:val="Ttulo2"/>
      </w:pPr>
      <w:bookmarkStart w:id="616" w:name="_Toc404230853"/>
      <w:r>
        <w:t>Esquemático de multiplexor I2C PCA9547</w:t>
      </w:r>
      <w:bookmarkEnd w:id="616"/>
    </w:p>
    <w:p w14:paraId="0930B383" w14:textId="7094D47F" w:rsidR="00002742" w:rsidRPr="00002742" w:rsidRDefault="00002742" w:rsidP="00002742">
      <w:r>
        <w:rPr>
          <w:noProof/>
          <w:lang w:val="en-US" w:eastAsia="en-US"/>
        </w:rPr>
        <w:drawing>
          <wp:anchor distT="0" distB="0" distL="114300" distR="114300" simplePos="0" relativeHeight="251641344" behindDoc="0" locked="0" layoutInCell="1" allowOverlap="1" wp14:anchorId="0E944839" wp14:editId="7590204B">
            <wp:simplePos x="0" y="0"/>
            <wp:positionH relativeFrom="column">
              <wp:posOffset>-610</wp:posOffset>
            </wp:positionH>
            <wp:positionV relativeFrom="paragraph">
              <wp:posOffset>1716545</wp:posOffset>
            </wp:positionV>
            <wp:extent cx="6989288" cy="3547725"/>
            <wp:effectExtent l="0" t="1714500" r="0" b="1710690"/>
            <wp:wrapTopAndBottom/>
            <wp:docPr id="17" name="Imagen 17" descr="E:\Pictures\r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ictures\rp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6989288" cy="3547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58CDD" w14:textId="4F49E309" w:rsidR="00002742" w:rsidRDefault="00002742">
      <w:r>
        <w:br w:type="page"/>
      </w:r>
    </w:p>
    <w:p w14:paraId="760DFAF8" w14:textId="4E84C43C" w:rsidR="003A481C" w:rsidRDefault="00F4460F" w:rsidP="00FB4E02">
      <w:pPr>
        <w:pStyle w:val="Ttulo2"/>
      </w:pPr>
      <w:bookmarkStart w:id="617" w:name="_Toc404230854"/>
      <w:r>
        <w:rPr>
          <w:noProof/>
          <w:lang w:val="en-US" w:eastAsia="en-US"/>
        </w:rPr>
        <w:lastRenderedPageBreak/>
        <w:drawing>
          <wp:anchor distT="0" distB="0" distL="114300" distR="114300" simplePos="0" relativeHeight="251642368" behindDoc="1" locked="0" layoutInCell="1" allowOverlap="1" wp14:anchorId="00E23391" wp14:editId="3533DBE0">
            <wp:simplePos x="0" y="0"/>
            <wp:positionH relativeFrom="column">
              <wp:posOffset>-1039386</wp:posOffset>
            </wp:positionH>
            <wp:positionV relativeFrom="paragraph">
              <wp:posOffset>1377066</wp:posOffset>
            </wp:positionV>
            <wp:extent cx="7061835" cy="4987925"/>
            <wp:effectExtent l="0" t="1028700" r="0" b="1012825"/>
            <wp:wrapTopAndBottom/>
            <wp:docPr id="9" name="Imagen 9" descr="E:\Pictures\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s\Part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7061835" cy="498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81C">
        <w:t xml:space="preserve">Planos de </w:t>
      </w:r>
      <w:r w:rsidR="003A481C" w:rsidRPr="00FB4E02">
        <w:rPr>
          <w:i/>
        </w:rPr>
        <w:t>enclosure</w:t>
      </w:r>
      <w:r w:rsidR="003A481C">
        <w:t xml:space="preserve"> sensor LSM9DS0</w:t>
      </w:r>
      <w:bookmarkEnd w:id="617"/>
    </w:p>
    <w:p w14:paraId="7C98C819" w14:textId="3CC43728" w:rsidR="00F4460F" w:rsidRPr="00F4460F" w:rsidRDefault="00F4460F" w:rsidP="00F4460F"/>
    <w:p w14:paraId="7473DA82" w14:textId="556005B7" w:rsidR="004A32C1" w:rsidRPr="00FB4E02" w:rsidRDefault="004A32C1" w:rsidP="00FB4E02"/>
    <w:p w14:paraId="47EDBCF3" w14:textId="01DFF65F" w:rsidR="001A5881" w:rsidRDefault="001A5881" w:rsidP="003D23BC">
      <w:pPr>
        <w:pStyle w:val="TTCuerpoIndentado"/>
      </w:pPr>
    </w:p>
    <w:p w14:paraId="0B7010A9" w14:textId="3CF7EB0B" w:rsidR="00F4460F" w:rsidRDefault="00F4460F" w:rsidP="003D23BC">
      <w:pPr>
        <w:pStyle w:val="TTCuerpoIndentado"/>
      </w:pPr>
      <w:r>
        <w:rPr>
          <w:noProof/>
          <w:lang w:val="en-US" w:eastAsia="en-US"/>
        </w:rPr>
        <w:lastRenderedPageBreak/>
        <w:drawing>
          <wp:anchor distT="0" distB="0" distL="114300" distR="114300" simplePos="0" relativeHeight="251645440" behindDoc="0" locked="0" layoutInCell="1" allowOverlap="1" wp14:anchorId="2DB4CCD1" wp14:editId="2186F951">
            <wp:simplePos x="0" y="0"/>
            <wp:positionH relativeFrom="column">
              <wp:posOffset>-1062962</wp:posOffset>
            </wp:positionH>
            <wp:positionV relativeFrom="paragraph">
              <wp:posOffset>1118566</wp:posOffset>
            </wp:positionV>
            <wp:extent cx="7135816" cy="5040392"/>
            <wp:effectExtent l="0" t="1047750" r="0" b="1036955"/>
            <wp:wrapTopAndBottom/>
            <wp:docPr id="11" name="Imagen 11" descr="E:\Pictures\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Part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6200000">
                      <a:off x="0" y="0"/>
                      <a:ext cx="7135816" cy="50403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2EDF42" w14:textId="77777777" w:rsidR="005829E9" w:rsidRDefault="005829E9">
      <w:pPr>
        <w:rPr>
          <w:rFonts w:ascii="Apple Garamond Light Italic" w:hAnsi="Apple Garamond Light Italic"/>
        </w:rPr>
      </w:pPr>
      <w:r>
        <w:br w:type="page"/>
      </w:r>
    </w:p>
    <w:p w14:paraId="7E015E43" w14:textId="27ECD465" w:rsidR="00B579C3" w:rsidRDefault="00CD577A">
      <w:pPr>
        <w:rPr>
          <w:rFonts w:ascii="Apple Garamond Light Italic" w:hAnsi="Apple Garamond Light Italic"/>
        </w:rPr>
      </w:pPr>
      <w:r>
        <w:rPr>
          <w:noProof/>
        </w:rPr>
        <w:lastRenderedPageBreak/>
        <w:pict w14:anchorId="3FFEAAD7">
          <v:shape id="Text Box 2" o:spid="_x0000_s1052" type="#_x0000_t202" style="position:absolute;margin-left:0;margin-top:0;width:254.85pt;height:21.75pt;z-index:251673088;visibility:visible;mso-height-percent:200;mso-wrap-distance-left:9pt;mso-wrap-distance-top:3.6pt;mso-wrap-distance-right:9pt;mso-wrap-distance-bottom:3.6pt;mso-position-horizontal:center;mso-position-horizontal-relative:margin;mso-position-vertical:center;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O6VHkKAIAAE8EAAAOAAAAAAAAAAAAAAAAAC4CAABkcnMvZTJvRG9j&#10;LnhtbFBLAQItABQABgAIAAAAIQBIWydy2wAAAAcBAAAPAAAAAAAAAAAAAAAAAIIEAABkcnMvZG93&#10;bnJldi54bWxQSwUGAAAAAAQABADzAAAAigUAAAAA&#10;" stroked="f">
            <v:textbox style="mso-fit-shape-to-text:t">
              <w:txbxContent>
                <w:p w14:paraId="73FD02C5" w14:textId="7D096CDF" w:rsidR="0075155C" w:rsidRPr="004835D1" w:rsidRDefault="0075155C" w:rsidP="004835D1">
                  <w:pPr>
                    <w:jc w:val="center"/>
                    <w:rPr>
                      <w:rFonts w:ascii="Apple Garamond" w:hAnsi="Apple Garamond"/>
                    </w:rPr>
                  </w:pPr>
                  <w:r w:rsidRPr="004835D1">
                    <w:rPr>
                      <w:rFonts w:ascii="Apple Garamond" w:hAnsi="Apple Garamond"/>
                    </w:rPr>
                    <w:t>Esta página se dejó intencionalmente en blanco</w:t>
                  </w:r>
                </w:p>
              </w:txbxContent>
            </v:textbox>
            <w10:wrap type="square" anchorx="margin" anchory="margin"/>
          </v:shape>
        </w:pict>
      </w:r>
      <w:r w:rsidR="00B579C3">
        <w:br w:type="page"/>
      </w:r>
    </w:p>
    <w:p w14:paraId="3AA4FF42" w14:textId="7B8AA350" w:rsidR="00CD1CDE" w:rsidRPr="00CD1CDE" w:rsidRDefault="00F4460F" w:rsidP="00CD1CDE">
      <w:pPr>
        <w:pStyle w:val="Ttulo2"/>
      </w:pPr>
      <w:bookmarkStart w:id="618" w:name="_Toc404230855"/>
      <w:r>
        <w:lastRenderedPageBreak/>
        <w:t>Documentación de IMU Graph</w:t>
      </w:r>
      <w:bookmarkEnd w:id="618"/>
    </w:p>
    <w:p w14:paraId="033437C2" w14:textId="77777777" w:rsidR="005F4A4C" w:rsidRPr="005F4A4C" w:rsidRDefault="005F4A4C" w:rsidP="005F4A4C">
      <w:pPr>
        <w:keepNext/>
        <w:autoSpaceDE w:val="0"/>
        <w:autoSpaceDN w:val="0"/>
        <w:spacing w:before="240" w:after="60"/>
        <w:outlineLvl w:val="2"/>
        <w:rPr>
          <w:rFonts w:ascii="Arial" w:hAnsi="Arial" w:cs="Arial"/>
          <w:b/>
          <w:bCs/>
          <w:lang w:val="en-US" w:eastAsia="en-US"/>
        </w:rPr>
      </w:pPr>
      <w:bookmarkStart w:id="619" w:name="_Toc404230856"/>
      <w:r w:rsidRPr="005F4A4C">
        <w:rPr>
          <w:rFonts w:ascii="Arial" w:hAnsi="Arial" w:cs="Arial"/>
          <w:b/>
          <w:bCs/>
          <w:lang w:val="en-US" w:eastAsia="en-US"/>
        </w:rPr>
        <w:t>Class Documentation</w:t>
      </w:r>
      <w:r w:rsidRPr="005F4A4C">
        <w:rPr>
          <w:rFonts w:ascii="Arial" w:hAnsi="Arial" w:cs="Arial"/>
          <w:b/>
          <w:bCs/>
          <w:lang w:val="en-US" w:eastAsia="en-US"/>
        </w:rPr>
        <w:fldChar w:fldCharType="begin"/>
      </w:r>
      <w:r w:rsidRPr="005F4A4C">
        <w:rPr>
          <w:rFonts w:ascii="Arial" w:hAnsi="Arial" w:cs="Arial"/>
          <w:b/>
          <w:bCs/>
          <w:lang w:val="en-US" w:eastAsia="en-US"/>
        </w:rPr>
        <w:instrText>tc "Class Documentation"</w:instrText>
      </w:r>
      <w:r w:rsidRPr="005F4A4C">
        <w:rPr>
          <w:rFonts w:ascii="Arial" w:hAnsi="Arial" w:cs="Arial"/>
          <w:b/>
          <w:bCs/>
          <w:lang w:val="en-US" w:eastAsia="en-US"/>
        </w:rPr>
        <w:fldChar w:fldCharType="end"/>
      </w:r>
    </w:p>
    <w:p w14:paraId="054BAD7A"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t>activityDetection.ActivityDetection Class Reference</w:t>
      </w:r>
    </w:p>
    <w:p w14:paraId="434AC3F1"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"activityDetection.ActivityDetection"</w:instrText>
      </w:r>
      <w:r w:rsidRPr="005F4A4C">
        <w:rPr>
          <w:lang w:val="en-US" w:eastAsia="en-US"/>
        </w:rPr>
        <w:fldChar w:fldCharType="end"/>
      </w:r>
      <w:r w:rsidRPr="005F4A4C">
        <w:rPr>
          <w:lang w:val="en-US" w:eastAsia="en-US"/>
        </w:rPr>
        <w:fldChar w:fldCharType="begin"/>
      </w:r>
      <w:r w:rsidRPr="005F4A4C">
        <w:rPr>
          <w:lang w:val="en-US" w:eastAsia="en-US"/>
        </w:rPr>
        <w:instrText>xe "activityDetection.ActivityDetection"</w:instrText>
      </w:r>
      <w:r w:rsidRPr="005F4A4C">
        <w:rPr>
          <w:lang w:val="en-US" w:eastAsia="en-US"/>
        </w:rPr>
        <w:fldChar w:fldCharType="end"/>
      </w:r>
    </w:p>
    <w:p w14:paraId="264BBBE0" w14:textId="77777777" w:rsidR="005F4A4C" w:rsidRPr="005F4A4C" w:rsidRDefault="005F4A4C" w:rsidP="005F4A4C">
      <w:pPr>
        <w:widowControl w:val="0"/>
        <w:autoSpaceDE w:val="0"/>
        <w:autoSpaceDN w:val="0"/>
        <w:adjustRightInd w:val="0"/>
        <w:rPr>
          <w:lang w:val="en-US" w:eastAsia="en-US"/>
        </w:rPr>
      </w:pPr>
      <w:r w:rsidRPr="005F4A4C">
        <w:rPr>
          <w:sz w:val="20"/>
          <w:szCs w:val="20"/>
          <w:lang w:val="en-US" w:eastAsia="en-US"/>
        </w:rPr>
        <w:t xml:space="preserve">Estimates the energy consumption (Kcal) by second. </w:t>
      </w:r>
    </w:p>
    <w:p w14:paraId="427347EF"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5B9B613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p>
    <w:p w14:paraId="72ED0FBC"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Constructor for Activity Detection. </w:t>
      </w:r>
    </w:p>
    <w:p w14:paraId="0B81853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abs_list</w:t>
      </w:r>
    </w:p>
    <w:p w14:paraId="02DFD092"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Take the absolute value of a list. </w:t>
      </w:r>
    </w:p>
    <w:p w14:paraId="5F5118C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updateActivity</w:t>
      </w:r>
    </w:p>
    <w:p w14:paraId="452F61EE"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Update activity detection algorithm with last second data. </w:t>
      </w:r>
    </w:p>
    <w:p w14:paraId="45CCD2A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getEnergyConsumption</w:t>
      </w:r>
    </w:p>
    <w:p w14:paraId="5DBB5AA4"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last second energy consuption. </w:t>
      </w:r>
    </w:p>
    <w:p w14:paraId="779121F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getEE</w:t>
      </w:r>
    </w:p>
    <w:p w14:paraId="15D0D926"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EE value. </w:t>
      </w:r>
    </w:p>
    <w:p w14:paraId="0827472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getBMR</w:t>
      </w:r>
    </w:p>
    <w:p w14:paraId="65E21795"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BMR value. </w:t>
      </w:r>
    </w:p>
    <w:p w14:paraId="2DAF9C9A"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451781E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BMR</w:t>
      </w:r>
    </w:p>
    <w:p w14:paraId="31DE8EF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fs</w:t>
      </w:r>
    </w:p>
    <w:p w14:paraId="421EBD9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EE</w:t>
      </w:r>
    </w:p>
    <w:p w14:paraId="305B53D8"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Static Public Attributes</w:t>
      </w:r>
    </w:p>
    <w:p w14:paraId="3AAC5C1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BMR</w:t>
      </w:r>
      <w:r w:rsidRPr="005F4A4C">
        <w:rPr>
          <w:sz w:val="20"/>
          <w:szCs w:val="20"/>
          <w:lang w:val="en-US" w:eastAsia="en-US"/>
        </w:rPr>
        <w:t xml:space="preserve"> = .023842593</w:t>
      </w:r>
    </w:p>
    <w:p w14:paraId="015590F0"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Default value for BMR. </w:t>
      </w:r>
    </w:p>
    <w:p w14:paraId="4AA5EB9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EE</w:t>
      </w:r>
      <w:r w:rsidRPr="005F4A4C">
        <w:rPr>
          <w:sz w:val="20"/>
          <w:szCs w:val="20"/>
          <w:lang w:val="en-US" w:eastAsia="en-US"/>
        </w:rPr>
        <w:t xml:space="preserve"> = 0</w:t>
      </w:r>
    </w:p>
    <w:p w14:paraId="5A4C576D"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Predicted consumed energy by activity (EE) in a second. </w:t>
      </w:r>
    </w:p>
    <w:p w14:paraId="3DC2C5C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fs</w:t>
      </w:r>
      <w:r w:rsidRPr="005F4A4C">
        <w:rPr>
          <w:sz w:val="20"/>
          <w:szCs w:val="20"/>
          <w:lang w:val="en-US" w:eastAsia="en-US"/>
        </w:rPr>
        <w:t xml:space="preserve"> = .02</w:t>
      </w:r>
    </w:p>
    <w:p w14:paraId="742AC460" w14:textId="77777777" w:rsidR="005F4A4C" w:rsidRPr="005F4A4C" w:rsidRDefault="005F4A4C" w:rsidP="005F4A4C">
      <w:pPr>
        <w:pBdr>
          <w:bottom w:val="single" w:sz="2" w:space="1" w:color="auto"/>
        </w:pBdr>
        <w:autoSpaceDE w:val="0"/>
        <w:autoSpaceDN w:val="0"/>
        <w:rPr>
          <w:lang w:val="en-US" w:eastAsia="en-US"/>
        </w:rPr>
      </w:pPr>
    </w:p>
    <w:p w14:paraId="27BC8998"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06F7434B"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Estimates the energy consumption (Kcal) by second. </w:t>
      </w:r>
    </w:p>
    <w:p w14:paraId="56DD5B21"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Using an accelerometer and aditional data from the user calculates:</w:t>
      </w:r>
    </w:p>
    <w:p w14:paraId="04FDD46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Index of activity (IAA) in a second</w:t>
      </w:r>
    </w:p>
    <w:p w14:paraId="18C993D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Predicted consumed energy by activity (EE) in a second</w:t>
      </w:r>
    </w:p>
    <w:p w14:paraId="08384EB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Predicted consumed energy by basal metabolism (BMR) in a second</w:t>
      </w:r>
    </w:p>
    <w:p w14:paraId="7331304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s-ES" w:eastAsia="en-US"/>
        </w:rPr>
      </w:pPr>
      <w:r w:rsidRPr="005F4A4C">
        <w:rPr>
          <w:rFonts w:ascii="Calibri" w:hAnsi="Calibri"/>
          <w:lang w:val="es-ES" w:eastAsia="en-US"/>
        </w:rPr>
        <w:t>Author:</w:t>
      </w:r>
    </w:p>
    <w:p w14:paraId="4116E80B" w14:textId="77777777" w:rsidR="005F4A4C" w:rsidRPr="005F4A4C" w:rsidRDefault="005F4A4C" w:rsidP="005F4A4C">
      <w:pPr>
        <w:autoSpaceDE w:val="0"/>
        <w:autoSpaceDN w:val="0"/>
        <w:ind w:left="360"/>
        <w:rPr>
          <w:sz w:val="20"/>
          <w:szCs w:val="20"/>
          <w:lang w:val="es-ES" w:eastAsia="en-US"/>
        </w:rPr>
      </w:pPr>
      <w:r w:rsidRPr="005F4A4C">
        <w:rPr>
          <w:sz w:val="20"/>
          <w:szCs w:val="20"/>
          <w:lang w:val="es-ES" w:eastAsia="en-US"/>
        </w:rPr>
        <w:t xml:space="preserve">Dr. Pablo Reyes </w:t>
      </w:r>
    </w:p>
    <w:p w14:paraId="26D0C165" w14:textId="77777777" w:rsidR="005F4A4C" w:rsidRPr="005F4A4C" w:rsidRDefault="005F4A4C" w:rsidP="005F4A4C">
      <w:pPr>
        <w:autoSpaceDE w:val="0"/>
        <w:autoSpaceDN w:val="0"/>
        <w:ind w:left="360"/>
        <w:rPr>
          <w:sz w:val="20"/>
          <w:szCs w:val="20"/>
          <w:lang w:val="es-ES" w:eastAsia="en-US"/>
        </w:rPr>
      </w:pPr>
      <w:r w:rsidRPr="005F4A4C">
        <w:rPr>
          <w:sz w:val="20"/>
          <w:szCs w:val="20"/>
          <w:lang w:val="es-ES" w:eastAsia="en-US"/>
        </w:rPr>
        <w:t xml:space="preserve">Sebastian Sepulveda </w:t>
      </w:r>
    </w:p>
    <w:p w14:paraId="3197F98A"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s-ES" w:eastAsia="en-US"/>
        </w:rPr>
      </w:pPr>
      <w:r w:rsidRPr="005F4A4C">
        <w:rPr>
          <w:rFonts w:ascii="Calibri" w:hAnsi="Calibri"/>
          <w:lang w:val="es-ES" w:eastAsia="en-US"/>
        </w:rPr>
        <w:t>Todo:</w:t>
      </w:r>
    </w:p>
    <w:p w14:paraId="2E4CDF4D" w14:textId="77777777" w:rsidR="005F4A4C" w:rsidRPr="005F4A4C" w:rsidRDefault="005F4A4C" w:rsidP="005F4A4C">
      <w:pPr>
        <w:autoSpaceDE w:val="0"/>
        <w:autoSpaceDN w:val="0"/>
        <w:ind w:left="360"/>
        <w:rPr>
          <w:sz w:val="20"/>
          <w:szCs w:val="20"/>
          <w:lang w:val="es-ES" w:eastAsia="en-US"/>
        </w:rPr>
      </w:pPr>
      <w:r w:rsidRPr="005F4A4C">
        <w:rPr>
          <w:sz w:val="20"/>
          <w:szCs w:val="20"/>
          <w:lang w:val="es-ES" w:eastAsia="en-US"/>
        </w:rPr>
        <w:t xml:space="preserve">Validate algorithms </w:t>
      </w:r>
    </w:p>
    <w:p w14:paraId="561F6157" w14:textId="77777777" w:rsidR="005F4A4C" w:rsidRPr="005F4A4C" w:rsidRDefault="005F4A4C" w:rsidP="005F4A4C">
      <w:pPr>
        <w:pBdr>
          <w:bottom w:val="single" w:sz="2" w:space="1" w:color="auto"/>
        </w:pBdr>
        <w:autoSpaceDE w:val="0"/>
        <w:autoSpaceDN w:val="0"/>
        <w:rPr>
          <w:lang w:val="es-ES" w:eastAsia="en-US"/>
        </w:rPr>
      </w:pPr>
    </w:p>
    <w:p w14:paraId="0CE634AE"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s-ES" w:eastAsia="en-US"/>
        </w:rPr>
      </w:pPr>
      <w:r w:rsidRPr="005F4A4C">
        <w:rPr>
          <w:rFonts w:ascii="Arial" w:hAnsi="Arial" w:cs="Arial"/>
          <w:b/>
          <w:bCs/>
          <w:sz w:val="20"/>
          <w:szCs w:val="20"/>
          <w:lang w:val="es-ES" w:eastAsia="en-US"/>
        </w:rPr>
        <w:lastRenderedPageBreak/>
        <w:t>Constructor &amp; Destructor Documentation</w:t>
      </w:r>
    </w:p>
    <w:p w14:paraId="767FA42A"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"__init__:activityDetection\:\:ActivityDetection"</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"activityDetection\:\:ActivityDetection:__init__"</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activityDetection.ActivityDetection.__init__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kg</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70</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cm</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170</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years</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20</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fs</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.02</w:t>
      </w:r>
      <w:r w:rsidRPr="005F4A4C">
        <w:rPr>
          <w:rFonts w:ascii="Calibri" w:hAnsi="Calibri"/>
          <w:b/>
          <w:bCs/>
          <w:sz w:val="22"/>
          <w:szCs w:val="22"/>
          <w:lang w:val="en-US" w:eastAsia="en-US"/>
        </w:rPr>
        <w:t>)</w:t>
      </w:r>
    </w:p>
    <w:p w14:paraId="19C9DEDD" w14:textId="77777777" w:rsidR="005F4A4C" w:rsidRPr="005F4A4C" w:rsidRDefault="005F4A4C" w:rsidP="005F4A4C">
      <w:pPr>
        <w:autoSpaceDE w:val="0"/>
        <w:autoSpaceDN w:val="0"/>
        <w:spacing w:before="30" w:after="60"/>
        <w:ind w:left="360"/>
        <w:jc w:val="both"/>
        <w:rPr>
          <w:sz w:val="20"/>
          <w:szCs w:val="20"/>
          <w:lang w:val="en-US" w:eastAsia="en-US"/>
        </w:rPr>
      </w:pPr>
    </w:p>
    <w:p w14:paraId="707784A5"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Constructor for Activity Detection. </w:t>
      </w:r>
    </w:p>
    <w:p w14:paraId="3428AF45"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Initializes calculations for the user to determinate the BMR </w:t>
      </w:r>
    </w:p>
    <w:p w14:paraId="17D8B153"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4CC09CEB" w14:textId="77777777" w:rsidTr="0075155C">
        <w:tc>
          <w:tcPr>
            <w:tcW w:w="1761" w:type="dxa"/>
          </w:tcPr>
          <w:p w14:paraId="6F178D06"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758A1125"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8662F3" w14:paraId="7C2B3DB0" w14:textId="77777777" w:rsidTr="0075155C">
        <w:tc>
          <w:tcPr>
            <w:tcW w:w="1761" w:type="dxa"/>
          </w:tcPr>
          <w:p w14:paraId="1450D38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kg</w:t>
            </w:r>
            <w:r w:rsidRPr="005F4A4C">
              <w:rPr>
                <w:sz w:val="20"/>
                <w:szCs w:val="20"/>
                <w:lang w:val="en-US" w:eastAsia="en-US"/>
              </w:rPr>
              <w:t xml:space="preserve"> </w:t>
            </w:r>
          </w:p>
        </w:tc>
        <w:tc>
          <w:tcPr>
            <w:tcW w:w="6561" w:type="dxa"/>
          </w:tcPr>
          <w:p w14:paraId="7BD02BBF"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Weight of the user, in Kg </w:t>
            </w:r>
          </w:p>
        </w:tc>
      </w:tr>
      <w:tr w:rsidR="005F4A4C" w:rsidRPr="008662F3" w14:paraId="7D15F3E0" w14:textId="77777777" w:rsidTr="0075155C">
        <w:tc>
          <w:tcPr>
            <w:tcW w:w="1761" w:type="dxa"/>
          </w:tcPr>
          <w:p w14:paraId="21EA7A28"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cm</w:t>
            </w:r>
            <w:r w:rsidRPr="005F4A4C">
              <w:rPr>
                <w:sz w:val="20"/>
                <w:szCs w:val="20"/>
                <w:lang w:val="en-US" w:eastAsia="en-US"/>
              </w:rPr>
              <w:t xml:space="preserve"> </w:t>
            </w:r>
          </w:p>
        </w:tc>
        <w:tc>
          <w:tcPr>
            <w:tcW w:w="6561" w:type="dxa"/>
          </w:tcPr>
          <w:p w14:paraId="3B5D15B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Height of the user, in cm </w:t>
            </w:r>
          </w:p>
        </w:tc>
      </w:tr>
      <w:tr w:rsidR="005F4A4C" w:rsidRPr="005F4A4C" w14:paraId="516ACD49" w14:textId="77777777" w:rsidTr="0075155C">
        <w:tc>
          <w:tcPr>
            <w:tcW w:w="1761" w:type="dxa"/>
          </w:tcPr>
          <w:p w14:paraId="4E39CAA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years</w:t>
            </w:r>
            <w:r w:rsidRPr="005F4A4C">
              <w:rPr>
                <w:sz w:val="20"/>
                <w:szCs w:val="20"/>
                <w:lang w:val="en-US" w:eastAsia="en-US"/>
              </w:rPr>
              <w:t xml:space="preserve"> </w:t>
            </w:r>
          </w:p>
        </w:tc>
        <w:tc>
          <w:tcPr>
            <w:tcW w:w="6561" w:type="dxa"/>
          </w:tcPr>
          <w:p w14:paraId="1A1FCF92"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Years of the user </w:t>
            </w:r>
          </w:p>
        </w:tc>
      </w:tr>
      <w:tr w:rsidR="005F4A4C" w:rsidRPr="008662F3" w14:paraId="78E260CA" w14:textId="77777777" w:rsidTr="0075155C">
        <w:tc>
          <w:tcPr>
            <w:tcW w:w="1761" w:type="dxa"/>
          </w:tcPr>
          <w:p w14:paraId="09523AA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fs</w:t>
            </w:r>
            <w:r w:rsidRPr="005F4A4C">
              <w:rPr>
                <w:sz w:val="20"/>
                <w:szCs w:val="20"/>
                <w:lang w:val="en-US" w:eastAsia="en-US"/>
              </w:rPr>
              <w:t xml:space="preserve"> </w:t>
            </w:r>
          </w:p>
        </w:tc>
        <w:tc>
          <w:tcPr>
            <w:tcW w:w="6561" w:type="dxa"/>
          </w:tcPr>
          <w:p w14:paraId="32A18119"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Time between samples, in seconds </w:t>
            </w:r>
          </w:p>
        </w:tc>
      </w:tr>
    </w:tbl>
    <w:p w14:paraId="1FA814E1"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0E35BA02"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Function Documentation</w:t>
      </w:r>
    </w:p>
    <w:p w14:paraId="3E2D9008"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"abs_list:activityDetection\:\:ActivityDetection"</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"activityDetection\:\:ActivityDetection:abs_list"</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activityDetection.ActivityDetection.abs_list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_list</w:t>
      </w:r>
      <w:r w:rsidRPr="005F4A4C">
        <w:rPr>
          <w:rFonts w:ascii="Calibri" w:hAnsi="Calibri"/>
          <w:b/>
          <w:bCs/>
          <w:sz w:val="22"/>
          <w:szCs w:val="22"/>
          <w:lang w:val="en-US" w:eastAsia="en-US"/>
        </w:rPr>
        <w:t>)</w:t>
      </w:r>
    </w:p>
    <w:p w14:paraId="74FB4A4F" w14:textId="77777777" w:rsidR="005F4A4C" w:rsidRPr="005F4A4C" w:rsidRDefault="005F4A4C" w:rsidP="005F4A4C">
      <w:pPr>
        <w:autoSpaceDE w:val="0"/>
        <w:autoSpaceDN w:val="0"/>
        <w:spacing w:before="30" w:after="60"/>
        <w:ind w:left="360"/>
        <w:jc w:val="both"/>
        <w:rPr>
          <w:sz w:val="20"/>
          <w:szCs w:val="20"/>
          <w:lang w:val="en-US" w:eastAsia="en-US"/>
        </w:rPr>
      </w:pPr>
    </w:p>
    <w:p w14:paraId="675EBCDF"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Take the absolute value of a list. </w:t>
      </w:r>
    </w:p>
    <w:p w14:paraId="3880A0BC"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In Python, the </w:t>
      </w:r>
      <w:r w:rsidRPr="005F4A4C">
        <w:rPr>
          <w:rFonts w:ascii="Courier New" w:hAnsi="Courier New" w:cs="Courier New"/>
          <w:sz w:val="22"/>
          <w:szCs w:val="22"/>
          <w:lang w:val="en-US" w:eastAsia="en-US"/>
        </w:rPr>
        <w:t>abs</w:t>
      </w:r>
      <w:r w:rsidRPr="005F4A4C">
        <w:rPr>
          <w:sz w:val="22"/>
          <w:szCs w:val="22"/>
          <w:lang w:val="en-US" w:eastAsia="en-US"/>
        </w:rPr>
        <w:t xml:space="preserve">  function can't return the absolute values from a list. This function is a workaround to this limitation. </w:t>
      </w:r>
    </w:p>
    <w:p w14:paraId="39A33173"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7104A0E6" w14:textId="77777777" w:rsidTr="0075155C">
        <w:tc>
          <w:tcPr>
            <w:tcW w:w="1761" w:type="dxa"/>
          </w:tcPr>
          <w:p w14:paraId="44ACEAD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38BACAD8"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8662F3" w14:paraId="293048BB" w14:textId="77777777" w:rsidTr="0075155C">
        <w:tc>
          <w:tcPr>
            <w:tcW w:w="1761" w:type="dxa"/>
          </w:tcPr>
          <w:p w14:paraId="599D8EFD"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_list</w:t>
            </w:r>
            <w:r w:rsidRPr="005F4A4C">
              <w:rPr>
                <w:sz w:val="20"/>
                <w:szCs w:val="20"/>
                <w:lang w:val="en-US" w:eastAsia="en-US"/>
              </w:rPr>
              <w:t xml:space="preserve"> </w:t>
            </w:r>
          </w:p>
        </w:tc>
        <w:tc>
          <w:tcPr>
            <w:tcW w:w="6561" w:type="dxa"/>
          </w:tcPr>
          <w:p w14:paraId="0C836E6F"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original list to take the absolutes values </w:t>
            </w:r>
          </w:p>
        </w:tc>
      </w:tr>
    </w:tbl>
    <w:p w14:paraId="3C62EE73"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3A627450"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The absolute values in the original list </w:t>
      </w:r>
    </w:p>
    <w:p w14:paraId="6E15064A"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"getBMR:activityDetection\:\:ActivityDetection"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"activityDetection\:\:ActivityDetection:getBMR"</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activityDetection.ActivityDetection.getBMR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379F2DEF" w14:textId="77777777" w:rsidR="005F4A4C" w:rsidRPr="005F4A4C" w:rsidRDefault="005F4A4C" w:rsidP="005F4A4C">
      <w:pPr>
        <w:autoSpaceDE w:val="0"/>
        <w:autoSpaceDN w:val="0"/>
        <w:spacing w:before="30" w:after="60"/>
        <w:ind w:left="360"/>
        <w:jc w:val="both"/>
        <w:rPr>
          <w:sz w:val="20"/>
          <w:szCs w:val="20"/>
          <w:lang w:val="en-US" w:eastAsia="en-US"/>
        </w:rPr>
      </w:pPr>
    </w:p>
    <w:p w14:paraId="70B1F6C6"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BMR value. </w:t>
      </w:r>
    </w:p>
    <w:p w14:paraId="7654F8AC"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Gets the calculated BMR for the user </w:t>
      </w:r>
    </w:p>
    <w:p w14:paraId="34D4CA4F"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649047C6" w14:textId="77777777" w:rsidTr="0075155C">
        <w:tc>
          <w:tcPr>
            <w:tcW w:w="1761" w:type="dxa"/>
          </w:tcPr>
          <w:p w14:paraId="6261FAD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63E1B2AB"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0E1E683A"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3F911EC2"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Value of the BMR (per day) </w:t>
      </w:r>
    </w:p>
    <w:p w14:paraId="3D55E054"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"getEE:activityDetection\:\:ActivityDetection"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"activityDetection\:\:ActivityDetection:getEE"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activityDetection.ActivityDetection.getEE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228BC6EA" w14:textId="77777777" w:rsidR="005F4A4C" w:rsidRPr="005F4A4C" w:rsidRDefault="005F4A4C" w:rsidP="005F4A4C">
      <w:pPr>
        <w:autoSpaceDE w:val="0"/>
        <w:autoSpaceDN w:val="0"/>
        <w:spacing w:before="30" w:after="60"/>
        <w:ind w:left="360"/>
        <w:jc w:val="both"/>
        <w:rPr>
          <w:sz w:val="20"/>
          <w:szCs w:val="20"/>
          <w:lang w:val="en-US" w:eastAsia="en-US"/>
        </w:rPr>
      </w:pPr>
    </w:p>
    <w:p w14:paraId="675AD506"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EE value. </w:t>
      </w:r>
    </w:p>
    <w:p w14:paraId="22AB351A"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Gets the last EE result from the last # </w:t>
      </w:r>
      <w:r w:rsidRPr="005F4A4C">
        <w:rPr>
          <w:b/>
          <w:bCs/>
          <w:sz w:val="22"/>
          <w:szCs w:val="22"/>
          <w:lang w:val="en-US" w:eastAsia="en-US"/>
        </w:rPr>
        <w:t>updateActivity</w:t>
      </w:r>
      <w:r w:rsidRPr="005F4A4C">
        <w:rPr>
          <w:sz w:val="22"/>
          <w:szCs w:val="22"/>
          <w:lang w:val="en-US" w:eastAsia="en-US"/>
        </w:rPr>
        <w:t xml:space="preserve"> call </w:t>
      </w:r>
    </w:p>
    <w:p w14:paraId="1D20EBD5"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lastRenderedPageBreak/>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53D4BDAB" w14:textId="77777777" w:rsidTr="0075155C">
        <w:tc>
          <w:tcPr>
            <w:tcW w:w="1761" w:type="dxa"/>
          </w:tcPr>
          <w:p w14:paraId="13040580"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C53BF0B"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237D3D90"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16AF7B22"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Last second EE </w:t>
      </w:r>
    </w:p>
    <w:p w14:paraId="65137535"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"getEnergyConsumption:activityDetection\:\:ActivityDetection"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"activityDetection\:\:ActivityDetection:getEnergyConsumption"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activityDetection.ActivityDetection.getEnergyConsumption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36845263" w14:textId="77777777" w:rsidR="005F4A4C" w:rsidRPr="005F4A4C" w:rsidRDefault="005F4A4C" w:rsidP="005F4A4C">
      <w:pPr>
        <w:autoSpaceDE w:val="0"/>
        <w:autoSpaceDN w:val="0"/>
        <w:spacing w:before="30" w:after="60"/>
        <w:ind w:left="360"/>
        <w:jc w:val="both"/>
        <w:rPr>
          <w:sz w:val="20"/>
          <w:szCs w:val="20"/>
          <w:lang w:val="en-US" w:eastAsia="en-US"/>
        </w:rPr>
      </w:pPr>
    </w:p>
    <w:p w14:paraId="0D597B88"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last second energy consuption. </w:t>
      </w:r>
    </w:p>
    <w:p w14:paraId="3CE4C289"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Gets the last energy consumption result from the last </w:t>
      </w:r>
      <w:r w:rsidRPr="005F4A4C">
        <w:rPr>
          <w:b/>
          <w:bCs/>
          <w:sz w:val="22"/>
          <w:szCs w:val="22"/>
          <w:lang w:val="en-US" w:eastAsia="en-US"/>
        </w:rPr>
        <w:t>updateActivity</w:t>
      </w:r>
      <w:r w:rsidRPr="005F4A4C">
        <w:rPr>
          <w:sz w:val="22"/>
          <w:szCs w:val="22"/>
          <w:lang w:val="en-US" w:eastAsia="en-US"/>
        </w:rPr>
        <w:t xml:space="preserve"> call </w:t>
      </w:r>
    </w:p>
    <w:p w14:paraId="2F07C91A"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07D90391" w14:textId="77777777" w:rsidTr="0075155C">
        <w:tc>
          <w:tcPr>
            <w:tcW w:w="1761" w:type="dxa"/>
          </w:tcPr>
          <w:p w14:paraId="58BAC149"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0F95FB5E"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2B6A90EB"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32464689"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Last second energy consumption, in Calories </w:t>
      </w:r>
    </w:p>
    <w:p w14:paraId="4D0CD454"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"updateActivity:activityDetection\:\:ActivityDetection"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"activityDetection\:\:ActivityDetection:updateActivity"</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activityDetection.ActivityDetection.updateActivity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x</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y</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z</w:t>
      </w:r>
      <w:r w:rsidRPr="005F4A4C">
        <w:rPr>
          <w:rFonts w:ascii="Calibri" w:hAnsi="Calibri"/>
          <w:b/>
          <w:bCs/>
          <w:sz w:val="22"/>
          <w:szCs w:val="22"/>
          <w:lang w:val="en-US" w:eastAsia="en-US"/>
        </w:rPr>
        <w:t>)</w:t>
      </w:r>
    </w:p>
    <w:p w14:paraId="003A7D33" w14:textId="77777777" w:rsidR="005F4A4C" w:rsidRPr="005F4A4C" w:rsidRDefault="005F4A4C" w:rsidP="005F4A4C">
      <w:pPr>
        <w:autoSpaceDE w:val="0"/>
        <w:autoSpaceDN w:val="0"/>
        <w:spacing w:before="30" w:after="60"/>
        <w:ind w:left="360"/>
        <w:jc w:val="both"/>
        <w:rPr>
          <w:sz w:val="20"/>
          <w:szCs w:val="20"/>
          <w:lang w:val="en-US" w:eastAsia="en-US"/>
        </w:rPr>
      </w:pPr>
    </w:p>
    <w:p w14:paraId="5EE1C978"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Update activity detection algorithm with last second data. </w:t>
      </w:r>
    </w:p>
    <w:p w14:paraId="16FAE66D"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The function updates the IAA based on the provided accelerations and calculates the energy consuptiom (EE). Updates the data for the algoritm </w:t>
      </w:r>
    </w:p>
    <w:p w14:paraId="32669FB1"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5C260E4A" w14:textId="77777777" w:rsidTr="0075155C">
        <w:tc>
          <w:tcPr>
            <w:tcW w:w="1761" w:type="dxa"/>
          </w:tcPr>
          <w:p w14:paraId="260916B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5B8C338"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8662F3" w14:paraId="5DC88ADD" w14:textId="77777777" w:rsidTr="0075155C">
        <w:tc>
          <w:tcPr>
            <w:tcW w:w="1761" w:type="dxa"/>
          </w:tcPr>
          <w:p w14:paraId="3AFF09A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x</w:t>
            </w:r>
            <w:r w:rsidRPr="005F4A4C">
              <w:rPr>
                <w:sz w:val="20"/>
                <w:szCs w:val="20"/>
                <w:lang w:val="en-US" w:eastAsia="en-US"/>
              </w:rPr>
              <w:t xml:space="preserve"> </w:t>
            </w:r>
          </w:p>
        </w:tc>
        <w:tc>
          <w:tcPr>
            <w:tcW w:w="6561" w:type="dxa"/>
          </w:tcPr>
          <w:p w14:paraId="6521D3D5"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list with the last second acceleration data in the X axis </w:t>
            </w:r>
          </w:p>
        </w:tc>
      </w:tr>
      <w:tr w:rsidR="005F4A4C" w:rsidRPr="008662F3" w14:paraId="56B73BC6" w14:textId="77777777" w:rsidTr="0075155C">
        <w:tc>
          <w:tcPr>
            <w:tcW w:w="1761" w:type="dxa"/>
          </w:tcPr>
          <w:p w14:paraId="71841D1E"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y</w:t>
            </w:r>
            <w:r w:rsidRPr="005F4A4C">
              <w:rPr>
                <w:sz w:val="20"/>
                <w:szCs w:val="20"/>
                <w:lang w:val="en-US" w:eastAsia="en-US"/>
              </w:rPr>
              <w:t xml:space="preserve"> </w:t>
            </w:r>
          </w:p>
        </w:tc>
        <w:tc>
          <w:tcPr>
            <w:tcW w:w="6561" w:type="dxa"/>
          </w:tcPr>
          <w:p w14:paraId="745E0A1F"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list with the last second acceleration data in the Y axis </w:t>
            </w:r>
          </w:p>
        </w:tc>
      </w:tr>
      <w:tr w:rsidR="005F4A4C" w:rsidRPr="008662F3" w14:paraId="1E712330" w14:textId="77777777" w:rsidTr="0075155C">
        <w:tc>
          <w:tcPr>
            <w:tcW w:w="1761" w:type="dxa"/>
          </w:tcPr>
          <w:p w14:paraId="4E7D0627"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z</w:t>
            </w:r>
            <w:r w:rsidRPr="005F4A4C">
              <w:rPr>
                <w:sz w:val="20"/>
                <w:szCs w:val="20"/>
                <w:lang w:val="en-US" w:eastAsia="en-US"/>
              </w:rPr>
              <w:t xml:space="preserve"> </w:t>
            </w:r>
          </w:p>
        </w:tc>
        <w:tc>
          <w:tcPr>
            <w:tcW w:w="6561" w:type="dxa"/>
          </w:tcPr>
          <w:p w14:paraId="2D61DD3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list with the last second acceleration data in the Z axis </w:t>
            </w:r>
          </w:p>
        </w:tc>
      </w:tr>
    </w:tbl>
    <w:p w14:paraId="755F9A7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Todo:</w:t>
      </w:r>
    </w:p>
    <w:p w14:paraId="6FB69422"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verify normalization of the IAA </w:t>
      </w:r>
    </w:p>
    <w:p w14:paraId="4A5DDDC1"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0E110344"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Data Documentation</w:t>
      </w:r>
    </w:p>
    <w:p w14:paraId="3DB70C7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"BMR:activityDetection\:\:ActivityDetection"</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"activityDetection\:\:ActivityDetection:BMR"</w:instrText>
      </w:r>
      <w:r w:rsidRPr="005F4A4C">
        <w:rPr>
          <w:rFonts w:ascii="Calibri" w:hAnsi="Calibri"/>
          <w:b/>
          <w:bCs/>
          <w:lang w:val="en-US" w:eastAsia="en-US"/>
        </w:rPr>
        <w:fldChar w:fldCharType="end"/>
      </w:r>
      <w:r w:rsidRPr="005F4A4C">
        <w:rPr>
          <w:rFonts w:ascii="Calibri" w:hAnsi="Calibri"/>
          <w:b/>
          <w:bCs/>
          <w:sz w:val="22"/>
          <w:szCs w:val="22"/>
          <w:lang w:val="en-US" w:eastAsia="en-US"/>
        </w:rPr>
        <w:t>int activityDetection.ActivityDetection.BMR = .023842593</w:t>
      </w:r>
      <w:r w:rsidRPr="005F4A4C">
        <w:rPr>
          <w:rFonts w:ascii="Courier New" w:hAnsi="Courier New" w:cs="Courier New"/>
          <w:b/>
          <w:bCs/>
          <w:sz w:val="22"/>
          <w:szCs w:val="22"/>
          <w:lang w:val="en-US" w:eastAsia="en-US"/>
        </w:rPr>
        <w:t>[static]</w:t>
      </w:r>
    </w:p>
    <w:p w14:paraId="3266E782" w14:textId="77777777" w:rsidR="005F4A4C" w:rsidRPr="005F4A4C" w:rsidRDefault="005F4A4C" w:rsidP="005F4A4C">
      <w:pPr>
        <w:autoSpaceDE w:val="0"/>
        <w:autoSpaceDN w:val="0"/>
        <w:spacing w:before="30" w:after="60"/>
        <w:ind w:left="360"/>
        <w:jc w:val="both"/>
        <w:rPr>
          <w:sz w:val="20"/>
          <w:szCs w:val="20"/>
          <w:lang w:val="en-US" w:eastAsia="en-US"/>
        </w:rPr>
      </w:pPr>
    </w:p>
    <w:p w14:paraId="30CC46BC"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Default value for BMR. </w:t>
      </w:r>
    </w:p>
    <w:p w14:paraId="27C27257"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Default BMR calculated at 2060 Kcal (normal person) divided in the seconds of one day (86400 seconds) </w:t>
      </w:r>
    </w:p>
    <w:p w14:paraId="69A9377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"EE:activityDetection\:\:ActivityDetection"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"activityDetection\:\:ActivityDetection:EE"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int activityDetection.ActivityDetection.EE = 0</w:t>
      </w:r>
      <w:r w:rsidRPr="005F4A4C">
        <w:rPr>
          <w:rFonts w:ascii="Courier New" w:hAnsi="Courier New" w:cs="Courier New"/>
          <w:b/>
          <w:bCs/>
          <w:sz w:val="22"/>
          <w:szCs w:val="22"/>
          <w:lang w:val="en-US" w:eastAsia="en-US"/>
        </w:rPr>
        <w:t>[static]</w:t>
      </w:r>
    </w:p>
    <w:p w14:paraId="1BC2A5FB" w14:textId="77777777" w:rsidR="005F4A4C" w:rsidRPr="005F4A4C" w:rsidRDefault="005F4A4C" w:rsidP="005F4A4C">
      <w:pPr>
        <w:autoSpaceDE w:val="0"/>
        <w:autoSpaceDN w:val="0"/>
        <w:spacing w:before="30" w:after="60"/>
        <w:ind w:left="360"/>
        <w:jc w:val="both"/>
        <w:rPr>
          <w:sz w:val="20"/>
          <w:szCs w:val="20"/>
          <w:lang w:val="en-US" w:eastAsia="en-US"/>
        </w:rPr>
      </w:pPr>
    </w:p>
    <w:p w14:paraId="1566536C"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lastRenderedPageBreak/>
        <w:t xml:space="preserve">Predicted consumed energy by activity (EE) in a second. </w:t>
      </w:r>
    </w:p>
    <w:p w14:paraId="119B036B"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Initalized at 0 </w:t>
      </w:r>
    </w:p>
    <w:p w14:paraId="02DEE7A8"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3C69CBF5"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41C24B20"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Graph/activityDetection.py</w:t>
      </w:r>
    </w:p>
    <w:p w14:paraId="55C8E24A"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169E1EA8" w14:textId="77777777" w:rsidR="005F4A4C" w:rsidRPr="005F4A4C" w:rsidRDefault="005F4A4C" w:rsidP="005F4A4C">
      <w:pPr>
        <w:widowControl w:val="0"/>
        <w:autoSpaceDE w:val="0"/>
        <w:autoSpaceDN w:val="0"/>
        <w:adjustRightInd w:val="0"/>
        <w:rPr>
          <w:lang w:val="en-US" w:eastAsia="en-US"/>
        </w:rPr>
        <w:sectPr w:rsidR="005F4A4C" w:rsidRPr="005F4A4C" w:rsidSect="005F4A4C">
          <w:footerReference w:type="default" r:id="rId35"/>
          <w:type w:val="continuous"/>
          <w:pgSz w:w="12240" w:h="15840"/>
          <w:pgMar w:top="1440" w:right="1440" w:bottom="1440" w:left="1440" w:header="720" w:footer="720" w:gutter="0"/>
          <w:cols w:space="720"/>
          <w:noEndnote/>
        </w:sectPr>
      </w:pPr>
    </w:p>
    <w:p w14:paraId="4B0ACA7A"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baseThread.BaseThread Class Reference</w:t>
      </w:r>
    </w:p>
    <w:p w14:paraId="7806940B"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"baseThread.BaseThread"</w:instrText>
      </w:r>
      <w:r w:rsidRPr="005F4A4C">
        <w:rPr>
          <w:lang w:val="en-US" w:eastAsia="en-US"/>
        </w:rPr>
        <w:fldChar w:fldCharType="end"/>
      </w:r>
      <w:r w:rsidRPr="005F4A4C">
        <w:rPr>
          <w:lang w:val="en-US" w:eastAsia="en-US"/>
        </w:rPr>
        <w:fldChar w:fldCharType="begin"/>
      </w:r>
      <w:r w:rsidRPr="005F4A4C">
        <w:rPr>
          <w:lang w:val="en-US" w:eastAsia="en-US"/>
        </w:rPr>
        <w:instrText>xe "baseThread.BaseThread"</w:instrText>
      </w:r>
      <w:r w:rsidRPr="005F4A4C">
        <w:rPr>
          <w:lang w:val="en-US" w:eastAsia="en-US"/>
        </w:rPr>
        <w:fldChar w:fldCharType="end"/>
      </w:r>
    </w:p>
    <w:p w14:paraId="2F6A4F27" w14:textId="77777777" w:rsidR="005F4A4C" w:rsidRPr="005F4A4C" w:rsidRDefault="005F4A4C" w:rsidP="005F4A4C">
      <w:pPr>
        <w:widowControl w:val="0"/>
        <w:autoSpaceDE w:val="0"/>
        <w:autoSpaceDN w:val="0"/>
        <w:adjustRightInd w:val="0"/>
        <w:rPr>
          <w:lang w:val="en-US" w:eastAsia="en-US"/>
        </w:rPr>
      </w:pPr>
      <w:r w:rsidRPr="005F4A4C">
        <w:rPr>
          <w:sz w:val="20"/>
          <w:szCs w:val="20"/>
          <w:lang w:val="en-US" w:eastAsia="en-US"/>
        </w:rPr>
        <w:t xml:space="preserve">Defines basic methods for dealing with Qt Threads and all Threads. </w:t>
      </w:r>
    </w:p>
    <w:p w14:paraId="1C6B470A" w14:textId="77777777" w:rsidR="005F4A4C" w:rsidRPr="005F4A4C" w:rsidRDefault="005F4A4C" w:rsidP="005F4A4C">
      <w:pPr>
        <w:widowControl w:val="0"/>
        <w:autoSpaceDE w:val="0"/>
        <w:autoSpaceDN w:val="0"/>
        <w:adjustRightInd w:val="0"/>
        <w:rPr>
          <w:lang w:val="en-US" w:eastAsia="en-US"/>
        </w:rPr>
      </w:pPr>
      <w:r w:rsidRPr="005F4A4C">
        <w:rPr>
          <w:lang w:val="en-US" w:eastAsia="en-US"/>
        </w:rPr>
        <w:t>Inheritance diagram for baseThread.BaseThread:</w:t>
      </w:r>
    </w:p>
    <w:p w14:paraId="5A910321"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2C54E238" wp14:editId="4F773A83">
            <wp:extent cx="4832350" cy="1936750"/>
            <wp:effectExtent l="0" t="0" r="6350" b="6350"/>
            <wp:docPr id="23" name="Imagen 23" descr="classbase_thread_1_1_base_thread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base_thread_1_1_base_thread__inherit__graph.png"/>
                    <pic:cNvPicPr>
                      <a:picLocks noChangeAspect="1" noChangeArrowheads="1"/>
                    </pic:cNvPicPr>
                  </pic:nvPicPr>
                  <pic:blipFill>
                    <a:blip r:link="rId36">
                      <a:extLst>
                        <a:ext uri="{28A0092B-C50C-407E-A947-70E740481C1C}">
                          <a14:useLocalDpi xmlns:a14="http://schemas.microsoft.com/office/drawing/2010/main" val="0"/>
                        </a:ext>
                      </a:extLst>
                    </a:blip>
                    <a:srcRect/>
                    <a:stretch>
                      <a:fillRect/>
                    </a:stretch>
                  </pic:blipFill>
                  <pic:spPr bwMode="auto">
                    <a:xfrm>
                      <a:off x="0" y="0"/>
                      <a:ext cx="4832350" cy="1936750"/>
                    </a:xfrm>
                    <a:prstGeom prst="rect">
                      <a:avLst/>
                    </a:prstGeom>
                    <a:noFill/>
                    <a:ln>
                      <a:noFill/>
                    </a:ln>
                  </pic:spPr>
                </pic:pic>
              </a:graphicData>
            </a:graphic>
          </wp:inline>
        </w:drawing>
      </w:r>
    </w:p>
    <w:p w14:paraId="0831E12F" w14:textId="77777777" w:rsidR="005F4A4C" w:rsidRPr="005F4A4C" w:rsidRDefault="005F4A4C" w:rsidP="005F4A4C">
      <w:pPr>
        <w:widowControl w:val="0"/>
        <w:autoSpaceDE w:val="0"/>
        <w:autoSpaceDN w:val="0"/>
        <w:adjustRightInd w:val="0"/>
        <w:rPr>
          <w:lang w:val="en-US" w:eastAsia="en-US"/>
        </w:rPr>
      </w:pPr>
    </w:p>
    <w:p w14:paraId="7C987387" w14:textId="77777777" w:rsidR="005F4A4C" w:rsidRPr="005F4A4C" w:rsidRDefault="005F4A4C" w:rsidP="005F4A4C">
      <w:pPr>
        <w:widowControl w:val="0"/>
        <w:autoSpaceDE w:val="0"/>
        <w:autoSpaceDN w:val="0"/>
        <w:adjustRightInd w:val="0"/>
        <w:rPr>
          <w:lang w:val="en-US" w:eastAsia="en-US"/>
        </w:rPr>
      </w:pPr>
      <w:r w:rsidRPr="005F4A4C">
        <w:rPr>
          <w:lang w:val="en-US" w:eastAsia="en-US"/>
        </w:rPr>
        <w:t>Collaboration diagram for baseThread.BaseThread:</w:t>
      </w:r>
    </w:p>
    <w:p w14:paraId="7F950FBB"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2C0C87F6" wp14:editId="77C8B012">
            <wp:extent cx="1651000" cy="1066800"/>
            <wp:effectExtent l="0" t="0" r="6350" b="0"/>
            <wp:docPr id="24" name="Imagen 24" descr="classbase_thread_1_1_base_thread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base_thread_1_1_base_thread__coll__graph.png"/>
                    <pic:cNvPicPr>
                      <a:picLocks noChangeAspect="1" noChangeArrowheads="1"/>
                    </pic:cNvPicPr>
                  </pic:nvPicPr>
                  <pic:blipFill>
                    <a:blip r:link="rId37">
                      <a:extLst>
                        <a:ext uri="{28A0092B-C50C-407E-A947-70E740481C1C}">
                          <a14:useLocalDpi xmlns:a14="http://schemas.microsoft.com/office/drawing/2010/main" val="0"/>
                        </a:ext>
                      </a:extLst>
                    </a:blip>
                    <a:srcRect/>
                    <a:stretch>
                      <a:fillRect/>
                    </a:stretch>
                  </pic:blipFill>
                  <pic:spPr bwMode="auto">
                    <a:xfrm>
                      <a:off x="0" y="0"/>
                      <a:ext cx="1651000" cy="1066800"/>
                    </a:xfrm>
                    <a:prstGeom prst="rect">
                      <a:avLst/>
                    </a:prstGeom>
                    <a:noFill/>
                    <a:ln>
                      <a:noFill/>
                    </a:ln>
                  </pic:spPr>
                </pic:pic>
              </a:graphicData>
            </a:graphic>
          </wp:inline>
        </w:drawing>
      </w:r>
    </w:p>
    <w:p w14:paraId="1489655C" w14:textId="77777777" w:rsidR="005F4A4C" w:rsidRPr="005F4A4C" w:rsidRDefault="005F4A4C" w:rsidP="005F4A4C">
      <w:pPr>
        <w:widowControl w:val="0"/>
        <w:autoSpaceDE w:val="0"/>
        <w:autoSpaceDN w:val="0"/>
        <w:adjustRightInd w:val="0"/>
        <w:rPr>
          <w:lang w:val="en-US" w:eastAsia="en-US"/>
        </w:rPr>
      </w:pPr>
    </w:p>
    <w:p w14:paraId="7602279A"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4BB62D1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p>
    <w:p w14:paraId="26ECA5CC"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Constructor. </w:t>
      </w:r>
    </w:p>
    <w:p w14:paraId="5FA13FC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__del__</w:t>
      </w:r>
    </w:p>
    <w:p w14:paraId="48197A42"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Deconstructor. </w:t>
      </w:r>
    </w:p>
    <w:p w14:paraId="14740734"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42450578"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exiting</w:t>
      </w:r>
    </w:p>
    <w:p w14:paraId="6CEFB38B"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Notifies all threads to stop. </w:t>
      </w:r>
    </w:p>
    <w:p w14:paraId="42C7CB5D" w14:textId="77777777" w:rsidR="005F4A4C" w:rsidRPr="005F4A4C" w:rsidRDefault="005F4A4C" w:rsidP="005F4A4C">
      <w:pPr>
        <w:pBdr>
          <w:bottom w:val="single" w:sz="2" w:space="1" w:color="auto"/>
        </w:pBdr>
        <w:autoSpaceDE w:val="0"/>
        <w:autoSpaceDN w:val="0"/>
        <w:rPr>
          <w:lang w:val="en-US" w:eastAsia="en-US"/>
        </w:rPr>
      </w:pPr>
    </w:p>
    <w:p w14:paraId="05D18FF9"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538CE71F"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Defines basic methods for dealing with Qt Threads and all Threads. </w:t>
      </w:r>
    </w:p>
    <w:p w14:paraId="5F8B7BC8"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Implement handles for the events of the Qt Threads and UI elements (main thread and UI thread). </w:t>
      </w:r>
    </w:p>
    <w:p w14:paraId="05189A9A" w14:textId="77777777" w:rsidR="005F4A4C" w:rsidRPr="005F4A4C" w:rsidRDefault="005F4A4C" w:rsidP="005F4A4C">
      <w:pPr>
        <w:pBdr>
          <w:bottom w:val="single" w:sz="2" w:space="1" w:color="auto"/>
        </w:pBdr>
        <w:autoSpaceDE w:val="0"/>
        <w:autoSpaceDN w:val="0"/>
        <w:rPr>
          <w:lang w:val="en-US" w:eastAsia="en-US"/>
        </w:rPr>
      </w:pPr>
    </w:p>
    <w:p w14:paraId="1BEFAB7D"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Constructor &amp; Destructor Documentation</w:t>
      </w:r>
    </w:p>
    <w:p w14:paraId="54928DF6"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"__init__:baseThread\:\:BaseThread"</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"baseThread\:\:BaseThread:__init__"</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baseThread.BaseThread.__init__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155CEF03" w14:textId="77777777" w:rsidR="005F4A4C" w:rsidRPr="005F4A4C" w:rsidRDefault="005F4A4C" w:rsidP="005F4A4C">
      <w:pPr>
        <w:autoSpaceDE w:val="0"/>
        <w:autoSpaceDN w:val="0"/>
        <w:spacing w:before="30" w:after="60"/>
        <w:ind w:left="360"/>
        <w:jc w:val="both"/>
        <w:rPr>
          <w:sz w:val="20"/>
          <w:szCs w:val="20"/>
          <w:lang w:val="en-US" w:eastAsia="en-US"/>
        </w:rPr>
      </w:pPr>
    </w:p>
    <w:p w14:paraId="2949F4FF"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Constructor. </w:t>
      </w:r>
    </w:p>
    <w:p w14:paraId="1548A93D"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Initializes threads </w:t>
      </w:r>
    </w:p>
    <w:p w14:paraId="1F915165"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lastRenderedPageBreak/>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1B4E8AF4" w14:textId="77777777" w:rsidTr="0075155C">
        <w:tc>
          <w:tcPr>
            <w:tcW w:w="1761" w:type="dxa"/>
          </w:tcPr>
          <w:p w14:paraId="24EC4711"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76F1392"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objetc pointer </w:t>
            </w:r>
          </w:p>
        </w:tc>
      </w:tr>
    </w:tbl>
    <w:p w14:paraId="2F356DF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"__del__:baseThread\:\:BaseThread"</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"baseThread\:\:BaseThread:__del__"</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baseThread.BaseThread.__del__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2FC930FE" w14:textId="77777777" w:rsidR="005F4A4C" w:rsidRPr="005F4A4C" w:rsidRDefault="005F4A4C" w:rsidP="005F4A4C">
      <w:pPr>
        <w:autoSpaceDE w:val="0"/>
        <w:autoSpaceDN w:val="0"/>
        <w:spacing w:before="30" w:after="60"/>
        <w:ind w:left="360"/>
        <w:jc w:val="both"/>
        <w:rPr>
          <w:sz w:val="20"/>
          <w:szCs w:val="20"/>
          <w:lang w:val="en-US" w:eastAsia="en-US"/>
        </w:rPr>
      </w:pPr>
    </w:p>
    <w:p w14:paraId="54694EF2"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Deconstructor. </w:t>
      </w:r>
    </w:p>
    <w:p w14:paraId="67068F79"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Closes and exits from threads </w:t>
      </w:r>
    </w:p>
    <w:p w14:paraId="01BB14F0"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5A42D3CA" w14:textId="77777777" w:rsidTr="0075155C">
        <w:tc>
          <w:tcPr>
            <w:tcW w:w="1761" w:type="dxa"/>
          </w:tcPr>
          <w:p w14:paraId="011EF7F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C1B3166"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objetc pointer </w:t>
            </w:r>
          </w:p>
        </w:tc>
      </w:tr>
    </w:tbl>
    <w:p w14:paraId="50C3CCDA"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0296AEE6"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69C07004"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Graph/baseThread.py</w:t>
      </w:r>
    </w:p>
    <w:p w14:paraId="169627B8"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197E754B"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2366819C"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csvExport.CSVExport Class Reference</w:t>
      </w:r>
    </w:p>
    <w:p w14:paraId="2E86FC77"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"csvExport.CSVExport"</w:instrText>
      </w:r>
      <w:r w:rsidRPr="005F4A4C">
        <w:rPr>
          <w:lang w:val="en-US" w:eastAsia="en-US"/>
        </w:rPr>
        <w:fldChar w:fldCharType="end"/>
      </w:r>
      <w:r w:rsidRPr="005F4A4C">
        <w:rPr>
          <w:lang w:val="en-US" w:eastAsia="en-US"/>
        </w:rPr>
        <w:fldChar w:fldCharType="begin"/>
      </w:r>
      <w:r w:rsidRPr="005F4A4C">
        <w:rPr>
          <w:lang w:val="en-US" w:eastAsia="en-US"/>
        </w:rPr>
        <w:instrText>xe "csvExport.CSVExport"</w:instrText>
      </w:r>
      <w:r w:rsidRPr="005F4A4C">
        <w:rPr>
          <w:lang w:val="en-US" w:eastAsia="en-US"/>
        </w:rPr>
        <w:fldChar w:fldCharType="end"/>
      </w:r>
    </w:p>
    <w:p w14:paraId="0B901CF4" w14:textId="77777777" w:rsidR="005F4A4C" w:rsidRPr="005F4A4C" w:rsidRDefault="005F4A4C" w:rsidP="005F4A4C">
      <w:pPr>
        <w:widowControl w:val="0"/>
        <w:autoSpaceDE w:val="0"/>
        <w:autoSpaceDN w:val="0"/>
        <w:adjustRightInd w:val="0"/>
        <w:rPr>
          <w:lang w:val="en-US" w:eastAsia="en-US"/>
        </w:rPr>
      </w:pPr>
      <w:r w:rsidRPr="005F4A4C">
        <w:rPr>
          <w:sz w:val="20"/>
          <w:szCs w:val="20"/>
          <w:lang w:val="en-US" w:eastAsia="en-US"/>
        </w:rPr>
        <w:t xml:space="preserve">Export data in CSV format. </w:t>
      </w:r>
    </w:p>
    <w:p w14:paraId="32B36733"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278AEFF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p>
    <w:p w14:paraId="18248171"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Constructor. </w:t>
      </w:r>
    </w:p>
    <w:p w14:paraId="4B86940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csvWrite</w:t>
      </w:r>
    </w:p>
    <w:p w14:paraId="04EACC49"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Writes a new line of data. </w:t>
      </w:r>
    </w:p>
    <w:p w14:paraId="3EABAEE9"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5B6208C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CSV</w:t>
      </w:r>
    </w:p>
    <w:p w14:paraId="5AF8400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t0</w:t>
      </w:r>
    </w:p>
    <w:p w14:paraId="00BCC55B" w14:textId="77777777" w:rsidR="005F4A4C" w:rsidRPr="005F4A4C" w:rsidRDefault="005F4A4C" w:rsidP="005F4A4C">
      <w:pPr>
        <w:pBdr>
          <w:bottom w:val="single" w:sz="2" w:space="1" w:color="auto"/>
        </w:pBdr>
        <w:autoSpaceDE w:val="0"/>
        <w:autoSpaceDN w:val="0"/>
        <w:rPr>
          <w:lang w:val="en-US" w:eastAsia="en-US"/>
        </w:rPr>
      </w:pPr>
    </w:p>
    <w:p w14:paraId="64EBD6C0"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469A6169"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Export data in CSV format. </w:t>
      </w:r>
    </w:p>
    <w:p w14:paraId="2B97E066"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Export data using date and time as name for the file, avoiding overwriting data in differents adquisitions.</w:t>
      </w:r>
    </w:p>
    <w:p w14:paraId="7C886811"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It also registers in the first colummn the elapsed since the first adquisition</w:t>
      </w:r>
    </w:p>
    <w:p w14:paraId="180D4B2A"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Note:</w:t>
      </w:r>
    </w:p>
    <w:p w14:paraId="51094ED1" w14:textId="77777777" w:rsidR="005F4A4C" w:rsidRPr="005F4A4C" w:rsidRDefault="005F4A4C" w:rsidP="005F4A4C">
      <w:pPr>
        <w:autoSpaceDE w:val="0"/>
        <w:autoSpaceDN w:val="0"/>
        <w:ind w:left="360"/>
        <w:rPr>
          <w:sz w:val="20"/>
          <w:szCs w:val="20"/>
          <w:lang w:val="en-US" w:eastAsia="en-US"/>
        </w:rPr>
      </w:pPr>
      <w:r w:rsidRPr="005F4A4C">
        <w:rPr>
          <w:sz w:val="20"/>
          <w:szCs w:val="20"/>
          <w:lang w:val="en-US" w:eastAsia="en-US"/>
        </w:rPr>
        <w:t xml:space="preserve">The data is stored in a "data" folder (muest be created first) </w:t>
      </w:r>
    </w:p>
    <w:p w14:paraId="6D21897B" w14:textId="77777777" w:rsidR="005F4A4C" w:rsidRPr="005F4A4C" w:rsidRDefault="005F4A4C" w:rsidP="005F4A4C">
      <w:pPr>
        <w:pBdr>
          <w:bottom w:val="single" w:sz="2" w:space="1" w:color="auto"/>
        </w:pBdr>
        <w:autoSpaceDE w:val="0"/>
        <w:autoSpaceDN w:val="0"/>
        <w:rPr>
          <w:lang w:val="en-US" w:eastAsia="en-US"/>
        </w:rPr>
      </w:pPr>
    </w:p>
    <w:p w14:paraId="3AA4208E"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Constructor &amp; Destructor Documentation</w:t>
      </w:r>
    </w:p>
    <w:p w14:paraId="4581BE94"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"__init__:csvExport\:\:CSVExport"</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"csvExport\:\:CSVExport:__init__"</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csvExport.CSVExport.__init__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1D790930" w14:textId="77777777" w:rsidR="005F4A4C" w:rsidRPr="005F4A4C" w:rsidRDefault="005F4A4C" w:rsidP="005F4A4C">
      <w:pPr>
        <w:autoSpaceDE w:val="0"/>
        <w:autoSpaceDN w:val="0"/>
        <w:spacing w:before="30" w:after="60"/>
        <w:ind w:left="360"/>
        <w:jc w:val="both"/>
        <w:rPr>
          <w:sz w:val="20"/>
          <w:szCs w:val="20"/>
          <w:lang w:val="en-US" w:eastAsia="en-US"/>
        </w:rPr>
      </w:pPr>
    </w:p>
    <w:p w14:paraId="47622C9C"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Constructor. </w:t>
      </w:r>
    </w:p>
    <w:p w14:paraId="1C564307"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Gets time to create the filename and instanciate the start of the adquisition </w:t>
      </w:r>
    </w:p>
    <w:p w14:paraId="34561BAA"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Note:</w:t>
      </w:r>
    </w:p>
    <w:p w14:paraId="66702478"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The filename format is Year-Moth-Day_Hours-minutes-seconds.csv </w:t>
      </w:r>
    </w:p>
    <w:p w14:paraId="7733F605"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1F720346"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Function Documentation</w:t>
      </w:r>
    </w:p>
    <w:p w14:paraId="73F445CE"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"csvWrite:csvExport\:\:CSVExport"</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"csvExport\:\:CSVExport:csvWrite"</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csvExport.CSVExport.csvWrite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txt</w:t>
      </w:r>
      <w:r w:rsidRPr="005F4A4C">
        <w:rPr>
          <w:rFonts w:ascii="Calibri" w:hAnsi="Calibri"/>
          <w:b/>
          <w:bCs/>
          <w:sz w:val="22"/>
          <w:szCs w:val="22"/>
          <w:lang w:val="en-US" w:eastAsia="en-US"/>
        </w:rPr>
        <w:t>)</w:t>
      </w:r>
    </w:p>
    <w:p w14:paraId="7D26E492" w14:textId="77777777" w:rsidR="005F4A4C" w:rsidRPr="005F4A4C" w:rsidRDefault="005F4A4C" w:rsidP="005F4A4C">
      <w:pPr>
        <w:autoSpaceDE w:val="0"/>
        <w:autoSpaceDN w:val="0"/>
        <w:spacing w:before="30" w:after="60"/>
        <w:ind w:left="360"/>
        <w:jc w:val="both"/>
        <w:rPr>
          <w:sz w:val="20"/>
          <w:szCs w:val="20"/>
          <w:lang w:val="en-US" w:eastAsia="en-US"/>
        </w:rPr>
      </w:pPr>
    </w:p>
    <w:p w14:paraId="581BB53D"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Writes a new line of data. </w:t>
      </w:r>
    </w:p>
    <w:p w14:paraId="3A04DD45" w14:textId="77777777" w:rsidR="005F4A4C" w:rsidRPr="005F4A4C" w:rsidRDefault="005F4A4C" w:rsidP="005F4A4C">
      <w:pPr>
        <w:autoSpaceDE w:val="0"/>
        <w:autoSpaceDN w:val="0"/>
        <w:spacing w:before="30" w:after="60"/>
        <w:ind w:left="360"/>
        <w:jc w:val="both"/>
        <w:rPr>
          <w:sz w:val="22"/>
          <w:szCs w:val="22"/>
          <w:lang w:val="en-US" w:eastAsia="en-US"/>
        </w:rPr>
      </w:pPr>
    </w:p>
    <w:p w14:paraId="67A9806C"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CE11EC6" w14:textId="77777777" w:rsidTr="0075155C">
        <w:tc>
          <w:tcPr>
            <w:tcW w:w="1761" w:type="dxa"/>
          </w:tcPr>
          <w:p w14:paraId="6CB09FB3"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EEB8884"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0801BD58" w14:textId="77777777" w:rsidTr="0075155C">
        <w:tc>
          <w:tcPr>
            <w:tcW w:w="1761" w:type="dxa"/>
          </w:tcPr>
          <w:p w14:paraId="23665E3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txt</w:t>
            </w:r>
            <w:r w:rsidRPr="005F4A4C">
              <w:rPr>
                <w:sz w:val="20"/>
                <w:szCs w:val="20"/>
                <w:lang w:val="en-US" w:eastAsia="en-US"/>
              </w:rPr>
              <w:t xml:space="preserve"> </w:t>
            </w:r>
          </w:p>
        </w:tc>
        <w:tc>
          <w:tcPr>
            <w:tcW w:w="6561" w:type="dxa"/>
          </w:tcPr>
          <w:p w14:paraId="2938EDA6"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data to export </w:t>
            </w:r>
          </w:p>
        </w:tc>
      </w:tr>
    </w:tbl>
    <w:p w14:paraId="45C989BF"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5FB647B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6EEB1851"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Graph/csvExport.py</w:t>
      </w:r>
    </w:p>
    <w:p w14:paraId="4C10C287"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3A038C7C"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353149EA"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cube.Cube Class Reference</w:t>
      </w:r>
    </w:p>
    <w:p w14:paraId="3EED59D1"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"cube.Cube"</w:instrText>
      </w:r>
      <w:r w:rsidRPr="005F4A4C">
        <w:rPr>
          <w:lang w:val="en-US" w:eastAsia="en-US"/>
        </w:rPr>
        <w:fldChar w:fldCharType="end"/>
      </w:r>
      <w:r w:rsidRPr="005F4A4C">
        <w:rPr>
          <w:lang w:val="en-US" w:eastAsia="en-US"/>
        </w:rPr>
        <w:fldChar w:fldCharType="begin"/>
      </w:r>
      <w:r w:rsidRPr="005F4A4C">
        <w:rPr>
          <w:lang w:val="en-US" w:eastAsia="en-US"/>
        </w:rPr>
        <w:instrText>xe "cube.Cube"</w:instrText>
      </w:r>
      <w:r w:rsidRPr="005F4A4C">
        <w:rPr>
          <w:lang w:val="en-US" w:eastAsia="en-US"/>
        </w:rPr>
        <w:fldChar w:fldCharType="end"/>
      </w:r>
    </w:p>
    <w:p w14:paraId="329B8F87" w14:textId="77777777" w:rsidR="005F4A4C" w:rsidRPr="005F4A4C" w:rsidRDefault="005F4A4C" w:rsidP="005F4A4C">
      <w:pPr>
        <w:widowControl w:val="0"/>
        <w:autoSpaceDE w:val="0"/>
        <w:autoSpaceDN w:val="0"/>
        <w:adjustRightInd w:val="0"/>
        <w:rPr>
          <w:lang w:val="en-US" w:eastAsia="en-US"/>
        </w:rPr>
      </w:pPr>
      <w:r w:rsidRPr="005F4A4C">
        <w:rPr>
          <w:sz w:val="20"/>
          <w:szCs w:val="20"/>
          <w:lang w:val="en-US" w:eastAsia="en-US"/>
        </w:rPr>
        <w:t xml:space="preserve">Displays the orientation as a 3D cube. </w:t>
      </w:r>
    </w:p>
    <w:p w14:paraId="14DDF767" w14:textId="77777777" w:rsidR="005F4A4C" w:rsidRPr="005F4A4C" w:rsidRDefault="005F4A4C" w:rsidP="005F4A4C">
      <w:pPr>
        <w:widowControl w:val="0"/>
        <w:autoSpaceDE w:val="0"/>
        <w:autoSpaceDN w:val="0"/>
        <w:adjustRightInd w:val="0"/>
        <w:rPr>
          <w:lang w:val="en-US" w:eastAsia="en-US"/>
        </w:rPr>
      </w:pPr>
      <w:r w:rsidRPr="005F4A4C">
        <w:rPr>
          <w:lang w:val="en-US" w:eastAsia="en-US"/>
        </w:rPr>
        <w:t>Inheritance diagram for cube.Cube:</w:t>
      </w:r>
    </w:p>
    <w:p w14:paraId="2268D73A"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69179C38" wp14:editId="49D10FF2">
            <wp:extent cx="1651000" cy="1784350"/>
            <wp:effectExtent l="0" t="0" r="6350" b="6350"/>
            <wp:docPr id="25" name="Imagen 25" descr="classcube_1_1_cube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cube_1_1_cube__inherit__graph.png"/>
                    <pic:cNvPicPr>
                      <a:picLocks noChangeAspect="1" noChangeArrowheads="1"/>
                    </pic:cNvPicPr>
                  </pic:nvPicPr>
                  <pic:blipFill>
                    <a:blip r:link="rId38">
                      <a:extLst>
                        <a:ext uri="{28A0092B-C50C-407E-A947-70E740481C1C}">
                          <a14:useLocalDpi xmlns:a14="http://schemas.microsoft.com/office/drawing/2010/main" val="0"/>
                        </a:ext>
                      </a:extLst>
                    </a:blip>
                    <a:srcRect/>
                    <a:stretch>
                      <a:fillRect/>
                    </a:stretch>
                  </pic:blipFill>
                  <pic:spPr bwMode="auto">
                    <a:xfrm>
                      <a:off x="0" y="0"/>
                      <a:ext cx="1651000" cy="1784350"/>
                    </a:xfrm>
                    <a:prstGeom prst="rect">
                      <a:avLst/>
                    </a:prstGeom>
                    <a:noFill/>
                    <a:ln>
                      <a:noFill/>
                    </a:ln>
                  </pic:spPr>
                </pic:pic>
              </a:graphicData>
            </a:graphic>
          </wp:inline>
        </w:drawing>
      </w:r>
    </w:p>
    <w:p w14:paraId="2B159760" w14:textId="77777777" w:rsidR="005F4A4C" w:rsidRPr="005F4A4C" w:rsidRDefault="005F4A4C" w:rsidP="005F4A4C">
      <w:pPr>
        <w:widowControl w:val="0"/>
        <w:autoSpaceDE w:val="0"/>
        <w:autoSpaceDN w:val="0"/>
        <w:adjustRightInd w:val="0"/>
        <w:rPr>
          <w:lang w:val="en-US" w:eastAsia="en-US"/>
        </w:rPr>
      </w:pPr>
    </w:p>
    <w:p w14:paraId="765D0667" w14:textId="77777777" w:rsidR="005F4A4C" w:rsidRPr="005F4A4C" w:rsidRDefault="005F4A4C" w:rsidP="005F4A4C">
      <w:pPr>
        <w:widowControl w:val="0"/>
        <w:autoSpaceDE w:val="0"/>
        <w:autoSpaceDN w:val="0"/>
        <w:adjustRightInd w:val="0"/>
        <w:rPr>
          <w:lang w:val="en-US" w:eastAsia="en-US"/>
        </w:rPr>
      </w:pPr>
      <w:r w:rsidRPr="005F4A4C">
        <w:rPr>
          <w:lang w:val="en-US" w:eastAsia="en-US"/>
        </w:rPr>
        <w:t>Collaboration diagram for cube.Cube:</w:t>
      </w:r>
    </w:p>
    <w:p w14:paraId="69CB9706"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745D9D90" wp14:editId="467297AC">
            <wp:extent cx="1651000" cy="1784350"/>
            <wp:effectExtent l="0" t="0" r="6350" b="6350"/>
            <wp:docPr id="26" name="Imagen 26" descr="classcube_1_1_cube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cube_1_1_cube__coll__graph.png"/>
                    <pic:cNvPicPr>
                      <a:picLocks noChangeAspect="1" noChangeArrowheads="1"/>
                    </pic:cNvPicPr>
                  </pic:nvPicPr>
                  <pic:blipFill>
                    <a:blip r:link="rId39">
                      <a:extLst>
                        <a:ext uri="{28A0092B-C50C-407E-A947-70E740481C1C}">
                          <a14:useLocalDpi xmlns:a14="http://schemas.microsoft.com/office/drawing/2010/main" val="0"/>
                        </a:ext>
                      </a:extLst>
                    </a:blip>
                    <a:srcRect/>
                    <a:stretch>
                      <a:fillRect/>
                    </a:stretch>
                  </pic:blipFill>
                  <pic:spPr bwMode="auto">
                    <a:xfrm>
                      <a:off x="0" y="0"/>
                      <a:ext cx="1651000" cy="1784350"/>
                    </a:xfrm>
                    <a:prstGeom prst="rect">
                      <a:avLst/>
                    </a:prstGeom>
                    <a:noFill/>
                    <a:ln>
                      <a:noFill/>
                    </a:ln>
                  </pic:spPr>
                </pic:pic>
              </a:graphicData>
            </a:graphic>
          </wp:inline>
        </w:drawing>
      </w:r>
    </w:p>
    <w:p w14:paraId="426DB9E4" w14:textId="77777777" w:rsidR="005F4A4C" w:rsidRPr="005F4A4C" w:rsidRDefault="005F4A4C" w:rsidP="005F4A4C">
      <w:pPr>
        <w:widowControl w:val="0"/>
        <w:autoSpaceDE w:val="0"/>
        <w:autoSpaceDN w:val="0"/>
        <w:adjustRightInd w:val="0"/>
        <w:rPr>
          <w:lang w:val="en-US" w:eastAsia="en-US"/>
        </w:rPr>
      </w:pPr>
    </w:p>
    <w:p w14:paraId="06812B36"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24635FC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p>
    <w:p w14:paraId="135D3E3E"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Constructor. </w:t>
      </w:r>
    </w:p>
    <w:p w14:paraId="7B297CC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updateData</w:t>
      </w:r>
    </w:p>
    <w:p w14:paraId="01A5D217"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Gets data from serial thread. </w:t>
      </w:r>
    </w:p>
    <w:p w14:paraId="51797B8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run</w:t>
      </w:r>
    </w:p>
    <w:p w14:paraId="3C847BE1"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Main function. </w:t>
      </w:r>
    </w:p>
    <w:p w14:paraId="41912E8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InitGL</w:t>
      </w:r>
    </w:p>
    <w:p w14:paraId="79B27E9A"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Inits OpenGL. </w:t>
      </w:r>
    </w:p>
    <w:p w14:paraId="4FAFD56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display</w:t>
      </w:r>
    </w:p>
    <w:p w14:paraId="279B9DA0"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Draws the arms with the rotation data. </w:t>
      </w:r>
    </w:p>
    <w:p w14:paraId="17FAD39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newPosition</w:t>
      </w:r>
    </w:p>
    <w:p w14:paraId="0C94719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reshape</w:t>
      </w:r>
    </w:p>
    <w:p w14:paraId="35D5B17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KeyPressed</w:t>
      </w:r>
    </w:p>
    <w:p w14:paraId="62065B14"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Callback for keypress events. </w:t>
      </w:r>
    </w:p>
    <w:p w14:paraId="28E0EC3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drawForearm</w:t>
      </w:r>
    </w:p>
    <w:p w14:paraId="57D33E5E"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Draws cube for the foreaarm representation. </w:t>
      </w:r>
    </w:p>
    <w:p w14:paraId="5E0C790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drawArm</w:t>
      </w:r>
    </w:p>
    <w:p w14:paraId="1F8D1748"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Draws cube for the arm representation. </w:t>
      </w:r>
    </w:p>
    <w:p w14:paraId="02C2EF0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lastRenderedPageBreak/>
        <w:t xml:space="preserve">def </w:t>
      </w:r>
      <w:r w:rsidRPr="005F4A4C">
        <w:rPr>
          <w:b/>
          <w:bCs/>
          <w:sz w:val="20"/>
          <w:szCs w:val="20"/>
          <w:lang w:val="en-US" w:eastAsia="en-US"/>
        </w:rPr>
        <w:t>LoadTextures</w:t>
      </w:r>
    </w:p>
    <w:p w14:paraId="0B5909DC"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Add textures for the cube. </w:t>
      </w:r>
    </w:p>
    <w:p w14:paraId="71DBEB61"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1CE1CA6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data</w:t>
      </w:r>
    </w:p>
    <w:p w14:paraId="1D1E00B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R2</w:t>
      </w:r>
    </w:p>
    <w:p w14:paraId="230E7AF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window</w:t>
      </w:r>
    </w:p>
    <w:p w14:paraId="7D914E8B"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Static Public Attributes</w:t>
      </w:r>
    </w:p>
    <w:p w14:paraId="4A7F166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window</w:t>
      </w:r>
      <w:r w:rsidRPr="005F4A4C">
        <w:rPr>
          <w:sz w:val="20"/>
          <w:szCs w:val="20"/>
          <w:lang w:val="en-US" w:eastAsia="en-US"/>
        </w:rPr>
        <w:t xml:space="preserve"> = 0</w:t>
      </w:r>
    </w:p>
    <w:p w14:paraId="088AE9C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Y</w:t>
      </w:r>
      <w:r w:rsidRPr="005F4A4C">
        <w:rPr>
          <w:sz w:val="20"/>
          <w:szCs w:val="20"/>
          <w:lang w:val="en-US" w:eastAsia="en-US"/>
        </w:rPr>
        <w:t xml:space="preserve"> = 0</w:t>
      </w:r>
    </w:p>
    <w:p w14:paraId="5436220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P</w:t>
      </w:r>
      <w:r w:rsidRPr="005F4A4C">
        <w:rPr>
          <w:sz w:val="20"/>
          <w:szCs w:val="20"/>
          <w:lang w:val="en-US" w:eastAsia="en-US"/>
        </w:rPr>
        <w:t xml:space="preserve"> = 0</w:t>
      </w:r>
    </w:p>
    <w:p w14:paraId="3BC5022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R</w:t>
      </w:r>
      <w:r w:rsidRPr="005F4A4C">
        <w:rPr>
          <w:sz w:val="20"/>
          <w:szCs w:val="20"/>
          <w:lang w:val="en-US" w:eastAsia="en-US"/>
        </w:rPr>
        <w:t xml:space="preserve"> = 0</w:t>
      </w:r>
    </w:p>
    <w:p w14:paraId="0FF032D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LAX</w:t>
      </w:r>
      <w:r w:rsidRPr="005F4A4C">
        <w:rPr>
          <w:sz w:val="20"/>
          <w:szCs w:val="20"/>
          <w:lang w:val="en-US" w:eastAsia="en-US"/>
        </w:rPr>
        <w:t xml:space="preserve"> = [0.0]</w:t>
      </w:r>
    </w:p>
    <w:p w14:paraId="0CDB1D1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LAY</w:t>
      </w:r>
      <w:r w:rsidRPr="005F4A4C">
        <w:rPr>
          <w:sz w:val="20"/>
          <w:szCs w:val="20"/>
          <w:lang w:val="en-US" w:eastAsia="en-US"/>
        </w:rPr>
        <w:t xml:space="preserve"> = [0.0]</w:t>
      </w:r>
    </w:p>
    <w:p w14:paraId="4CF739D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LAZ</w:t>
      </w:r>
      <w:r w:rsidRPr="005F4A4C">
        <w:rPr>
          <w:sz w:val="20"/>
          <w:szCs w:val="20"/>
          <w:lang w:val="en-US" w:eastAsia="en-US"/>
        </w:rPr>
        <w:t xml:space="preserve"> = [0.0]</w:t>
      </w:r>
    </w:p>
    <w:p w14:paraId="4373DCE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X</w:t>
      </w:r>
      <w:r w:rsidRPr="005F4A4C">
        <w:rPr>
          <w:sz w:val="20"/>
          <w:szCs w:val="20"/>
          <w:lang w:val="en-US" w:eastAsia="en-US"/>
        </w:rPr>
        <w:t xml:space="preserve"> = 0</w:t>
      </w:r>
    </w:p>
    <w:p w14:paraId="4EEF63C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Z</w:t>
      </w:r>
      <w:r w:rsidRPr="005F4A4C">
        <w:rPr>
          <w:sz w:val="20"/>
          <w:szCs w:val="20"/>
          <w:lang w:val="en-US" w:eastAsia="en-US"/>
        </w:rPr>
        <w:t xml:space="preserve"> = 0</w:t>
      </w:r>
    </w:p>
    <w:p w14:paraId="50D4013E" w14:textId="77777777" w:rsidR="005F4A4C" w:rsidRPr="005F4A4C" w:rsidRDefault="005F4A4C" w:rsidP="005F4A4C">
      <w:pPr>
        <w:pBdr>
          <w:bottom w:val="single" w:sz="2" w:space="1" w:color="auto"/>
        </w:pBdr>
        <w:autoSpaceDE w:val="0"/>
        <w:autoSpaceDN w:val="0"/>
        <w:rPr>
          <w:lang w:val="en-US" w:eastAsia="en-US"/>
        </w:rPr>
      </w:pPr>
    </w:p>
    <w:p w14:paraId="70407E96"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7545433D"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Displays the orientation as a 3D cube. </w:t>
      </w:r>
    </w:p>
    <w:p w14:paraId="7D317A03" w14:textId="77777777" w:rsidR="005F4A4C" w:rsidRPr="005F4A4C" w:rsidRDefault="005F4A4C" w:rsidP="005F4A4C">
      <w:pPr>
        <w:pBdr>
          <w:bottom w:val="single" w:sz="2" w:space="1" w:color="auto"/>
        </w:pBdr>
        <w:autoSpaceDE w:val="0"/>
        <w:autoSpaceDN w:val="0"/>
        <w:rPr>
          <w:lang w:val="en-US" w:eastAsia="en-US"/>
        </w:rPr>
      </w:pPr>
    </w:p>
    <w:p w14:paraId="6E22B2DB"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Constructor &amp; Destructor Documentation</w:t>
      </w:r>
    </w:p>
    <w:p w14:paraId="44347FCF"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"__init__:cube\:\:Cube"</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"cube\:\:Cube:__init__"</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cube.Cube.__init__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data</w:t>
      </w:r>
      <w:r w:rsidRPr="005F4A4C">
        <w:rPr>
          <w:rFonts w:ascii="Calibri" w:hAnsi="Calibri"/>
          <w:b/>
          <w:bCs/>
          <w:sz w:val="22"/>
          <w:szCs w:val="22"/>
          <w:lang w:val="en-US" w:eastAsia="en-US"/>
        </w:rPr>
        <w:t>)</w:t>
      </w:r>
    </w:p>
    <w:p w14:paraId="2D17F29B" w14:textId="77777777" w:rsidR="005F4A4C" w:rsidRPr="005F4A4C" w:rsidRDefault="005F4A4C" w:rsidP="005F4A4C">
      <w:pPr>
        <w:autoSpaceDE w:val="0"/>
        <w:autoSpaceDN w:val="0"/>
        <w:spacing w:before="30" w:after="60"/>
        <w:ind w:left="360"/>
        <w:jc w:val="both"/>
        <w:rPr>
          <w:sz w:val="20"/>
          <w:szCs w:val="20"/>
          <w:lang w:val="en-US" w:eastAsia="en-US"/>
        </w:rPr>
      </w:pPr>
    </w:p>
    <w:p w14:paraId="0AC2E5F3"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Constructor. </w:t>
      </w:r>
    </w:p>
    <w:p w14:paraId="71FC533F" w14:textId="77777777" w:rsidR="005F4A4C" w:rsidRPr="005F4A4C" w:rsidRDefault="005F4A4C" w:rsidP="005F4A4C">
      <w:pPr>
        <w:autoSpaceDE w:val="0"/>
        <w:autoSpaceDN w:val="0"/>
        <w:spacing w:before="30" w:after="60"/>
        <w:ind w:left="360"/>
        <w:jc w:val="both"/>
        <w:rPr>
          <w:sz w:val="22"/>
          <w:szCs w:val="22"/>
          <w:lang w:val="en-US" w:eastAsia="en-US"/>
        </w:rPr>
      </w:pPr>
    </w:p>
    <w:p w14:paraId="78128C06"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8662F3" w14:paraId="6DE26F21" w14:textId="77777777" w:rsidTr="0075155C">
        <w:tc>
          <w:tcPr>
            <w:tcW w:w="1761" w:type="dxa"/>
          </w:tcPr>
          <w:p w14:paraId="7A92B0FF"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data</w:t>
            </w:r>
            <w:r w:rsidRPr="005F4A4C">
              <w:rPr>
                <w:sz w:val="20"/>
                <w:szCs w:val="20"/>
                <w:lang w:val="en-US" w:eastAsia="en-US"/>
              </w:rPr>
              <w:t xml:space="preserve"> </w:t>
            </w:r>
          </w:p>
        </w:tc>
        <w:tc>
          <w:tcPr>
            <w:tcW w:w="6561" w:type="dxa"/>
          </w:tcPr>
          <w:p w14:paraId="689D195A"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Pass SerialThread object to connect signal </w:t>
            </w:r>
          </w:p>
        </w:tc>
      </w:tr>
    </w:tbl>
    <w:p w14:paraId="22CE323C"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5B69FB57"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Function Documentation</w:t>
      </w:r>
    </w:p>
    <w:p w14:paraId="0BDC26C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"display:cube\:\:Cube"</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"cube\:\:Cube:display"</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cube.Cube.display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17C76E0B" w14:textId="77777777" w:rsidR="005F4A4C" w:rsidRPr="005F4A4C" w:rsidRDefault="005F4A4C" w:rsidP="005F4A4C">
      <w:pPr>
        <w:autoSpaceDE w:val="0"/>
        <w:autoSpaceDN w:val="0"/>
        <w:spacing w:before="30" w:after="60"/>
        <w:ind w:left="360"/>
        <w:jc w:val="both"/>
        <w:rPr>
          <w:sz w:val="20"/>
          <w:szCs w:val="20"/>
          <w:lang w:val="en-US" w:eastAsia="en-US"/>
        </w:rPr>
      </w:pPr>
    </w:p>
    <w:p w14:paraId="58D54AC0"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Draws the arms with the rotation data. </w:t>
      </w:r>
    </w:p>
    <w:p w14:paraId="09A18EC8" w14:textId="77777777" w:rsidR="005F4A4C" w:rsidRPr="005F4A4C" w:rsidRDefault="005F4A4C" w:rsidP="005F4A4C">
      <w:pPr>
        <w:autoSpaceDE w:val="0"/>
        <w:autoSpaceDN w:val="0"/>
        <w:spacing w:before="30" w:after="60"/>
        <w:ind w:left="360"/>
        <w:jc w:val="both"/>
        <w:rPr>
          <w:sz w:val="22"/>
          <w:szCs w:val="22"/>
          <w:lang w:val="en-US" w:eastAsia="en-US"/>
        </w:rPr>
      </w:pPr>
    </w:p>
    <w:p w14:paraId="15EF38C5"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2D46ECEB" w14:textId="77777777" w:rsidTr="0075155C">
        <w:tc>
          <w:tcPr>
            <w:tcW w:w="1761" w:type="dxa"/>
          </w:tcPr>
          <w:p w14:paraId="15619431"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5B7EDF3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14FBD156"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"drawArm:cube\:\:Cube"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"cube\:\:Cube:drawArm"</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cube.Cube.drawArm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1B9A7B2E" w14:textId="77777777" w:rsidR="005F4A4C" w:rsidRPr="005F4A4C" w:rsidRDefault="005F4A4C" w:rsidP="005F4A4C">
      <w:pPr>
        <w:autoSpaceDE w:val="0"/>
        <w:autoSpaceDN w:val="0"/>
        <w:spacing w:before="30" w:after="60"/>
        <w:ind w:left="360"/>
        <w:jc w:val="both"/>
        <w:rPr>
          <w:sz w:val="20"/>
          <w:szCs w:val="20"/>
          <w:lang w:val="en-US" w:eastAsia="en-US"/>
        </w:rPr>
      </w:pPr>
    </w:p>
    <w:p w14:paraId="10744A43"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Draws cube for the arm representation. </w:t>
      </w:r>
    </w:p>
    <w:p w14:paraId="5851A8CE" w14:textId="77777777" w:rsidR="005F4A4C" w:rsidRPr="005F4A4C" w:rsidRDefault="005F4A4C" w:rsidP="005F4A4C">
      <w:pPr>
        <w:autoSpaceDE w:val="0"/>
        <w:autoSpaceDN w:val="0"/>
        <w:spacing w:before="30" w:after="60"/>
        <w:ind w:left="360"/>
        <w:jc w:val="both"/>
        <w:rPr>
          <w:sz w:val="22"/>
          <w:szCs w:val="22"/>
          <w:lang w:val="en-US" w:eastAsia="en-US"/>
        </w:rPr>
      </w:pPr>
    </w:p>
    <w:p w14:paraId="4FC5D714"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2849D39C" w14:textId="77777777" w:rsidTr="0075155C">
        <w:tc>
          <w:tcPr>
            <w:tcW w:w="1761" w:type="dxa"/>
          </w:tcPr>
          <w:p w14:paraId="73D8F7D9"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lastRenderedPageBreak/>
              <w:t>self</w:t>
            </w:r>
            <w:r w:rsidRPr="005F4A4C">
              <w:rPr>
                <w:sz w:val="20"/>
                <w:szCs w:val="20"/>
                <w:lang w:val="en-US" w:eastAsia="en-US"/>
              </w:rPr>
              <w:t xml:space="preserve"> </w:t>
            </w:r>
          </w:p>
        </w:tc>
        <w:tc>
          <w:tcPr>
            <w:tcW w:w="6561" w:type="dxa"/>
          </w:tcPr>
          <w:p w14:paraId="65A93B03"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3347C244"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"drawForearm:cube\:\:Cube"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"cube\:\:Cube:drawForearm"</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cube.Cube.drawForearm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62F48630" w14:textId="77777777" w:rsidR="005F4A4C" w:rsidRPr="005F4A4C" w:rsidRDefault="005F4A4C" w:rsidP="005F4A4C">
      <w:pPr>
        <w:autoSpaceDE w:val="0"/>
        <w:autoSpaceDN w:val="0"/>
        <w:spacing w:before="30" w:after="60"/>
        <w:ind w:left="360"/>
        <w:jc w:val="both"/>
        <w:rPr>
          <w:sz w:val="20"/>
          <w:szCs w:val="20"/>
          <w:lang w:val="en-US" w:eastAsia="en-US"/>
        </w:rPr>
      </w:pPr>
    </w:p>
    <w:p w14:paraId="59CCD752"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Draws cube for the foreaarm representation. </w:t>
      </w:r>
    </w:p>
    <w:p w14:paraId="226D569B" w14:textId="77777777" w:rsidR="005F4A4C" w:rsidRPr="005F4A4C" w:rsidRDefault="005F4A4C" w:rsidP="005F4A4C">
      <w:pPr>
        <w:autoSpaceDE w:val="0"/>
        <w:autoSpaceDN w:val="0"/>
        <w:spacing w:before="30" w:after="60"/>
        <w:ind w:left="360"/>
        <w:jc w:val="both"/>
        <w:rPr>
          <w:sz w:val="22"/>
          <w:szCs w:val="22"/>
          <w:lang w:val="en-US" w:eastAsia="en-US"/>
        </w:rPr>
      </w:pPr>
    </w:p>
    <w:p w14:paraId="57A04EC6"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5646D38" w14:textId="77777777" w:rsidTr="0075155C">
        <w:tc>
          <w:tcPr>
            <w:tcW w:w="1761" w:type="dxa"/>
          </w:tcPr>
          <w:p w14:paraId="3BFAF34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25547DA2"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68BECE1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"InitGL:cube\:\:Cube"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"cube\:\:Cube:InitGL"</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cube.Cube.InitGL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Width</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Height</w:t>
      </w:r>
      <w:r w:rsidRPr="005F4A4C">
        <w:rPr>
          <w:rFonts w:ascii="Calibri" w:hAnsi="Calibri"/>
          <w:b/>
          <w:bCs/>
          <w:sz w:val="22"/>
          <w:szCs w:val="22"/>
          <w:lang w:val="en-US" w:eastAsia="en-US"/>
        </w:rPr>
        <w:t>)</w:t>
      </w:r>
    </w:p>
    <w:p w14:paraId="7AF62764" w14:textId="77777777" w:rsidR="005F4A4C" w:rsidRPr="005F4A4C" w:rsidRDefault="005F4A4C" w:rsidP="005F4A4C">
      <w:pPr>
        <w:autoSpaceDE w:val="0"/>
        <w:autoSpaceDN w:val="0"/>
        <w:spacing w:before="30" w:after="60"/>
        <w:ind w:left="360"/>
        <w:jc w:val="both"/>
        <w:rPr>
          <w:sz w:val="20"/>
          <w:szCs w:val="20"/>
          <w:lang w:val="en-US" w:eastAsia="en-US"/>
        </w:rPr>
      </w:pPr>
    </w:p>
    <w:p w14:paraId="5052270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Inits OpenGL. </w:t>
      </w:r>
    </w:p>
    <w:p w14:paraId="7AAF3EFB" w14:textId="77777777" w:rsidR="005F4A4C" w:rsidRPr="005F4A4C" w:rsidRDefault="005F4A4C" w:rsidP="005F4A4C">
      <w:pPr>
        <w:autoSpaceDE w:val="0"/>
        <w:autoSpaceDN w:val="0"/>
        <w:spacing w:before="30" w:after="60"/>
        <w:ind w:left="360"/>
        <w:jc w:val="both"/>
        <w:rPr>
          <w:sz w:val="22"/>
          <w:szCs w:val="22"/>
          <w:lang w:val="en-US" w:eastAsia="en-US"/>
        </w:rPr>
      </w:pPr>
    </w:p>
    <w:p w14:paraId="3010196C"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56A36D7F" w14:textId="77777777" w:rsidTr="0075155C">
        <w:tc>
          <w:tcPr>
            <w:tcW w:w="1761" w:type="dxa"/>
          </w:tcPr>
          <w:p w14:paraId="74AC0FF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07EE28E4"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66333E96" w14:textId="77777777" w:rsidTr="0075155C">
        <w:tc>
          <w:tcPr>
            <w:tcW w:w="1761" w:type="dxa"/>
          </w:tcPr>
          <w:p w14:paraId="56AC8397"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Width</w:t>
            </w:r>
            <w:r w:rsidRPr="005F4A4C">
              <w:rPr>
                <w:sz w:val="20"/>
                <w:szCs w:val="20"/>
                <w:lang w:val="en-US" w:eastAsia="en-US"/>
              </w:rPr>
              <w:t xml:space="preserve"> </w:t>
            </w:r>
          </w:p>
        </w:tc>
        <w:tc>
          <w:tcPr>
            <w:tcW w:w="6561" w:type="dxa"/>
          </w:tcPr>
          <w:p w14:paraId="33412B9F"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size of the Window </w:t>
            </w:r>
          </w:p>
        </w:tc>
      </w:tr>
      <w:tr w:rsidR="005F4A4C" w:rsidRPr="005F4A4C" w14:paraId="5B3574B0" w14:textId="77777777" w:rsidTr="0075155C">
        <w:tc>
          <w:tcPr>
            <w:tcW w:w="1761" w:type="dxa"/>
          </w:tcPr>
          <w:p w14:paraId="56F4F9CD"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Height</w:t>
            </w:r>
            <w:r w:rsidRPr="005F4A4C">
              <w:rPr>
                <w:sz w:val="20"/>
                <w:szCs w:val="20"/>
                <w:lang w:val="en-US" w:eastAsia="en-US"/>
              </w:rPr>
              <w:t xml:space="preserve"> </w:t>
            </w:r>
          </w:p>
        </w:tc>
        <w:tc>
          <w:tcPr>
            <w:tcW w:w="6561" w:type="dxa"/>
          </w:tcPr>
          <w:p w14:paraId="0F200A3D"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size of the Window </w:t>
            </w:r>
          </w:p>
        </w:tc>
      </w:tr>
    </w:tbl>
    <w:p w14:paraId="2CCA7C6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"KeyPressed:cube\:\:Cube"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"cube\:\:Cube:KeyPressed"</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cube.Cube.KeyPressed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args</w:t>
      </w:r>
      <w:r w:rsidRPr="005F4A4C">
        <w:rPr>
          <w:rFonts w:ascii="Calibri" w:hAnsi="Calibri"/>
          <w:b/>
          <w:bCs/>
          <w:sz w:val="22"/>
          <w:szCs w:val="22"/>
          <w:lang w:val="en-US" w:eastAsia="en-US"/>
        </w:rPr>
        <w:t>)</w:t>
      </w:r>
    </w:p>
    <w:p w14:paraId="6F141811" w14:textId="77777777" w:rsidR="005F4A4C" w:rsidRPr="005F4A4C" w:rsidRDefault="005F4A4C" w:rsidP="005F4A4C">
      <w:pPr>
        <w:autoSpaceDE w:val="0"/>
        <w:autoSpaceDN w:val="0"/>
        <w:spacing w:before="30" w:after="60"/>
        <w:ind w:left="360"/>
        <w:jc w:val="both"/>
        <w:rPr>
          <w:sz w:val="20"/>
          <w:szCs w:val="20"/>
          <w:lang w:val="en-US" w:eastAsia="en-US"/>
        </w:rPr>
      </w:pPr>
    </w:p>
    <w:p w14:paraId="70EC4666"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Callback for keypress events. </w:t>
      </w:r>
    </w:p>
    <w:p w14:paraId="3355AB92" w14:textId="77777777" w:rsidR="005F4A4C" w:rsidRPr="005F4A4C" w:rsidRDefault="005F4A4C" w:rsidP="005F4A4C">
      <w:pPr>
        <w:autoSpaceDE w:val="0"/>
        <w:autoSpaceDN w:val="0"/>
        <w:spacing w:before="30" w:after="60"/>
        <w:ind w:left="360"/>
        <w:jc w:val="both"/>
        <w:rPr>
          <w:sz w:val="22"/>
          <w:szCs w:val="22"/>
          <w:lang w:val="en-US" w:eastAsia="en-US"/>
        </w:rPr>
      </w:pPr>
    </w:p>
    <w:p w14:paraId="78A3C4E5"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8994BF6" w14:textId="77777777" w:rsidTr="0075155C">
        <w:tc>
          <w:tcPr>
            <w:tcW w:w="1761" w:type="dxa"/>
          </w:tcPr>
          <w:p w14:paraId="3DC5829F"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5D30EA4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8662F3" w14:paraId="014EA2B6" w14:textId="77777777" w:rsidTr="0075155C">
        <w:tc>
          <w:tcPr>
            <w:tcW w:w="1761" w:type="dxa"/>
          </w:tcPr>
          <w:p w14:paraId="6C03FAD9"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args</w:t>
            </w:r>
            <w:r w:rsidRPr="005F4A4C">
              <w:rPr>
                <w:sz w:val="20"/>
                <w:szCs w:val="20"/>
                <w:lang w:val="en-US" w:eastAsia="en-US"/>
              </w:rPr>
              <w:t xml:space="preserve"> </w:t>
            </w:r>
          </w:p>
        </w:tc>
        <w:tc>
          <w:tcPr>
            <w:tcW w:w="6561" w:type="dxa"/>
          </w:tcPr>
          <w:p w14:paraId="6FBB58E8"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Pointer to the args for accesing input data </w:t>
            </w:r>
          </w:p>
        </w:tc>
      </w:tr>
    </w:tbl>
    <w:p w14:paraId="40C4DF48"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"LoadTextures:cube\:\:Cube"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"cube\:\:Cube:LoadTextures"</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cube.Cube.LoadTextures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5BB6ABB7" w14:textId="77777777" w:rsidR="005F4A4C" w:rsidRPr="005F4A4C" w:rsidRDefault="005F4A4C" w:rsidP="005F4A4C">
      <w:pPr>
        <w:autoSpaceDE w:val="0"/>
        <w:autoSpaceDN w:val="0"/>
        <w:spacing w:before="30" w:after="60"/>
        <w:ind w:left="360"/>
        <w:jc w:val="both"/>
        <w:rPr>
          <w:sz w:val="20"/>
          <w:szCs w:val="20"/>
          <w:lang w:val="en-US" w:eastAsia="en-US"/>
        </w:rPr>
      </w:pPr>
    </w:p>
    <w:p w14:paraId="09E679A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Add textures for the cube. </w:t>
      </w:r>
    </w:p>
    <w:p w14:paraId="69D4C969"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Applies a png image as a texture for the faces of the cube </w:t>
      </w:r>
    </w:p>
    <w:p w14:paraId="233FBCA1"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Note:</w:t>
      </w:r>
    </w:p>
    <w:p w14:paraId="5F342D26"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experimental </w:t>
      </w:r>
    </w:p>
    <w:p w14:paraId="6FB501A3"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03B5B92B" w14:textId="77777777" w:rsidTr="0075155C">
        <w:tc>
          <w:tcPr>
            <w:tcW w:w="1761" w:type="dxa"/>
          </w:tcPr>
          <w:p w14:paraId="0E0CCD91"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C36F730"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6D8D5A18"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"reshape:cube\:\:Cube"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"cube\:\:Cube:reshape"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cube.Cube.reshape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Width</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Height</w:t>
      </w:r>
      <w:r w:rsidRPr="005F4A4C">
        <w:rPr>
          <w:rFonts w:ascii="Calibri" w:hAnsi="Calibri"/>
          <w:b/>
          <w:bCs/>
          <w:sz w:val="22"/>
          <w:szCs w:val="22"/>
          <w:lang w:val="en-US" w:eastAsia="en-US"/>
        </w:rPr>
        <w:t>)</w:t>
      </w:r>
    </w:p>
    <w:p w14:paraId="62C642C1" w14:textId="77777777" w:rsidR="005F4A4C" w:rsidRPr="005F4A4C" w:rsidRDefault="005F4A4C" w:rsidP="005F4A4C">
      <w:pPr>
        <w:autoSpaceDE w:val="0"/>
        <w:autoSpaceDN w:val="0"/>
        <w:spacing w:before="30" w:after="60"/>
        <w:ind w:left="360"/>
        <w:jc w:val="both"/>
        <w:rPr>
          <w:sz w:val="22"/>
          <w:szCs w:val="22"/>
          <w:lang w:val="en-US" w:eastAsia="en-US"/>
        </w:rPr>
      </w:pPr>
    </w:p>
    <w:p w14:paraId="6AFBBFA6"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3FF1A4C" w14:textId="77777777" w:rsidTr="0075155C">
        <w:tc>
          <w:tcPr>
            <w:tcW w:w="1761" w:type="dxa"/>
          </w:tcPr>
          <w:p w14:paraId="56F445D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7427C009"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519E88F9" w14:textId="77777777" w:rsidTr="0075155C">
        <w:tc>
          <w:tcPr>
            <w:tcW w:w="1761" w:type="dxa"/>
          </w:tcPr>
          <w:p w14:paraId="5CA0A75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Width</w:t>
            </w:r>
            <w:r w:rsidRPr="005F4A4C">
              <w:rPr>
                <w:sz w:val="20"/>
                <w:szCs w:val="20"/>
                <w:lang w:val="en-US" w:eastAsia="en-US"/>
              </w:rPr>
              <w:t xml:space="preserve"> </w:t>
            </w:r>
          </w:p>
        </w:tc>
        <w:tc>
          <w:tcPr>
            <w:tcW w:w="6561" w:type="dxa"/>
          </w:tcPr>
          <w:p w14:paraId="1A412E6B"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size of the Window </w:t>
            </w:r>
          </w:p>
        </w:tc>
      </w:tr>
      <w:tr w:rsidR="005F4A4C" w:rsidRPr="005F4A4C" w14:paraId="06FC9C94" w14:textId="77777777" w:rsidTr="0075155C">
        <w:tc>
          <w:tcPr>
            <w:tcW w:w="1761" w:type="dxa"/>
          </w:tcPr>
          <w:p w14:paraId="49F9AAF2"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lastRenderedPageBreak/>
              <w:t>Height</w:t>
            </w:r>
            <w:r w:rsidRPr="005F4A4C">
              <w:rPr>
                <w:sz w:val="20"/>
                <w:szCs w:val="20"/>
                <w:lang w:val="en-US" w:eastAsia="en-US"/>
              </w:rPr>
              <w:t xml:space="preserve"> </w:t>
            </w:r>
          </w:p>
        </w:tc>
        <w:tc>
          <w:tcPr>
            <w:tcW w:w="6561" w:type="dxa"/>
          </w:tcPr>
          <w:p w14:paraId="0A1FF4BD"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size of the Window </w:t>
            </w:r>
          </w:p>
        </w:tc>
      </w:tr>
    </w:tbl>
    <w:p w14:paraId="240F89C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"run:cube\:\:Cube"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"cube\:\:Cube:run"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cube.Cube.run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03261B26" w14:textId="77777777" w:rsidR="005F4A4C" w:rsidRPr="005F4A4C" w:rsidRDefault="005F4A4C" w:rsidP="005F4A4C">
      <w:pPr>
        <w:autoSpaceDE w:val="0"/>
        <w:autoSpaceDN w:val="0"/>
        <w:spacing w:before="30" w:after="60"/>
        <w:ind w:left="360"/>
        <w:jc w:val="both"/>
        <w:rPr>
          <w:sz w:val="20"/>
          <w:szCs w:val="20"/>
          <w:lang w:val="en-US" w:eastAsia="en-US"/>
        </w:rPr>
      </w:pPr>
    </w:p>
    <w:p w14:paraId="67EC3195"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Main function. </w:t>
      </w:r>
    </w:p>
    <w:p w14:paraId="6B37047C"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Inits and configures all the GLUT parameters to and defines the associated functions to each event </w:t>
      </w:r>
    </w:p>
    <w:p w14:paraId="38B3F458"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20800148" w14:textId="77777777" w:rsidTr="0075155C">
        <w:tc>
          <w:tcPr>
            <w:tcW w:w="1761" w:type="dxa"/>
          </w:tcPr>
          <w:p w14:paraId="6AB1B200"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3E06A8A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69BDE3FF"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"updateData:cube\:\:Cube"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"cube\:\:Cube:updateData"</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cube.Cube.updateData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34E09A5C" w14:textId="77777777" w:rsidR="005F4A4C" w:rsidRPr="005F4A4C" w:rsidRDefault="005F4A4C" w:rsidP="005F4A4C">
      <w:pPr>
        <w:autoSpaceDE w:val="0"/>
        <w:autoSpaceDN w:val="0"/>
        <w:spacing w:before="30" w:after="60"/>
        <w:ind w:left="360"/>
        <w:jc w:val="both"/>
        <w:rPr>
          <w:sz w:val="20"/>
          <w:szCs w:val="20"/>
          <w:lang w:val="en-US" w:eastAsia="en-US"/>
        </w:rPr>
      </w:pPr>
    </w:p>
    <w:p w14:paraId="278E8467"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Gets data from serial thread. </w:t>
      </w:r>
    </w:p>
    <w:p w14:paraId="217A3A1D" w14:textId="77777777" w:rsidR="005F4A4C" w:rsidRPr="005F4A4C" w:rsidRDefault="005F4A4C" w:rsidP="005F4A4C">
      <w:pPr>
        <w:autoSpaceDE w:val="0"/>
        <w:autoSpaceDN w:val="0"/>
        <w:spacing w:before="30" w:after="60"/>
        <w:ind w:left="360"/>
        <w:jc w:val="both"/>
        <w:rPr>
          <w:sz w:val="22"/>
          <w:szCs w:val="22"/>
          <w:lang w:val="en-US" w:eastAsia="en-US"/>
        </w:rPr>
      </w:pPr>
    </w:p>
    <w:p w14:paraId="69142414"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06A28A16" w14:textId="77777777" w:rsidTr="0075155C">
        <w:tc>
          <w:tcPr>
            <w:tcW w:w="1761" w:type="dxa"/>
          </w:tcPr>
          <w:p w14:paraId="44B90049"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084CD560"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2498290A"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7C6B1D33"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344C330D"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Graph/cube.py</w:t>
      </w:r>
    </w:p>
    <w:p w14:paraId="6A4F4792"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7E79A1AC"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1B3C4A6F"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fallDetection.FallDetection Class Reference</w:t>
      </w:r>
    </w:p>
    <w:p w14:paraId="73003D0B"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"fallDetection.FallDetection"</w:instrText>
      </w:r>
      <w:r w:rsidRPr="005F4A4C">
        <w:rPr>
          <w:lang w:val="en-US" w:eastAsia="en-US"/>
        </w:rPr>
        <w:fldChar w:fldCharType="end"/>
      </w:r>
      <w:r w:rsidRPr="005F4A4C">
        <w:rPr>
          <w:lang w:val="en-US" w:eastAsia="en-US"/>
        </w:rPr>
        <w:fldChar w:fldCharType="begin"/>
      </w:r>
      <w:r w:rsidRPr="005F4A4C">
        <w:rPr>
          <w:lang w:val="en-US" w:eastAsia="en-US"/>
        </w:rPr>
        <w:instrText>xe "fallDetection.FallDetection"</w:instrText>
      </w:r>
      <w:r w:rsidRPr="005F4A4C">
        <w:rPr>
          <w:lang w:val="en-US" w:eastAsia="en-US"/>
        </w:rPr>
        <w:fldChar w:fldCharType="end"/>
      </w:r>
    </w:p>
    <w:p w14:paraId="6B32BC17" w14:textId="77777777" w:rsidR="005F4A4C" w:rsidRPr="005F4A4C" w:rsidRDefault="005F4A4C" w:rsidP="005F4A4C">
      <w:pPr>
        <w:widowControl w:val="0"/>
        <w:autoSpaceDE w:val="0"/>
        <w:autoSpaceDN w:val="0"/>
        <w:adjustRightInd w:val="0"/>
        <w:rPr>
          <w:lang w:val="en-US" w:eastAsia="en-US"/>
        </w:rPr>
      </w:pPr>
      <w:r w:rsidRPr="005F4A4C">
        <w:rPr>
          <w:sz w:val="20"/>
          <w:szCs w:val="20"/>
          <w:lang w:val="en-US" w:eastAsia="en-US"/>
        </w:rPr>
        <w:t xml:space="preserve">Detects fall from the accelerometer data. </w:t>
      </w:r>
    </w:p>
    <w:p w14:paraId="1466AA2E"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419B68D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p>
    <w:p w14:paraId="02131BC4"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Constructor for the Fall Detection algorithm. </w:t>
      </w:r>
    </w:p>
    <w:p w14:paraId="321CDF2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normalVector</w:t>
      </w:r>
    </w:p>
    <w:p w14:paraId="18A8E649"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Calculates de normal vector of three vectors. </w:t>
      </w:r>
    </w:p>
    <w:p w14:paraId="22973B3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search1LFT</w:t>
      </w:r>
    </w:p>
    <w:p w14:paraId="1EC76567"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Finds the first lower value on a list. </w:t>
      </w:r>
    </w:p>
    <w:p w14:paraId="6289F1A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search2LFT</w:t>
      </w:r>
    </w:p>
    <w:p w14:paraId="6107F685"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Finds the first upper value on a list. </w:t>
      </w:r>
    </w:p>
    <w:p w14:paraId="0989334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updateFall</w:t>
      </w:r>
    </w:p>
    <w:p w14:paraId="6F80A792"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Updates the Fall Detection algorithm with the last data. </w:t>
      </w:r>
    </w:p>
    <w:p w14:paraId="35A96D2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getFallStatus</w:t>
      </w:r>
    </w:p>
    <w:p w14:paraId="3FCD0DDE"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fall status obtained from the last update. </w:t>
      </w:r>
    </w:p>
    <w:p w14:paraId="3899C6E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getSemiFallStatus</w:t>
      </w:r>
    </w:p>
    <w:p w14:paraId="7E7164A9"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semi fall status obtained from the last update. </w:t>
      </w:r>
    </w:p>
    <w:p w14:paraId="5F2F9D2E"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40ADDC3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UFT</w:t>
      </w:r>
    </w:p>
    <w:p w14:paraId="68E69A3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LFT</w:t>
      </w:r>
    </w:p>
    <w:p w14:paraId="71B67D6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fs</w:t>
      </w:r>
    </w:p>
    <w:p w14:paraId="00F5C15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POSITION</w:t>
      </w:r>
    </w:p>
    <w:p w14:paraId="6F0625A7"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Static Public Attributes</w:t>
      </w:r>
    </w:p>
    <w:p w14:paraId="59DF60B8"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SIZE</w:t>
      </w:r>
      <w:r w:rsidRPr="005F4A4C">
        <w:rPr>
          <w:sz w:val="20"/>
          <w:szCs w:val="20"/>
          <w:lang w:val="en-US" w:eastAsia="en-US"/>
        </w:rPr>
        <w:t xml:space="preserve"> = 1024</w:t>
      </w:r>
    </w:p>
    <w:p w14:paraId="698E4B2F"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size for SV. </w:t>
      </w:r>
    </w:p>
    <w:p w14:paraId="12E729D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float </w:t>
      </w:r>
      <w:r w:rsidRPr="005F4A4C">
        <w:rPr>
          <w:b/>
          <w:bCs/>
          <w:sz w:val="20"/>
          <w:szCs w:val="20"/>
          <w:lang w:val="en-US" w:eastAsia="en-US"/>
        </w:rPr>
        <w:t>UFT</w:t>
      </w:r>
      <w:r w:rsidRPr="005F4A4C">
        <w:rPr>
          <w:sz w:val="20"/>
          <w:szCs w:val="20"/>
          <w:lang w:val="en-US" w:eastAsia="en-US"/>
        </w:rPr>
        <w:t xml:space="preserve"> = 2.8</w:t>
      </w:r>
    </w:p>
    <w:p w14:paraId="493CAF76"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Upper force trigger. </w:t>
      </w:r>
    </w:p>
    <w:p w14:paraId="38242EF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float </w:t>
      </w:r>
      <w:r w:rsidRPr="005F4A4C">
        <w:rPr>
          <w:b/>
          <w:bCs/>
          <w:sz w:val="20"/>
          <w:szCs w:val="20"/>
          <w:lang w:val="en-US" w:eastAsia="en-US"/>
        </w:rPr>
        <w:t>LFT</w:t>
      </w:r>
      <w:r w:rsidRPr="005F4A4C">
        <w:rPr>
          <w:sz w:val="20"/>
          <w:szCs w:val="20"/>
          <w:lang w:val="en-US" w:eastAsia="en-US"/>
        </w:rPr>
        <w:t xml:space="preserve"> = 0.65</w:t>
      </w:r>
    </w:p>
    <w:p w14:paraId="5F2A7F30"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Lower force trigger. </w:t>
      </w:r>
    </w:p>
    <w:p w14:paraId="7C5E3CE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fs</w:t>
      </w:r>
      <w:r w:rsidRPr="005F4A4C">
        <w:rPr>
          <w:sz w:val="20"/>
          <w:szCs w:val="20"/>
          <w:lang w:val="en-US" w:eastAsia="en-US"/>
        </w:rPr>
        <w:t xml:space="preserve"> = .02</w:t>
      </w:r>
    </w:p>
    <w:p w14:paraId="4652B23F"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Time between samples. </w:t>
      </w:r>
    </w:p>
    <w:p w14:paraId="6D8CF65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SV</w:t>
      </w:r>
      <w:r w:rsidRPr="005F4A4C">
        <w:rPr>
          <w:sz w:val="20"/>
          <w:szCs w:val="20"/>
          <w:lang w:val="en-US" w:eastAsia="en-US"/>
        </w:rPr>
        <w:t xml:space="preserve"> = [0.0]</w:t>
      </w:r>
    </w:p>
    <w:p w14:paraId="53D49265"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List for SV values. </w:t>
      </w:r>
    </w:p>
    <w:p w14:paraId="1D011E8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YAW</w:t>
      </w:r>
      <w:r w:rsidRPr="005F4A4C">
        <w:rPr>
          <w:sz w:val="20"/>
          <w:szCs w:val="20"/>
          <w:lang w:val="en-US" w:eastAsia="en-US"/>
        </w:rPr>
        <w:t xml:space="preserve"> = [.0]</w:t>
      </w:r>
    </w:p>
    <w:p w14:paraId="4EFC37B1"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List for angles monitoring posture. </w:t>
      </w:r>
    </w:p>
    <w:p w14:paraId="3CF172A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PITCH</w:t>
      </w:r>
      <w:r w:rsidRPr="005F4A4C">
        <w:rPr>
          <w:sz w:val="20"/>
          <w:szCs w:val="20"/>
          <w:lang w:val="en-US" w:eastAsia="en-US"/>
        </w:rPr>
        <w:t xml:space="preserve"> = [.0]</w:t>
      </w:r>
    </w:p>
    <w:p w14:paraId="15C8DD2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ROLL</w:t>
      </w:r>
      <w:r w:rsidRPr="005F4A4C">
        <w:rPr>
          <w:sz w:val="20"/>
          <w:szCs w:val="20"/>
          <w:lang w:val="en-US" w:eastAsia="en-US"/>
        </w:rPr>
        <w:t xml:space="preserve"> = [.0]</w:t>
      </w:r>
    </w:p>
    <w:p w14:paraId="55D891C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POSITION</w:t>
      </w:r>
      <w:r w:rsidRPr="005F4A4C">
        <w:rPr>
          <w:sz w:val="20"/>
          <w:szCs w:val="20"/>
          <w:lang w:val="en-US" w:eastAsia="en-US"/>
        </w:rPr>
        <w:t xml:space="preserve"> = 0</w:t>
      </w:r>
    </w:p>
    <w:p w14:paraId="705E82F8"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Indicates for the buffers index. </w:t>
      </w:r>
    </w:p>
    <w:p w14:paraId="74D35CF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DROP</w:t>
      </w:r>
      <w:r w:rsidRPr="005F4A4C">
        <w:rPr>
          <w:sz w:val="20"/>
          <w:szCs w:val="20"/>
          <w:lang w:val="en-US" w:eastAsia="en-US"/>
        </w:rPr>
        <w:t xml:space="preserve"> = False</w:t>
      </w:r>
    </w:p>
    <w:p w14:paraId="6BA1D607"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Indicates if a fall was detected. </w:t>
      </w:r>
    </w:p>
    <w:p w14:paraId="3A9CBF3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SEMIDROP</w:t>
      </w:r>
      <w:r w:rsidRPr="005F4A4C">
        <w:rPr>
          <w:sz w:val="20"/>
          <w:szCs w:val="20"/>
          <w:lang w:val="en-US" w:eastAsia="en-US"/>
        </w:rPr>
        <w:t xml:space="preserve"> = False</w:t>
      </w:r>
    </w:p>
    <w:p w14:paraId="2A60270D" w14:textId="77777777" w:rsidR="005F4A4C" w:rsidRPr="005F4A4C" w:rsidRDefault="005F4A4C" w:rsidP="005F4A4C">
      <w:pPr>
        <w:pBdr>
          <w:bottom w:val="single" w:sz="2" w:space="1" w:color="auto"/>
        </w:pBdr>
        <w:autoSpaceDE w:val="0"/>
        <w:autoSpaceDN w:val="0"/>
        <w:rPr>
          <w:lang w:val="en-US" w:eastAsia="en-US"/>
        </w:rPr>
      </w:pPr>
    </w:p>
    <w:p w14:paraId="45C6EC8C"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7B6D93FE"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Detects fall from the accelerometer data. </w:t>
      </w:r>
    </w:p>
    <w:p w14:paraId="35D36F03"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lastRenderedPageBreak/>
        <w:t>Using an accelerometer calculates:</w:t>
      </w:r>
    </w:p>
    <w:p w14:paraId="0B5683C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Impact normalized force (SV) and impact ranges (UFT, LFT)</w:t>
      </w:r>
    </w:p>
    <w:p w14:paraId="11096FC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Detectes a range of time during the detected impact (tm, ti)</w:t>
      </w:r>
    </w:p>
    <w:p w14:paraId="32114DD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Determinates the speed of the fall during the fallind time (V0)</w:t>
      </w:r>
    </w:p>
    <w:p w14:paraId="5CE47F0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Detect the posture (change in orientation) respect the initial impact posture. With all these data and determinations is possible to estimate with presition a fall and impact.</w:t>
      </w:r>
    </w:p>
    <w:p w14:paraId="44E94F43"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s-ES" w:eastAsia="en-US"/>
        </w:rPr>
      </w:pPr>
      <w:r w:rsidRPr="005F4A4C">
        <w:rPr>
          <w:rFonts w:ascii="Calibri" w:hAnsi="Calibri"/>
          <w:lang w:val="es-ES" w:eastAsia="en-US"/>
        </w:rPr>
        <w:t>Author:</w:t>
      </w:r>
    </w:p>
    <w:p w14:paraId="45928785" w14:textId="77777777" w:rsidR="005F4A4C" w:rsidRPr="005F4A4C" w:rsidRDefault="005F4A4C" w:rsidP="005F4A4C">
      <w:pPr>
        <w:autoSpaceDE w:val="0"/>
        <w:autoSpaceDN w:val="0"/>
        <w:ind w:left="360"/>
        <w:rPr>
          <w:sz w:val="20"/>
          <w:szCs w:val="20"/>
          <w:lang w:val="es-ES" w:eastAsia="en-US"/>
        </w:rPr>
      </w:pPr>
      <w:r w:rsidRPr="005F4A4C">
        <w:rPr>
          <w:sz w:val="20"/>
          <w:szCs w:val="20"/>
          <w:lang w:val="es-ES" w:eastAsia="en-US"/>
        </w:rPr>
        <w:t xml:space="preserve">Dr. Pablo Reyes </w:t>
      </w:r>
    </w:p>
    <w:p w14:paraId="2165CC6A" w14:textId="77777777" w:rsidR="005F4A4C" w:rsidRPr="005F4A4C" w:rsidRDefault="005F4A4C" w:rsidP="005F4A4C">
      <w:pPr>
        <w:autoSpaceDE w:val="0"/>
        <w:autoSpaceDN w:val="0"/>
        <w:ind w:left="360"/>
        <w:rPr>
          <w:sz w:val="20"/>
          <w:szCs w:val="20"/>
          <w:lang w:val="es-ES" w:eastAsia="en-US"/>
        </w:rPr>
      </w:pPr>
      <w:r w:rsidRPr="005F4A4C">
        <w:rPr>
          <w:sz w:val="20"/>
          <w:szCs w:val="20"/>
          <w:lang w:val="es-ES" w:eastAsia="en-US"/>
        </w:rPr>
        <w:t xml:space="preserve">Sebastian Sepulveda </w:t>
      </w:r>
    </w:p>
    <w:p w14:paraId="595FC2D7"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s-ES" w:eastAsia="en-US"/>
        </w:rPr>
      </w:pPr>
      <w:r w:rsidRPr="005F4A4C">
        <w:rPr>
          <w:rFonts w:ascii="Calibri" w:hAnsi="Calibri"/>
          <w:lang w:val="es-ES" w:eastAsia="en-US"/>
        </w:rPr>
        <w:t>Todo:</w:t>
      </w:r>
    </w:p>
    <w:p w14:paraId="49C2A51F" w14:textId="77777777" w:rsidR="005F4A4C" w:rsidRPr="005F4A4C" w:rsidRDefault="005F4A4C" w:rsidP="005F4A4C">
      <w:pPr>
        <w:autoSpaceDE w:val="0"/>
        <w:autoSpaceDN w:val="0"/>
        <w:ind w:left="360"/>
        <w:rPr>
          <w:sz w:val="20"/>
          <w:szCs w:val="20"/>
          <w:lang w:val="es-ES" w:eastAsia="en-US"/>
        </w:rPr>
      </w:pPr>
      <w:r w:rsidRPr="005F4A4C">
        <w:rPr>
          <w:sz w:val="20"/>
          <w:szCs w:val="20"/>
          <w:lang w:val="es-ES" w:eastAsia="en-US"/>
        </w:rPr>
        <w:t xml:space="preserve">Validate algorithms </w:t>
      </w:r>
    </w:p>
    <w:p w14:paraId="4B456922" w14:textId="77777777" w:rsidR="005F4A4C" w:rsidRPr="005F4A4C" w:rsidRDefault="005F4A4C" w:rsidP="005F4A4C">
      <w:pPr>
        <w:pBdr>
          <w:bottom w:val="single" w:sz="2" w:space="1" w:color="auto"/>
        </w:pBdr>
        <w:autoSpaceDE w:val="0"/>
        <w:autoSpaceDN w:val="0"/>
        <w:rPr>
          <w:lang w:val="es-ES" w:eastAsia="en-US"/>
        </w:rPr>
      </w:pPr>
    </w:p>
    <w:p w14:paraId="40DF1325"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s-ES" w:eastAsia="en-US"/>
        </w:rPr>
      </w:pPr>
      <w:r w:rsidRPr="005F4A4C">
        <w:rPr>
          <w:rFonts w:ascii="Arial" w:hAnsi="Arial" w:cs="Arial"/>
          <w:b/>
          <w:bCs/>
          <w:sz w:val="20"/>
          <w:szCs w:val="20"/>
          <w:lang w:val="es-ES" w:eastAsia="en-US"/>
        </w:rPr>
        <w:t>Constructor &amp; Destructor Documentation</w:t>
      </w:r>
    </w:p>
    <w:p w14:paraId="48EE4B75"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"__init__:fallDetection\:\:FallDetection"</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"fallDetection\:\:FallDetection:__init__"</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fallDetection.FallDetection.__init__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fs</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.02</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UFT</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2.8</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LFT</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.65</w:t>
      </w:r>
      <w:r w:rsidRPr="005F4A4C">
        <w:rPr>
          <w:rFonts w:ascii="Calibri" w:hAnsi="Calibri"/>
          <w:b/>
          <w:bCs/>
          <w:sz w:val="22"/>
          <w:szCs w:val="22"/>
          <w:lang w:val="en-US" w:eastAsia="en-US"/>
        </w:rPr>
        <w:t>)</w:t>
      </w:r>
    </w:p>
    <w:p w14:paraId="78D1993F" w14:textId="77777777" w:rsidR="005F4A4C" w:rsidRPr="005F4A4C" w:rsidRDefault="005F4A4C" w:rsidP="005F4A4C">
      <w:pPr>
        <w:autoSpaceDE w:val="0"/>
        <w:autoSpaceDN w:val="0"/>
        <w:spacing w:before="30" w:after="60"/>
        <w:ind w:left="360"/>
        <w:jc w:val="both"/>
        <w:rPr>
          <w:sz w:val="20"/>
          <w:szCs w:val="20"/>
          <w:lang w:val="en-US" w:eastAsia="en-US"/>
        </w:rPr>
      </w:pPr>
    </w:p>
    <w:p w14:paraId="1BF10C9C"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Constructor for the Fall Detection algorithm. </w:t>
      </w:r>
    </w:p>
    <w:p w14:paraId="097D86EE"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Initializes the values of fs, UFT and LFT allowing to change the default values of the algorithms </w:t>
      </w:r>
    </w:p>
    <w:p w14:paraId="2FAE0C2A"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5E9BE7E5" w14:textId="77777777" w:rsidTr="0075155C">
        <w:tc>
          <w:tcPr>
            <w:tcW w:w="1761" w:type="dxa"/>
          </w:tcPr>
          <w:p w14:paraId="43156779"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272F59F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8662F3" w14:paraId="22737326" w14:textId="77777777" w:rsidTr="0075155C">
        <w:tc>
          <w:tcPr>
            <w:tcW w:w="1761" w:type="dxa"/>
          </w:tcPr>
          <w:p w14:paraId="1E1C23BF"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fs</w:t>
            </w:r>
            <w:r w:rsidRPr="005F4A4C">
              <w:rPr>
                <w:sz w:val="20"/>
                <w:szCs w:val="20"/>
                <w:lang w:val="en-US" w:eastAsia="en-US"/>
              </w:rPr>
              <w:t xml:space="preserve"> </w:t>
            </w:r>
          </w:p>
        </w:tc>
        <w:tc>
          <w:tcPr>
            <w:tcW w:w="6561" w:type="dxa"/>
          </w:tcPr>
          <w:p w14:paraId="38940AEA"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Time between samples, in seconds </w:t>
            </w:r>
          </w:p>
        </w:tc>
      </w:tr>
      <w:tr w:rsidR="005F4A4C" w:rsidRPr="008662F3" w14:paraId="20140E4B" w14:textId="77777777" w:rsidTr="0075155C">
        <w:tc>
          <w:tcPr>
            <w:tcW w:w="1761" w:type="dxa"/>
          </w:tcPr>
          <w:p w14:paraId="42153EDD"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UFT</w:t>
            </w:r>
            <w:r w:rsidRPr="005F4A4C">
              <w:rPr>
                <w:sz w:val="20"/>
                <w:szCs w:val="20"/>
                <w:lang w:val="en-US" w:eastAsia="en-US"/>
              </w:rPr>
              <w:t xml:space="preserve"> </w:t>
            </w:r>
          </w:p>
        </w:tc>
        <w:tc>
          <w:tcPr>
            <w:tcW w:w="6561" w:type="dxa"/>
          </w:tcPr>
          <w:p w14:paraId="441977C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UFT trigger, in g (gravities) </w:t>
            </w:r>
          </w:p>
        </w:tc>
      </w:tr>
      <w:tr w:rsidR="005F4A4C" w:rsidRPr="008662F3" w14:paraId="1B7BA476" w14:textId="77777777" w:rsidTr="0075155C">
        <w:tc>
          <w:tcPr>
            <w:tcW w:w="1761" w:type="dxa"/>
          </w:tcPr>
          <w:p w14:paraId="3C750B4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LFT</w:t>
            </w:r>
            <w:r w:rsidRPr="005F4A4C">
              <w:rPr>
                <w:sz w:val="20"/>
                <w:szCs w:val="20"/>
                <w:lang w:val="en-US" w:eastAsia="en-US"/>
              </w:rPr>
              <w:t xml:space="preserve"> </w:t>
            </w:r>
          </w:p>
        </w:tc>
        <w:tc>
          <w:tcPr>
            <w:tcW w:w="6561" w:type="dxa"/>
          </w:tcPr>
          <w:p w14:paraId="713F10FD"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LFT trigger, in g (gravities) </w:t>
            </w:r>
          </w:p>
        </w:tc>
      </w:tr>
    </w:tbl>
    <w:p w14:paraId="716101BB"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318C4BFC"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Function Documentation</w:t>
      </w:r>
    </w:p>
    <w:p w14:paraId="6E4BCF7F"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"getFallStatus:fallDetection\:\:FallDetection"</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"fallDetection\:\:FallDetection:getFallStatus"</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fallDetection.FallDetection.getFallStatus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6D6429E1" w14:textId="77777777" w:rsidR="005F4A4C" w:rsidRPr="005F4A4C" w:rsidRDefault="005F4A4C" w:rsidP="005F4A4C">
      <w:pPr>
        <w:autoSpaceDE w:val="0"/>
        <w:autoSpaceDN w:val="0"/>
        <w:spacing w:before="30" w:after="60"/>
        <w:ind w:left="360"/>
        <w:jc w:val="both"/>
        <w:rPr>
          <w:sz w:val="20"/>
          <w:szCs w:val="20"/>
          <w:lang w:val="en-US" w:eastAsia="en-US"/>
        </w:rPr>
      </w:pPr>
    </w:p>
    <w:p w14:paraId="36A78890"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fall status obtained from the last update. </w:t>
      </w:r>
    </w:p>
    <w:p w14:paraId="542EBE79"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Return the result of the Fall Detection algorithm from the last </w:t>
      </w:r>
      <w:r w:rsidRPr="005F4A4C">
        <w:rPr>
          <w:b/>
          <w:bCs/>
          <w:sz w:val="22"/>
          <w:szCs w:val="22"/>
          <w:lang w:val="en-US" w:eastAsia="en-US"/>
        </w:rPr>
        <w:t>updateFall</w:t>
      </w:r>
      <w:r w:rsidRPr="005F4A4C">
        <w:rPr>
          <w:sz w:val="22"/>
          <w:szCs w:val="22"/>
          <w:lang w:val="en-US" w:eastAsia="en-US"/>
        </w:rPr>
        <w:t xml:space="preserve"> call. </w:t>
      </w:r>
    </w:p>
    <w:p w14:paraId="204E10B6"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6DE3C70B"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Status of the fall</w:t>
      </w:r>
    </w:p>
    <w:p w14:paraId="5657E249" w14:textId="77777777" w:rsidR="005F4A4C" w:rsidRPr="005F4A4C" w:rsidRDefault="005F4A4C" w:rsidP="005F4A4C">
      <w:pPr>
        <w:tabs>
          <w:tab w:val="num" w:pos="1080"/>
        </w:tabs>
        <w:autoSpaceDE w:val="0"/>
        <w:autoSpaceDN w:val="0"/>
        <w:ind w:left="1080" w:hanging="360"/>
        <w:rPr>
          <w:sz w:val="20"/>
          <w:szCs w:val="20"/>
          <w:lang w:val="en-US" w:eastAsia="en-US"/>
        </w:rPr>
      </w:pPr>
      <w:r w:rsidRPr="005F4A4C">
        <w:rPr>
          <w:b/>
          <w:bCs/>
          <w:sz w:val="20"/>
          <w:szCs w:val="20"/>
          <w:lang w:val="en-US" w:eastAsia="en-US"/>
        </w:rPr>
        <w:t>TRUE</w:t>
      </w:r>
      <w:r w:rsidRPr="005F4A4C">
        <w:rPr>
          <w:sz w:val="20"/>
          <w:szCs w:val="20"/>
          <w:lang w:val="en-US" w:eastAsia="en-US"/>
        </w:rPr>
        <w:t xml:space="preserve">  : if a fall was detected</w:t>
      </w:r>
    </w:p>
    <w:p w14:paraId="0490FCF0" w14:textId="77777777" w:rsidR="005F4A4C" w:rsidRPr="005F4A4C" w:rsidRDefault="005F4A4C" w:rsidP="005F4A4C">
      <w:pPr>
        <w:tabs>
          <w:tab w:val="num" w:pos="1080"/>
        </w:tabs>
        <w:autoSpaceDE w:val="0"/>
        <w:autoSpaceDN w:val="0"/>
        <w:ind w:left="1080" w:hanging="360"/>
        <w:rPr>
          <w:sz w:val="20"/>
          <w:szCs w:val="20"/>
          <w:lang w:val="en-US" w:eastAsia="en-US"/>
        </w:rPr>
      </w:pPr>
      <w:r w:rsidRPr="005F4A4C">
        <w:rPr>
          <w:b/>
          <w:bCs/>
          <w:sz w:val="20"/>
          <w:szCs w:val="20"/>
          <w:lang w:val="en-US" w:eastAsia="en-US"/>
        </w:rPr>
        <w:t>FALSE</w:t>
      </w:r>
      <w:r w:rsidRPr="005F4A4C">
        <w:rPr>
          <w:sz w:val="20"/>
          <w:szCs w:val="20"/>
          <w:lang w:val="en-US" w:eastAsia="en-US"/>
        </w:rPr>
        <w:t xml:space="preserve">  : if a fall wasn't detected </w:t>
      </w:r>
    </w:p>
    <w:p w14:paraId="494444A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"getSemiFallStatus:fallDetection\:\:FallDetection"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"fallDetection\:\:FallDetection:getSemiFallStatus"</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fallDetection.FallDetection.getSemiFallStatus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5B0B713F" w14:textId="77777777" w:rsidR="005F4A4C" w:rsidRPr="005F4A4C" w:rsidRDefault="005F4A4C" w:rsidP="005F4A4C">
      <w:pPr>
        <w:autoSpaceDE w:val="0"/>
        <w:autoSpaceDN w:val="0"/>
        <w:spacing w:before="30" w:after="60"/>
        <w:ind w:left="360"/>
        <w:jc w:val="both"/>
        <w:rPr>
          <w:sz w:val="20"/>
          <w:szCs w:val="20"/>
          <w:lang w:val="en-US" w:eastAsia="en-US"/>
        </w:rPr>
      </w:pPr>
    </w:p>
    <w:p w14:paraId="610453E7"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semi fall status obtained from the last update. </w:t>
      </w:r>
    </w:p>
    <w:p w14:paraId="7E13B2D6"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Return the result of the Fall Detection algorithm from the last </w:t>
      </w:r>
      <w:r w:rsidRPr="005F4A4C">
        <w:rPr>
          <w:b/>
          <w:bCs/>
          <w:sz w:val="22"/>
          <w:szCs w:val="22"/>
          <w:lang w:val="en-US" w:eastAsia="en-US"/>
        </w:rPr>
        <w:t>updateFall</w:t>
      </w:r>
      <w:r w:rsidRPr="005F4A4C">
        <w:rPr>
          <w:sz w:val="22"/>
          <w:szCs w:val="22"/>
          <w:lang w:val="en-US" w:eastAsia="en-US"/>
        </w:rPr>
        <w:t xml:space="preserve"> call before checking the posture </w:t>
      </w:r>
    </w:p>
    <w:p w14:paraId="54C0A77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7DE6480A"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Status of the semi fall</w:t>
      </w:r>
    </w:p>
    <w:p w14:paraId="06669B7A" w14:textId="77777777" w:rsidR="005F4A4C" w:rsidRPr="005F4A4C" w:rsidRDefault="005F4A4C" w:rsidP="005F4A4C">
      <w:pPr>
        <w:tabs>
          <w:tab w:val="num" w:pos="1080"/>
        </w:tabs>
        <w:autoSpaceDE w:val="0"/>
        <w:autoSpaceDN w:val="0"/>
        <w:ind w:left="1080" w:hanging="360"/>
        <w:rPr>
          <w:sz w:val="20"/>
          <w:szCs w:val="20"/>
          <w:lang w:val="en-US" w:eastAsia="en-US"/>
        </w:rPr>
      </w:pPr>
      <w:r w:rsidRPr="005F4A4C">
        <w:rPr>
          <w:b/>
          <w:bCs/>
          <w:sz w:val="20"/>
          <w:szCs w:val="20"/>
          <w:lang w:val="en-US" w:eastAsia="en-US"/>
        </w:rPr>
        <w:lastRenderedPageBreak/>
        <w:t>TRUE</w:t>
      </w:r>
      <w:r w:rsidRPr="005F4A4C">
        <w:rPr>
          <w:sz w:val="20"/>
          <w:szCs w:val="20"/>
          <w:lang w:val="en-US" w:eastAsia="en-US"/>
        </w:rPr>
        <w:t xml:space="preserve">  : if a semi fall was detected</w:t>
      </w:r>
    </w:p>
    <w:p w14:paraId="296743E8" w14:textId="77777777" w:rsidR="005F4A4C" w:rsidRPr="005F4A4C" w:rsidRDefault="005F4A4C" w:rsidP="005F4A4C">
      <w:pPr>
        <w:tabs>
          <w:tab w:val="num" w:pos="1080"/>
        </w:tabs>
        <w:autoSpaceDE w:val="0"/>
        <w:autoSpaceDN w:val="0"/>
        <w:ind w:left="1080" w:hanging="360"/>
        <w:rPr>
          <w:sz w:val="20"/>
          <w:szCs w:val="20"/>
          <w:lang w:val="en-US" w:eastAsia="en-US"/>
        </w:rPr>
      </w:pPr>
      <w:r w:rsidRPr="005F4A4C">
        <w:rPr>
          <w:b/>
          <w:bCs/>
          <w:sz w:val="20"/>
          <w:szCs w:val="20"/>
          <w:lang w:val="en-US" w:eastAsia="en-US"/>
        </w:rPr>
        <w:t>FALSE</w:t>
      </w:r>
      <w:r w:rsidRPr="005F4A4C">
        <w:rPr>
          <w:sz w:val="20"/>
          <w:szCs w:val="20"/>
          <w:lang w:val="en-US" w:eastAsia="en-US"/>
        </w:rPr>
        <w:t xml:space="preserve">  : if a semi fall wasn't detected </w:t>
      </w:r>
    </w:p>
    <w:p w14:paraId="79A4D1A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"normalVector:fallDetection\:\:FallDetection"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"fallDetection\:\:FallDetection:normalVector"</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fallDetection.FallDetection.normalVector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x</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y</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z</w:t>
      </w:r>
      <w:r w:rsidRPr="005F4A4C">
        <w:rPr>
          <w:rFonts w:ascii="Calibri" w:hAnsi="Calibri"/>
          <w:b/>
          <w:bCs/>
          <w:sz w:val="22"/>
          <w:szCs w:val="22"/>
          <w:lang w:val="en-US" w:eastAsia="en-US"/>
        </w:rPr>
        <w:t>)</w:t>
      </w:r>
    </w:p>
    <w:p w14:paraId="430CD51B" w14:textId="77777777" w:rsidR="005F4A4C" w:rsidRPr="005F4A4C" w:rsidRDefault="005F4A4C" w:rsidP="005F4A4C">
      <w:pPr>
        <w:autoSpaceDE w:val="0"/>
        <w:autoSpaceDN w:val="0"/>
        <w:spacing w:before="30" w:after="60"/>
        <w:ind w:left="360"/>
        <w:jc w:val="both"/>
        <w:rPr>
          <w:sz w:val="20"/>
          <w:szCs w:val="20"/>
          <w:lang w:val="en-US" w:eastAsia="en-US"/>
        </w:rPr>
      </w:pPr>
    </w:p>
    <w:p w14:paraId="5E583F0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Calculates de normal vector of three vectors. </w:t>
      </w:r>
    </w:p>
    <w:p w14:paraId="7A75ED2A"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Uses the math library from Python </w:t>
      </w:r>
    </w:p>
    <w:p w14:paraId="1918625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4953061E" w14:textId="77777777" w:rsidTr="0075155C">
        <w:tc>
          <w:tcPr>
            <w:tcW w:w="1761" w:type="dxa"/>
          </w:tcPr>
          <w:p w14:paraId="5782583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3E7FD674"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objetc pointer </w:t>
            </w:r>
          </w:p>
        </w:tc>
      </w:tr>
      <w:tr w:rsidR="005F4A4C" w:rsidRPr="005F4A4C" w14:paraId="7C43F659" w14:textId="77777777" w:rsidTr="0075155C">
        <w:tc>
          <w:tcPr>
            <w:tcW w:w="1761" w:type="dxa"/>
          </w:tcPr>
          <w:p w14:paraId="111E8EE8"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x</w:t>
            </w:r>
            <w:r w:rsidRPr="005F4A4C">
              <w:rPr>
                <w:sz w:val="20"/>
                <w:szCs w:val="20"/>
                <w:lang w:val="en-US" w:eastAsia="en-US"/>
              </w:rPr>
              <w:t xml:space="preserve"> </w:t>
            </w:r>
          </w:p>
        </w:tc>
        <w:tc>
          <w:tcPr>
            <w:tcW w:w="6561" w:type="dxa"/>
          </w:tcPr>
          <w:p w14:paraId="5C5D243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1st value to normalize </w:t>
            </w:r>
          </w:p>
        </w:tc>
      </w:tr>
      <w:tr w:rsidR="005F4A4C" w:rsidRPr="005F4A4C" w14:paraId="0694DAA7" w14:textId="77777777" w:rsidTr="0075155C">
        <w:tc>
          <w:tcPr>
            <w:tcW w:w="1761" w:type="dxa"/>
          </w:tcPr>
          <w:p w14:paraId="564EAB6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y</w:t>
            </w:r>
            <w:r w:rsidRPr="005F4A4C">
              <w:rPr>
                <w:sz w:val="20"/>
                <w:szCs w:val="20"/>
                <w:lang w:val="en-US" w:eastAsia="en-US"/>
              </w:rPr>
              <w:t xml:space="preserve"> </w:t>
            </w:r>
          </w:p>
        </w:tc>
        <w:tc>
          <w:tcPr>
            <w:tcW w:w="6561" w:type="dxa"/>
          </w:tcPr>
          <w:p w14:paraId="23120D4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2nd value to normalize </w:t>
            </w:r>
          </w:p>
        </w:tc>
      </w:tr>
      <w:tr w:rsidR="005F4A4C" w:rsidRPr="005F4A4C" w14:paraId="14D0A89F" w14:textId="77777777" w:rsidTr="0075155C">
        <w:tc>
          <w:tcPr>
            <w:tcW w:w="1761" w:type="dxa"/>
          </w:tcPr>
          <w:p w14:paraId="1794FB6F"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z</w:t>
            </w:r>
            <w:r w:rsidRPr="005F4A4C">
              <w:rPr>
                <w:sz w:val="20"/>
                <w:szCs w:val="20"/>
                <w:lang w:val="en-US" w:eastAsia="en-US"/>
              </w:rPr>
              <w:t xml:space="preserve"> </w:t>
            </w:r>
          </w:p>
        </w:tc>
        <w:tc>
          <w:tcPr>
            <w:tcW w:w="6561" w:type="dxa"/>
          </w:tcPr>
          <w:p w14:paraId="497E7EBB"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3rd value to normalize </w:t>
            </w:r>
          </w:p>
        </w:tc>
      </w:tr>
    </w:tbl>
    <w:p w14:paraId="23E1A9B0"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23379B2F"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Normalized value of x,y and z </w:t>
      </w:r>
    </w:p>
    <w:p w14:paraId="2749102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"search1LFT:fallDetection\:\:FallDetection"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"fallDetection\:\:FallDetection:search1LFT"</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fallDetection.FallDetection.search1LFT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value</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vector</w:t>
      </w:r>
      <w:r w:rsidRPr="005F4A4C">
        <w:rPr>
          <w:rFonts w:ascii="Calibri" w:hAnsi="Calibri"/>
          <w:b/>
          <w:bCs/>
          <w:sz w:val="22"/>
          <w:szCs w:val="22"/>
          <w:lang w:val="en-US" w:eastAsia="en-US"/>
        </w:rPr>
        <w:t>)</w:t>
      </w:r>
    </w:p>
    <w:p w14:paraId="38FE475E" w14:textId="77777777" w:rsidR="005F4A4C" w:rsidRPr="005F4A4C" w:rsidRDefault="005F4A4C" w:rsidP="005F4A4C">
      <w:pPr>
        <w:autoSpaceDE w:val="0"/>
        <w:autoSpaceDN w:val="0"/>
        <w:spacing w:before="30" w:after="60"/>
        <w:ind w:left="360"/>
        <w:jc w:val="both"/>
        <w:rPr>
          <w:sz w:val="20"/>
          <w:szCs w:val="20"/>
          <w:lang w:val="en-US" w:eastAsia="en-US"/>
        </w:rPr>
      </w:pPr>
    </w:p>
    <w:p w14:paraId="0E04C3C2"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Finds the first lower value on a list. </w:t>
      </w:r>
    </w:p>
    <w:p w14:paraId="67D69E73"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Finds the first lower value of LFT on a list </w:t>
      </w:r>
    </w:p>
    <w:p w14:paraId="2F898BBA"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CC17148" w14:textId="77777777" w:rsidTr="0075155C">
        <w:tc>
          <w:tcPr>
            <w:tcW w:w="1761" w:type="dxa"/>
          </w:tcPr>
          <w:p w14:paraId="4AC2324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70F306D"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objetc pointer </w:t>
            </w:r>
          </w:p>
        </w:tc>
      </w:tr>
      <w:tr w:rsidR="005F4A4C" w:rsidRPr="008662F3" w14:paraId="0433DBE3" w14:textId="77777777" w:rsidTr="0075155C">
        <w:tc>
          <w:tcPr>
            <w:tcW w:w="1761" w:type="dxa"/>
          </w:tcPr>
          <w:p w14:paraId="6423AD06"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value</w:t>
            </w:r>
            <w:r w:rsidRPr="005F4A4C">
              <w:rPr>
                <w:sz w:val="20"/>
                <w:szCs w:val="20"/>
                <w:lang w:val="en-US" w:eastAsia="en-US"/>
              </w:rPr>
              <w:t xml:space="preserve"> </w:t>
            </w:r>
          </w:p>
        </w:tc>
        <w:tc>
          <w:tcPr>
            <w:tcW w:w="6561" w:type="dxa"/>
          </w:tcPr>
          <w:p w14:paraId="47B19F2A"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value to find in the list </w:t>
            </w:r>
          </w:p>
        </w:tc>
      </w:tr>
      <w:tr w:rsidR="005F4A4C" w:rsidRPr="008662F3" w14:paraId="57883B09" w14:textId="77777777" w:rsidTr="0075155C">
        <w:tc>
          <w:tcPr>
            <w:tcW w:w="1761" w:type="dxa"/>
          </w:tcPr>
          <w:p w14:paraId="54874DD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vector</w:t>
            </w:r>
            <w:r w:rsidRPr="005F4A4C">
              <w:rPr>
                <w:sz w:val="20"/>
                <w:szCs w:val="20"/>
                <w:lang w:val="en-US" w:eastAsia="en-US"/>
              </w:rPr>
              <w:t xml:space="preserve"> </w:t>
            </w:r>
          </w:p>
        </w:tc>
        <w:tc>
          <w:tcPr>
            <w:tcW w:w="6561" w:type="dxa"/>
          </w:tcPr>
          <w:p w14:paraId="65C1D153"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list to find on </w:t>
            </w:r>
          </w:p>
        </w:tc>
      </w:tr>
    </w:tbl>
    <w:p w14:paraId="204DB8F7"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60BD9666"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The index where the value (or 1st lower) was found </w:t>
      </w:r>
    </w:p>
    <w:p w14:paraId="643FA982"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"search2LFT:fallDetection\:\:FallDetection"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"fallDetection\:\:FallDetection:search2LFT"</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fallDetection.FallDetection.search2LFT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value</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vector</w:t>
      </w:r>
      <w:r w:rsidRPr="005F4A4C">
        <w:rPr>
          <w:rFonts w:ascii="Calibri" w:hAnsi="Calibri"/>
          <w:b/>
          <w:bCs/>
          <w:sz w:val="22"/>
          <w:szCs w:val="22"/>
          <w:lang w:val="en-US" w:eastAsia="en-US"/>
        </w:rPr>
        <w:t>)</w:t>
      </w:r>
    </w:p>
    <w:p w14:paraId="7956D3FD" w14:textId="77777777" w:rsidR="005F4A4C" w:rsidRPr="005F4A4C" w:rsidRDefault="005F4A4C" w:rsidP="005F4A4C">
      <w:pPr>
        <w:autoSpaceDE w:val="0"/>
        <w:autoSpaceDN w:val="0"/>
        <w:spacing w:before="30" w:after="60"/>
        <w:ind w:left="360"/>
        <w:jc w:val="both"/>
        <w:rPr>
          <w:sz w:val="20"/>
          <w:szCs w:val="20"/>
          <w:lang w:val="en-US" w:eastAsia="en-US"/>
        </w:rPr>
      </w:pPr>
    </w:p>
    <w:p w14:paraId="130F831B"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Finds the first upper value on a list. </w:t>
      </w:r>
    </w:p>
    <w:p w14:paraId="55254F64"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Finds the first upper value of LFT on a list </w:t>
      </w:r>
    </w:p>
    <w:p w14:paraId="13638C18"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0D59B95A" w14:textId="77777777" w:rsidTr="0075155C">
        <w:tc>
          <w:tcPr>
            <w:tcW w:w="1761" w:type="dxa"/>
          </w:tcPr>
          <w:p w14:paraId="6D02233F"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060F2060"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objetc pointer </w:t>
            </w:r>
          </w:p>
        </w:tc>
      </w:tr>
      <w:tr w:rsidR="005F4A4C" w:rsidRPr="008662F3" w14:paraId="377EA378" w14:textId="77777777" w:rsidTr="0075155C">
        <w:tc>
          <w:tcPr>
            <w:tcW w:w="1761" w:type="dxa"/>
          </w:tcPr>
          <w:p w14:paraId="46286732"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value</w:t>
            </w:r>
            <w:r w:rsidRPr="005F4A4C">
              <w:rPr>
                <w:sz w:val="20"/>
                <w:szCs w:val="20"/>
                <w:lang w:val="en-US" w:eastAsia="en-US"/>
              </w:rPr>
              <w:t xml:space="preserve"> </w:t>
            </w:r>
          </w:p>
        </w:tc>
        <w:tc>
          <w:tcPr>
            <w:tcW w:w="6561" w:type="dxa"/>
          </w:tcPr>
          <w:p w14:paraId="170BB72B"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value to find in the list </w:t>
            </w:r>
          </w:p>
        </w:tc>
      </w:tr>
      <w:tr w:rsidR="005F4A4C" w:rsidRPr="008662F3" w14:paraId="0DBEFD37" w14:textId="77777777" w:rsidTr="0075155C">
        <w:tc>
          <w:tcPr>
            <w:tcW w:w="1761" w:type="dxa"/>
          </w:tcPr>
          <w:p w14:paraId="10520AF0"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vector</w:t>
            </w:r>
            <w:r w:rsidRPr="005F4A4C">
              <w:rPr>
                <w:sz w:val="20"/>
                <w:szCs w:val="20"/>
                <w:lang w:val="en-US" w:eastAsia="en-US"/>
              </w:rPr>
              <w:t xml:space="preserve"> </w:t>
            </w:r>
          </w:p>
        </w:tc>
        <w:tc>
          <w:tcPr>
            <w:tcW w:w="6561" w:type="dxa"/>
          </w:tcPr>
          <w:p w14:paraId="367A5295"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list to find on </w:t>
            </w:r>
          </w:p>
        </w:tc>
      </w:tr>
    </w:tbl>
    <w:p w14:paraId="7304EDB6"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1F204AF1"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The index where the value (or 1st upper) was found </w:t>
      </w:r>
    </w:p>
    <w:p w14:paraId="34E7C1B7"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"updateFall:fallDetection\:\:FallDetection"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"fallDetection\:\:FallDetection:updateFall"</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fallDetection.FallDetection.updateFall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x</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y</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z</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yaw</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pitch</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roll</w:t>
      </w:r>
      <w:r w:rsidRPr="005F4A4C">
        <w:rPr>
          <w:rFonts w:ascii="Calibri" w:hAnsi="Calibri"/>
          <w:b/>
          <w:bCs/>
          <w:sz w:val="22"/>
          <w:szCs w:val="22"/>
          <w:lang w:val="en-US" w:eastAsia="en-US"/>
        </w:rPr>
        <w:t>)</w:t>
      </w:r>
    </w:p>
    <w:p w14:paraId="39FF4BDE" w14:textId="77777777" w:rsidR="005F4A4C" w:rsidRPr="005F4A4C" w:rsidRDefault="005F4A4C" w:rsidP="005F4A4C">
      <w:pPr>
        <w:autoSpaceDE w:val="0"/>
        <w:autoSpaceDN w:val="0"/>
        <w:spacing w:before="30" w:after="60"/>
        <w:ind w:left="360"/>
        <w:jc w:val="both"/>
        <w:rPr>
          <w:sz w:val="20"/>
          <w:szCs w:val="20"/>
          <w:lang w:val="en-US" w:eastAsia="en-US"/>
        </w:rPr>
      </w:pPr>
      <w:bookmarkStart w:id="620" w:name="AAAAAAAACN"/>
      <w:bookmarkEnd w:id="620"/>
    </w:p>
    <w:p w14:paraId="120E5AF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Updates the Fall Detection algorithm with the last data. </w:t>
      </w:r>
    </w:p>
    <w:p w14:paraId="4BC39A7B"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lastRenderedPageBreak/>
        <w:t>The function searches for a SV in between the impact range, a fall speed between the time corresponding the impact and the posture when a fall is detected.</w:t>
      </w:r>
    </w:p>
    <w:p w14:paraId="2A0A2CB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4BB16AE8" w14:textId="77777777" w:rsidTr="0075155C">
        <w:tc>
          <w:tcPr>
            <w:tcW w:w="1761" w:type="dxa"/>
          </w:tcPr>
          <w:p w14:paraId="6363102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6A6F5233"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objetc pointer </w:t>
            </w:r>
          </w:p>
        </w:tc>
      </w:tr>
      <w:tr w:rsidR="005F4A4C" w:rsidRPr="008662F3" w14:paraId="4F138310" w14:textId="77777777" w:rsidTr="0075155C">
        <w:tc>
          <w:tcPr>
            <w:tcW w:w="1761" w:type="dxa"/>
          </w:tcPr>
          <w:p w14:paraId="705F3433"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x</w:t>
            </w:r>
            <w:r w:rsidRPr="005F4A4C">
              <w:rPr>
                <w:sz w:val="20"/>
                <w:szCs w:val="20"/>
                <w:lang w:val="en-US" w:eastAsia="en-US"/>
              </w:rPr>
              <w:t xml:space="preserve"> </w:t>
            </w:r>
          </w:p>
        </w:tc>
        <w:tc>
          <w:tcPr>
            <w:tcW w:w="6561" w:type="dxa"/>
          </w:tcPr>
          <w:p w14:paraId="0F627447"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acceleration in X axis, in g (gravities) </w:t>
            </w:r>
          </w:p>
        </w:tc>
      </w:tr>
      <w:tr w:rsidR="005F4A4C" w:rsidRPr="008662F3" w14:paraId="46BC2109" w14:textId="77777777" w:rsidTr="0075155C">
        <w:tc>
          <w:tcPr>
            <w:tcW w:w="1761" w:type="dxa"/>
          </w:tcPr>
          <w:p w14:paraId="3A97CA4A"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y</w:t>
            </w:r>
            <w:r w:rsidRPr="005F4A4C">
              <w:rPr>
                <w:sz w:val="20"/>
                <w:szCs w:val="20"/>
                <w:lang w:val="en-US" w:eastAsia="en-US"/>
              </w:rPr>
              <w:t xml:space="preserve"> </w:t>
            </w:r>
          </w:p>
        </w:tc>
        <w:tc>
          <w:tcPr>
            <w:tcW w:w="6561" w:type="dxa"/>
          </w:tcPr>
          <w:p w14:paraId="6C384BAD"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acceleration in Y axis, in g (gravities) </w:t>
            </w:r>
          </w:p>
        </w:tc>
      </w:tr>
      <w:tr w:rsidR="005F4A4C" w:rsidRPr="008662F3" w14:paraId="4029320C" w14:textId="77777777" w:rsidTr="0075155C">
        <w:tc>
          <w:tcPr>
            <w:tcW w:w="1761" w:type="dxa"/>
          </w:tcPr>
          <w:p w14:paraId="3A4C3368"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z</w:t>
            </w:r>
            <w:r w:rsidRPr="005F4A4C">
              <w:rPr>
                <w:sz w:val="20"/>
                <w:szCs w:val="20"/>
                <w:lang w:val="en-US" w:eastAsia="en-US"/>
              </w:rPr>
              <w:t xml:space="preserve"> </w:t>
            </w:r>
          </w:p>
        </w:tc>
        <w:tc>
          <w:tcPr>
            <w:tcW w:w="6561" w:type="dxa"/>
          </w:tcPr>
          <w:p w14:paraId="185CEE28"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acceleration in Z axis, in g (gravities)</w:t>
            </w:r>
          </w:p>
        </w:tc>
      </w:tr>
    </w:tbl>
    <w:p w14:paraId="0771D513"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Note:</w:t>
      </w:r>
    </w:p>
    <w:p w14:paraId="3507DDCB"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The algorithm proposed sugest to filter the adquired data with a lowpass 1st order butterworth at 100 Hz. The data adquired from the MPU-9150 (or even ADXL-345) digital accelerometers can (and is) configured to filter the data and outputs filtered raw data. Therefore, this filter is not implemented. </w:t>
      </w:r>
    </w:p>
    <w:p w14:paraId="09D48ED0"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The algorithm has been implemented asumming a sensor fusion running continusly for obtaining yaw, pitch, roll. The class stores the data in a buffer for look back at the posture. </w:t>
      </w:r>
    </w:p>
    <w:p w14:paraId="3A7781C7"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15BA7C52"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Data Documentation</w:t>
      </w:r>
    </w:p>
    <w:p w14:paraId="2E402524"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"DROP:fallDetection\:\:FallDetection"</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"fallDetection\:\:FallDetection:DROP"</w:instrText>
      </w:r>
      <w:r w:rsidRPr="005F4A4C">
        <w:rPr>
          <w:rFonts w:ascii="Calibri" w:hAnsi="Calibri"/>
          <w:b/>
          <w:bCs/>
          <w:lang w:val="en-US" w:eastAsia="en-US"/>
        </w:rPr>
        <w:fldChar w:fldCharType="end"/>
      </w:r>
      <w:r w:rsidRPr="005F4A4C">
        <w:rPr>
          <w:rFonts w:ascii="Calibri" w:hAnsi="Calibri"/>
          <w:b/>
          <w:bCs/>
          <w:sz w:val="22"/>
          <w:szCs w:val="22"/>
          <w:lang w:val="en-US" w:eastAsia="en-US"/>
        </w:rPr>
        <w:t>fallDetection.FallDetection.DROP = False</w:t>
      </w:r>
      <w:r w:rsidRPr="005F4A4C">
        <w:rPr>
          <w:rFonts w:ascii="Courier New" w:hAnsi="Courier New" w:cs="Courier New"/>
          <w:b/>
          <w:bCs/>
          <w:sz w:val="22"/>
          <w:szCs w:val="22"/>
          <w:lang w:val="en-US" w:eastAsia="en-US"/>
        </w:rPr>
        <w:t>[static]</w:t>
      </w:r>
    </w:p>
    <w:p w14:paraId="6DDD9743" w14:textId="77777777" w:rsidR="005F4A4C" w:rsidRPr="005F4A4C" w:rsidRDefault="005F4A4C" w:rsidP="005F4A4C">
      <w:pPr>
        <w:autoSpaceDE w:val="0"/>
        <w:autoSpaceDN w:val="0"/>
        <w:spacing w:before="30" w:after="60"/>
        <w:ind w:left="360"/>
        <w:jc w:val="both"/>
        <w:rPr>
          <w:sz w:val="20"/>
          <w:szCs w:val="20"/>
          <w:lang w:val="en-US" w:eastAsia="en-US"/>
        </w:rPr>
      </w:pPr>
      <w:bookmarkStart w:id="621" w:name="AAAAAAAACO"/>
      <w:bookmarkEnd w:id="621"/>
    </w:p>
    <w:p w14:paraId="6900E697"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Indicates if a fall was detected. </w:t>
      </w:r>
    </w:p>
    <w:p w14:paraId="629B156E" w14:textId="77777777" w:rsidR="005F4A4C" w:rsidRPr="005F4A4C" w:rsidRDefault="005F4A4C" w:rsidP="005F4A4C">
      <w:pPr>
        <w:autoSpaceDE w:val="0"/>
        <w:autoSpaceDN w:val="0"/>
        <w:spacing w:before="30" w:after="60"/>
        <w:ind w:left="360"/>
        <w:jc w:val="both"/>
        <w:rPr>
          <w:sz w:val="22"/>
          <w:szCs w:val="22"/>
          <w:lang w:val="en-US" w:eastAsia="en-US"/>
        </w:rPr>
      </w:pPr>
    </w:p>
    <w:p w14:paraId="72921059"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 xml:space="preserve">if </w:t>
      </w:r>
      <w:r w:rsidRPr="005F4A4C">
        <w:rPr>
          <w:b/>
          <w:bCs/>
          <w:sz w:val="20"/>
          <w:szCs w:val="20"/>
          <w:lang w:val="en-US" w:eastAsia="en-US"/>
        </w:rPr>
        <w:t>TRUE:</w:t>
      </w:r>
      <w:r w:rsidRPr="005F4A4C">
        <w:rPr>
          <w:sz w:val="20"/>
          <w:szCs w:val="20"/>
          <w:lang w:val="en-US" w:eastAsia="en-US"/>
        </w:rPr>
        <w:t xml:space="preserve">  a fall was detected</w:t>
      </w:r>
    </w:p>
    <w:p w14:paraId="688A1C0B"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 xml:space="preserve">if </w:t>
      </w:r>
      <w:r w:rsidRPr="005F4A4C">
        <w:rPr>
          <w:b/>
          <w:bCs/>
          <w:sz w:val="20"/>
          <w:szCs w:val="20"/>
          <w:lang w:val="en-US" w:eastAsia="en-US"/>
        </w:rPr>
        <w:t>FALL:</w:t>
      </w:r>
      <w:r w:rsidRPr="005F4A4C">
        <w:rPr>
          <w:sz w:val="20"/>
          <w:szCs w:val="20"/>
          <w:lang w:val="en-US" w:eastAsia="en-US"/>
        </w:rPr>
        <w:t xml:space="preserve">  a fall wasn't detected </w:t>
      </w:r>
    </w:p>
    <w:p w14:paraId="1562B9A0"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"fs:fallDetection\:\:FallDetection"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"fallDetection\:\:FallDetection:fs"</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int fallDetection.FallDetection.fs = .02</w:t>
      </w:r>
      <w:r w:rsidRPr="005F4A4C">
        <w:rPr>
          <w:rFonts w:ascii="Courier New" w:hAnsi="Courier New" w:cs="Courier New"/>
          <w:b/>
          <w:bCs/>
          <w:sz w:val="22"/>
          <w:szCs w:val="22"/>
          <w:lang w:val="en-US" w:eastAsia="en-US"/>
        </w:rPr>
        <w:t>[static]</w:t>
      </w:r>
    </w:p>
    <w:p w14:paraId="0777EA9F" w14:textId="77777777" w:rsidR="005F4A4C" w:rsidRPr="005F4A4C" w:rsidRDefault="005F4A4C" w:rsidP="005F4A4C">
      <w:pPr>
        <w:autoSpaceDE w:val="0"/>
        <w:autoSpaceDN w:val="0"/>
        <w:spacing w:before="30" w:after="60"/>
        <w:ind w:left="360"/>
        <w:jc w:val="both"/>
        <w:rPr>
          <w:sz w:val="20"/>
          <w:szCs w:val="20"/>
          <w:lang w:val="en-US" w:eastAsia="en-US"/>
        </w:rPr>
      </w:pPr>
      <w:bookmarkStart w:id="622" w:name="AAAAAAAACP"/>
      <w:bookmarkEnd w:id="622"/>
    </w:p>
    <w:p w14:paraId="1E7091C8"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Time between samples. </w:t>
      </w:r>
    </w:p>
    <w:p w14:paraId="5F956C16"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Time between samples, in seconds </w:t>
      </w:r>
    </w:p>
    <w:p w14:paraId="02607E4F"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"LFT:fallDetection\:\:FallDetection"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"fallDetection\:\:FallDetection:LFT"</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float fallDetection.FallDetection.LFT = 0.65</w:t>
      </w:r>
      <w:r w:rsidRPr="005F4A4C">
        <w:rPr>
          <w:rFonts w:ascii="Courier New" w:hAnsi="Courier New" w:cs="Courier New"/>
          <w:b/>
          <w:bCs/>
          <w:sz w:val="22"/>
          <w:szCs w:val="22"/>
          <w:lang w:val="en-US" w:eastAsia="en-US"/>
        </w:rPr>
        <w:t>[static]</w:t>
      </w:r>
    </w:p>
    <w:p w14:paraId="4ADA48E8" w14:textId="77777777" w:rsidR="005F4A4C" w:rsidRPr="005F4A4C" w:rsidRDefault="005F4A4C" w:rsidP="005F4A4C">
      <w:pPr>
        <w:autoSpaceDE w:val="0"/>
        <w:autoSpaceDN w:val="0"/>
        <w:spacing w:before="30" w:after="60"/>
        <w:ind w:left="360"/>
        <w:jc w:val="both"/>
        <w:rPr>
          <w:sz w:val="20"/>
          <w:szCs w:val="20"/>
          <w:lang w:val="en-US" w:eastAsia="en-US"/>
        </w:rPr>
      </w:pPr>
      <w:bookmarkStart w:id="623" w:name="AAAAAAAACQ"/>
      <w:bookmarkEnd w:id="623"/>
    </w:p>
    <w:p w14:paraId="332BCC9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Lower force trigger. </w:t>
      </w:r>
    </w:p>
    <w:p w14:paraId="3253B0D1"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Lower force trigger for detecting the start of the impact, in g (gravities) </w:t>
      </w:r>
    </w:p>
    <w:p w14:paraId="4FB3091B"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"SIZE:fallDetection\:\:FallDetection"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"fallDetection\:\:FallDetection:SIZE"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int fallDetection.FallDetection.SIZE = 1024</w:t>
      </w:r>
      <w:r w:rsidRPr="005F4A4C">
        <w:rPr>
          <w:rFonts w:ascii="Courier New" w:hAnsi="Courier New" w:cs="Courier New"/>
          <w:b/>
          <w:bCs/>
          <w:sz w:val="22"/>
          <w:szCs w:val="22"/>
          <w:lang w:val="en-US" w:eastAsia="en-US"/>
        </w:rPr>
        <w:t>[static]</w:t>
      </w:r>
    </w:p>
    <w:p w14:paraId="22714014" w14:textId="77777777" w:rsidR="005F4A4C" w:rsidRPr="005F4A4C" w:rsidRDefault="005F4A4C" w:rsidP="005F4A4C">
      <w:pPr>
        <w:autoSpaceDE w:val="0"/>
        <w:autoSpaceDN w:val="0"/>
        <w:spacing w:before="30" w:after="60"/>
        <w:ind w:left="360"/>
        <w:jc w:val="both"/>
        <w:rPr>
          <w:sz w:val="20"/>
          <w:szCs w:val="20"/>
          <w:lang w:val="en-US" w:eastAsia="en-US"/>
        </w:rPr>
      </w:pPr>
      <w:bookmarkStart w:id="624" w:name="AAAAAAAACR"/>
      <w:bookmarkEnd w:id="624"/>
    </w:p>
    <w:p w14:paraId="6DB40EFD"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size for SV. </w:t>
      </w:r>
    </w:p>
    <w:p w14:paraId="2FAFE3F1"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Determinate the buffer size for storing the SV data </w:t>
      </w:r>
    </w:p>
    <w:p w14:paraId="09C85AE9"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"SV:fallDetection\:\:FallDetection"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"fallDetection\:\:FallDetection:SV"</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list fallDetection.FallDetection.SV = [0.0]</w:t>
      </w:r>
      <w:r w:rsidRPr="005F4A4C">
        <w:rPr>
          <w:rFonts w:ascii="Courier New" w:hAnsi="Courier New" w:cs="Courier New"/>
          <w:b/>
          <w:bCs/>
          <w:sz w:val="22"/>
          <w:szCs w:val="22"/>
          <w:lang w:val="en-US" w:eastAsia="en-US"/>
        </w:rPr>
        <w:t>[static]</w:t>
      </w:r>
    </w:p>
    <w:p w14:paraId="6654659F" w14:textId="77777777" w:rsidR="005F4A4C" w:rsidRPr="005F4A4C" w:rsidRDefault="005F4A4C" w:rsidP="005F4A4C">
      <w:pPr>
        <w:autoSpaceDE w:val="0"/>
        <w:autoSpaceDN w:val="0"/>
        <w:spacing w:before="30" w:after="60"/>
        <w:ind w:left="360"/>
        <w:jc w:val="both"/>
        <w:rPr>
          <w:sz w:val="20"/>
          <w:szCs w:val="20"/>
          <w:lang w:val="en-US" w:eastAsia="en-US"/>
        </w:rPr>
      </w:pPr>
      <w:bookmarkStart w:id="625" w:name="AAAAAAAACS"/>
      <w:bookmarkEnd w:id="625"/>
    </w:p>
    <w:p w14:paraId="4ECB81D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List for SV values. </w:t>
      </w:r>
    </w:p>
    <w:p w14:paraId="70400ED5"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Stores the last SV values </w:t>
      </w:r>
    </w:p>
    <w:p w14:paraId="6485EE66"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"UFT:fallDetection\:\:FallDetection"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"fallDetection\:\:FallDetection:UFT"</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float fallDetection.FallDetection.UFT = 2.8</w:t>
      </w:r>
      <w:r w:rsidRPr="005F4A4C">
        <w:rPr>
          <w:rFonts w:ascii="Courier New" w:hAnsi="Courier New" w:cs="Courier New"/>
          <w:b/>
          <w:bCs/>
          <w:sz w:val="22"/>
          <w:szCs w:val="22"/>
          <w:lang w:val="en-US" w:eastAsia="en-US"/>
        </w:rPr>
        <w:t>[static]</w:t>
      </w:r>
    </w:p>
    <w:p w14:paraId="0117A3FD" w14:textId="77777777" w:rsidR="005F4A4C" w:rsidRPr="005F4A4C" w:rsidRDefault="005F4A4C" w:rsidP="005F4A4C">
      <w:pPr>
        <w:autoSpaceDE w:val="0"/>
        <w:autoSpaceDN w:val="0"/>
        <w:spacing w:before="30" w:after="60"/>
        <w:ind w:left="360"/>
        <w:jc w:val="both"/>
        <w:rPr>
          <w:sz w:val="20"/>
          <w:szCs w:val="20"/>
          <w:lang w:val="en-US" w:eastAsia="en-US"/>
        </w:rPr>
      </w:pPr>
      <w:bookmarkStart w:id="626" w:name="AAAAAAAACT"/>
      <w:bookmarkEnd w:id="626"/>
    </w:p>
    <w:p w14:paraId="02FAC7B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Upper force trigger. </w:t>
      </w:r>
    </w:p>
    <w:p w14:paraId="69CCE17E"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Upper force trigger for detecting an impact, in g (gravities) </w:t>
      </w:r>
    </w:p>
    <w:p w14:paraId="73F38994"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60F1EC73"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3C08D104"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Graph/fallDetection.py</w:t>
      </w:r>
    </w:p>
    <w:p w14:paraId="39476D1B"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043178CF"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78F44210"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imu.IMU Class Reference</w:t>
      </w:r>
    </w:p>
    <w:p w14:paraId="4D9747BD"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"imu.IMU"</w:instrText>
      </w:r>
      <w:r w:rsidRPr="005F4A4C">
        <w:rPr>
          <w:lang w:val="en-US" w:eastAsia="en-US"/>
        </w:rPr>
        <w:fldChar w:fldCharType="end"/>
      </w:r>
      <w:r w:rsidRPr="005F4A4C">
        <w:rPr>
          <w:lang w:val="en-US" w:eastAsia="en-US"/>
        </w:rPr>
        <w:fldChar w:fldCharType="begin"/>
      </w:r>
      <w:r w:rsidRPr="005F4A4C">
        <w:rPr>
          <w:lang w:val="en-US" w:eastAsia="en-US"/>
        </w:rPr>
        <w:instrText>xe "imu.IMU"</w:instrText>
      </w:r>
      <w:r w:rsidRPr="005F4A4C">
        <w:rPr>
          <w:lang w:val="en-US" w:eastAsia="en-US"/>
        </w:rPr>
        <w:fldChar w:fldCharType="end"/>
      </w:r>
      <w:bookmarkStart w:id="627" w:name="AAAAAAAAEA"/>
      <w:bookmarkEnd w:id="627"/>
    </w:p>
    <w:p w14:paraId="3FA7F51A" w14:textId="77777777" w:rsidR="005F4A4C" w:rsidRPr="005F4A4C" w:rsidRDefault="005F4A4C" w:rsidP="005F4A4C">
      <w:pPr>
        <w:widowControl w:val="0"/>
        <w:autoSpaceDE w:val="0"/>
        <w:autoSpaceDN w:val="0"/>
        <w:adjustRightInd w:val="0"/>
        <w:rPr>
          <w:lang w:val="en-US" w:eastAsia="en-US"/>
        </w:rPr>
      </w:pPr>
      <w:r w:rsidRPr="005F4A4C">
        <w:rPr>
          <w:b/>
          <w:bCs/>
          <w:sz w:val="20"/>
          <w:szCs w:val="20"/>
          <w:lang w:val="en-US" w:eastAsia="en-US"/>
        </w:rPr>
        <w:t>IMU</w:t>
      </w:r>
      <w:r w:rsidRPr="005F4A4C">
        <w:rPr>
          <w:sz w:val="20"/>
          <w:szCs w:val="20"/>
          <w:lang w:val="en-US" w:eastAsia="en-US"/>
        </w:rPr>
        <w:t xml:space="preserve"> values for scales and data structure in the CSV data received. </w:t>
      </w:r>
    </w:p>
    <w:p w14:paraId="2972BF50"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322223E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p>
    <w:p w14:paraId="62C70A9C"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Constructor. </w:t>
      </w:r>
    </w:p>
    <w:p w14:paraId="08EEF26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getScaleVector</w:t>
      </w:r>
      <w:bookmarkStart w:id="628" w:name="AAAAAAAAEB"/>
      <w:bookmarkEnd w:id="628"/>
    </w:p>
    <w:p w14:paraId="51D5B97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getRangeAccelerometer</w:t>
      </w:r>
      <w:bookmarkStart w:id="629" w:name="AAAAAAAAEC"/>
      <w:bookmarkEnd w:id="629"/>
    </w:p>
    <w:p w14:paraId="0F3A2EC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getRangeGyroscope</w:t>
      </w:r>
      <w:bookmarkStart w:id="630" w:name="AAAAAAAAED"/>
      <w:bookmarkEnd w:id="630"/>
    </w:p>
    <w:p w14:paraId="46225D5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getRangeMagnetometer</w:t>
      </w:r>
      <w:bookmarkStart w:id="631" w:name="AAAAAAAAEE"/>
      <w:bookmarkEnd w:id="631"/>
    </w:p>
    <w:p w14:paraId="2F64B26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getRangeEuler</w:t>
      </w:r>
      <w:bookmarkStart w:id="632" w:name="AAAAAAAAEF"/>
      <w:bookmarkEnd w:id="632"/>
    </w:p>
    <w:p w14:paraId="451C9EF6"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760B2E2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name</w:t>
      </w:r>
      <w:bookmarkStart w:id="633" w:name="AAAAAAAAEG"/>
      <w:bookmarkEnd w:id="633"/>
    </w:p>
    <w:p w14:paraId="25F5EEB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ACCEL</w:t>
      </w:r>
      <w:bookmarkStart w:id="634" w:name="AAAAAAAAEH"/>
      <w:bookmarkEnd w:id="634"/>
    </w:p>
    <w:p w14:paraId="66D317C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GYRO</w:t>
      </w:r>
      <w:bookmarkStart w:id="635" w:name="AAAAAAAAEI"/>
      <w:bookmarkEnd w:id="635"/>
    </w:p>
    <w:p w14:paraId="4B44037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MAG_T</w:t>
      </w:r>
      <w:bookmarkStart w:id="636" w:name="AAAAAAAAEJ"/>
      <w:bookmarkEnd w:id="636"/>
    </w:p>
    <w:p w14:paraId="0B459B5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MAG_GS</w:t>
      </w:r>
      <w:bookmarkStart w:id="637" w:name="AAAAAAAAEK"/>
      <w:bookmarkEnd w:id="637"/>
    </w:p>
    <w:p w14:paraId="0865FBE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EULER</w:t>
      </w:r>
      <w:bookmarkStart w:id="638" w:name="AAAAAAAAEL"/>
      <w:bookmarkEnd w:id="638"/>
    </w:p>
    <w:p w14:paraId="4B7E955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SCALE_VECTOR</w:t>
      </w:r>
      <w:bookmarkStart w:id="639" w:name="AAAAAAAAEM"/>
      <w:bookmarkEnd w:id="639"/>
    </w:p>
    <w:p w14:paraId="5233966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ACCEL_RANGE</w:t>
      </w:r>
      <w:bookmarkStart w:id="640" w:name="AAAAAAAAEN"/>
      <w:bookmarkEnd w:id="640"/>
    </w:p>
    <w:p w14:paraId="201CB91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GYRO_RANGE</w:t>
      </w:r>
      <w:bookmarkStart w:id="641" w:name="AAAAAAAAEO"/>
      <w:bookmarkEnd w:id="641"/>
    </w:p>
    <w:p w14:paraId="08F4930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MAG_RANGE</w:t>
      </w:r>
      <w:bookmarkStart w:id="642" w:name="AAAAAAAAEP"/>
      <w:bookmarkEnd w:id="642"/>
    </w:p>
    <w:p w14:paraId="29B827F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EULER_RANGE</w:t>
      </w:r>
      <w:bookmarkStart w:id="643" w:name="AAAAAAAAEQ"/>
      <w:bookmarkEnd w:id="643"/>
    </w:p>
    <w:p w14:paraId="18E1F4B7" w14:textId="77777777" w:rsidR="005F4A4C" w:rsidRPr="005F4A4C" w:rsidRDefault="005F4A4C" w:rsidP="005F4A4C">
      <w:pPr>
        <w:pBdr>
          <w:bottom w:val="single" w:sz="2" w:space="1" w:color="auto"/>
        </w:pBdr>
        <w:autoSpaceDE w:val="0"/>
        <w:autoSpaceDN w:val="0"/>
        <w:rPr>
          <w:lang w:val="en-US" w:eastAsia="en-US"/>
        </w:rPr>
      </w:pPr>
    </w:p>
    <w:p w14:paraId="2F75DCFC"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57AB747B"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b/>
          <w:bCs/>
          <w:sz w:val="22"/>
          <w:szCs w:val="22"/>
          <w:lang w:val="en-US" w:eastAsia="en-US"/>
        </w:rPr>
        <w:t>IMU</w:t>
      </w:r>
      <w:r w:rsidRPr="005F4A4C">
        <w:rPr>
          <w:sz w:val="22"/>
          <w:szCs w:val="22"/>
          <w:lang w:val="en-US" w:eastAsia="en-US"/>
        </w:rPr>
        <w:t xml:space="preserve"> values for scales and data structure in the CSV data received. </w:t>
      </w:r>
    </w:p>
    <w:p w14:paraId="67A070B7"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Receives a </w:t>
      </w:r>
      <w:r w:rsidRPr="005F4A4C">
        <w:rPr>
          <w:b/>
          <w:bCs/>
          <w:sz w:val="22"/>
          <w:szCs w:val="22"/>
          <w:lang w:val="en-US" w:eastAsia="en-US"/>
        </w:rPr>
        <w:t>IMU</w:t>
      </w:r>
      <w:r w:rsidRPr="005F4A4C">
        <w:rPr>
          <w:sz w:val="22"/>
          <w:szCs w:val="22"/>
          <w:lang w:val="en-US" w:eastAsia="en-US"/>
        </w:rPr>
        <w:t xml:space="preserve"> device name and returns data for scaling each type of data and the correct placement in the CSV format.</w:t>
      </w:r>
    </w:p>
    <w:p w14:paraId="11111B1D"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Also fixes inverted and swaped axis. </w:t>
      </w:r>
    </w:p>
    <w:p w14:paraId="5849D9F6" w14:textId="77777777" w:rsidR="005F4A4C" w:rsidRPr="005F4A4C" w:rsidRDefault="005F4A4C" w:rsidP="005F4A4C">
      <w:pPr>
        <w:pBdr>
          <w:bottom w:val="single" w:sz="2" w:space="1" w:color="auto"/>
        </w:pBdr>
        <w:autoSpaceDE w:val="0"/>
        <w:autoSpaceDN w:val="0"/>
        <w:rPr>
          <w:lang w:val="en-US" w:eastAsia="en-US"/>
        </w:rPr>
      </w:pPr>
    </w:p>
    <w:p w14:paraId="243B9593"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Constructor &amp; Destructor Documentation</w:t>
      </w:r>
    </w:p>
    <w:p w14:paraId="1CE5EEC3"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"__init__:imu\:\:IMU"</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"imu\:\:IMU:__init__"</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imu.IMU.__init__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name</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'MPU-9150'</w:t>
      </w:r>
      <w:r w:rsidRPr="005F4A4C">
        <w:rPr>
          <w:rFonts w:ascii="Calibri" w:hAnsi="Calibri"/>
          <w:b/>
          <w:bCs/>
          <w:sz w:val="22"/>
          <w:szCs w:val="22"/>
          <w:lang w:val="en-US" w:eastAsia="en-US"/>
        </w:rPr>
        <w:t>)</w:t>
      </w:r>
    </w:p>
    <w:p w14:paraId="3C0577D2" w14:textId="77777777" w:rsidR="005F4A4C" w:rsidRPr="005F4A4C" w:rsidRDefault="005F4A4C" w:rsidP="005F4A4C">
      <w:pPr>
        <w:autoSpaceDE w:val="0"/>
        <w:autoSpaceDN w:val="0"/>
        <w:spacing w:before="30" w:after="60"/>
        <w:ind w:left="360"/>
        <w:jc w:val="both"/>
        <w:rPr>
          <w:sz w:val="20"/>
          <w:szCs w:val="20"/>
          <w:lang w:val="en-US" w:eastAsia="en-US"/>
        </w:rPr>
      </w:pPr>
      <w:bookmarkStart w:id="644" w:name="AAAAAAAAER"/>
      <w:bookmarkEnd w:id="644"/>
    </w:p>
    <w:p w14:paraId="38D289FB"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Constructor. </w:t>
      </w:r>
    </w:p>
    <w:p w14:paraId="00044219"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Creates a self.SCALE_VECTOR for scaling the data based on the </w:t>
      </w:r>
      <w:r w:rsidRPr="005F4A4C">
        <w:rPr>
          <w:b/>
          <w:bCs/>
          <w:sz w:val="22"/>
          <w:szCs w:val="22"/>
          <w:lang w:val="en-US" w:eastAsia="en-US"/>
        </w:rPr>
        <w:t>IMU</w:t>
      </w:r>
      <w:r w:rsidRPr="005F4A4C">
        <w:rPr>
          <w:sz w:val="22"/>
          <w:szCs w:val="22"/>
          <w:lang w:val="en-US" w:eastAsia="en-US"/>
        </w:rPr>
        <w:t xml:space="preserve"> devices and the arregement on the CSV format. </w:t>
      </w:r>
    </w:p>
    <w:p w14:paraId="3E685960"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06A7A690" w14:textId="77777777" w:rsidTr="0075155C">
        <w:tc>
          <w:tcPr>
            <w:tcW w:w="1761" w:type="dxa"/>
          </w:tcPr>
          <w:p w14:paraId="44399CB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713E8600"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8662F3" w14:paraId="1A46B7D4" w14:textId="77777777" w:rsidTr="0075155C">
        <w:tc>
          <w:tcPr>
            <w:tcW w:w="1761" w:type="dxa"/>
          </w:tcPr>
          <w:p w14:paraId="68AD9FD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name</w:t>
            </w:r>
            <w:r w:rsidRPr="005F4A4C">
              <w:rPr>
                <w:sz w:val="20"/>
                <w:szCs w:val="20"/>
                <w:lang w:val="en-US" w:eastAsia="en-US"/>
              </w:rPr>
              <w:t xml:space="preserve"> </w:t>
            </w:r>
          </w:p>
        </w:tc>
        <w:tc>
          <w:tcPr>
            <w:tcW w:w="6561" w:type="dxa"/>
          </w:tcPr>
          <w:p w14:paraId="67D966B9" w14:textId="77777777" w:rsidR="005F4A4C" w:rsidRPr="005F4A4C" w:rsidRDefault="005F4A4C" w:rsidP="005F4A4C">
            <w:pPr>
              <w:autoSpaceDE w:val="0"/>
              <w:autoSpaceDN w:val="0"/>
              <w:rPr>
                <w:sz w:val="20"/>
                <w:szCs w:val="20"/>
                <w:lang w:val="en-US" w:eastAsia="en-US"/>
              </w:rPr>
            </w:pPr>
            <w:r w:rsidRPr="005F4A4C">
              <w:rPr>
                <w:b/>
                <w:bCs/>
                <w:sz w:val="20"/>
                <w:szCs w:val="20"/>
                <w:lang w:val="en-US" w:eastAsia="en-US"/>
              </w:rPr>
              <w:t>IMU</w:t>
            </w:r>
            <w:r w:rsidRPr="005F4A4C">
              <w:rPr>
                <w:sz w:val="20"/>
                <w:szCs w:val="20"/>
                <w:lang w:val="en-US" w:eastAsia="en-US"/>
              </w:rPr>
              <w:t xml:space="preserve"> decive used for sending data </w:t>
            </w:r>
          </w:p>
        </w:tc>
      </w:tr>
    </w:tbl>
    <w:p w14:paraId="2606F3B8"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73C09A0E"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3EE2FE7A"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Graph/imu.py</w:t>
      </w:r>
    </w:p>
    <w:p w14:paraId="25495DA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0A9B50AD"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0372B160"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log.Log Class Reference</w:t>
      </w:r>
    </w:p>
    <w:p w14:paraId="620B7003"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"log.Log"</w:instrText>
      </w:r>
      <w:r w:rsidRPr="005F4A4C">
        <w:rPr>
          <w:lang w:val="en-US" w:eastAsia="en-US"/>
        </w:rPr>
        <w:fldChar w:fldCharType="end"/>
      </w:r>
      <w:r w:rsidRPr="005F4A4C">
        <w:rPr>
          <w:lang w:val="en-US" w:eastAsia="en-US"/>
        </w:rPr>
        <w:fldChar w:fldCharType="begin"/>
      </w:r>
      <w:r w:rsidRPr="005F4A4C">
        <w:rPr>
          <w:lang w:val="en-US" w:eastAsia="en-US"/>
        </w:rPr>
        <w:instrText>xe "log.Log"</w:instrText>
      </w:r>
      <w:r w:rsidRPr="005F4A4C">
        <w:rPr>
          <w:lang w:val="en-US" w:eastAsia="en-US"/>
        </w:rPr>
        <w:fldChar w:fldCharType="end"/>
      </w:r>
      <w:bookmarkStart w:id="645" w:name="AAAAAAAAES"/>
      <w:bookmarkEnd w:id="645"/>
    </w:p>
    <w:p w14:paraId="6BD50F82" w14:textId="77777777" w:rsidR="005F4A4C" w:rsidRPr="005F4A4C" w:rsidRDefault="005F4A4C" w:rsidP="005F4A4C">
      <w:pPr>
        <w:widowControl w:val="0"/>
        <w:autoSpaceDE w:val="0"/>
        <w:autoSpaceDN w:val="0"/>
        <w:adjustRightInd w:val="0"/>
        <w:rPr>
          <w:lang w:val="en-US" w:eastAsia="en-US"/>
        </w:rPr>
      </w:pPr>
      <w:r w:rsidRPr="005F4A4C">
        <w:rPr>
          <w:sz w:val="20"/>
          <w:szCs w:val="20"/>
          <w:lang w:val="en-US" w:eastAsia="en-US"/>
        </w:rPr>
        <w:t xml:space="preserve">General logging for debugging. </w:t>
      </w:r>
    </w:p>
    <w:p w14:paraId="67C0E80F"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6E936EC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p>
    <w:p w14:paraId="290D8E47"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Constructor. </w:t>
      </w:r>
    </w:p>
    <w:p w14:paraId="0818067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d</w:t>
      </w:r>
    </w:p>
    <w:p w14:paraId="1CBC164A"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Prints debugging messages. </w:t>
      </w:r>
    </w:p>
    <w:p w14:paraId="76AFC44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e</w:t>
      </w:r>
    </w:p>
    <w:p w14:paraId="500B0A14"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Prints debugging errors. </w:t>
      </w:r>
    </w:p>
    <w:p w14:paraId="528E730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i</w:t>
      </w:r>
    </w:p>
    <w:p w14:paraId="3DDF1A73"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Prints debugging informations. </w:t>
      </w:r>
    </w:p>
    <w:p w14:paraId="330677E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v</w:t>
      </w:r>
    </w:p>
    <w:p w14:paraId="1A31E53B"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Prints debugging verboses. </w:t>
      </w:r>
    </w:p>
    <w:p w14:paraId="0733D0E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w</w:t>
      </w:r>
    </w:p>
    <w:p w14:paraId="69E1871A"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Prints debugging warnings. </w:t>
      </w:r>
    </w:p>
    <w:p w14:paraId="0C08ED3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setDebug</w:t>
      </w:r>
    </w:p>
    <w:p w14:paraId="4D80A7ED"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Enables/Disables messages from debugs. </w:t>
      </w:r>
    </w:p>
    <w:p w14:paraId="5BB7063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setError</w:t>
      </w:r>
    </w:p>
    <w:p w14:paraId="17773585"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Enables/Disables messages from errors. </w:t>
      </w:r>
    </w:p>
    <w:p w14:paraId="534CDD3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setInfo</w:t>
      </w:r>
    </w:p>
    <w:p w14:paraId="46D0A0FD"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Enables/Disables messages from infos. </w:t>
      </w:r>
    </w:p>
    <w:p w14:paraId="4CBCE15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setVerbose</w:t>
      </w:r>
    </w:p>
    <w:p w14:paraId="051E1290"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Enables/Disables messages from verboses. </w:t>
      </w:r>
    </w:p>
    <w:p w14:paraId="6DBAE21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setWarning</w:t>
      </w:r>
    </w:p>
    <w:p w14:paraId="3581A7DD"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Enables/Disables messages from warnings. </w:t>
      </w:r>
    </w:p>
    <w:p w14:paraId="4A1192A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getDebug</w:t>
      </w:r>
    </w:p>
    <w:p w14:paraId="1F3370C0"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status for printing debugs. </w:t>
      </w:r>
    </w:p>
    <w:p w14:paraId="1379410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getError</w:t>
      </w:r>
    </w:p>
    <w:p w14:paraId="2DC17E9E"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status for printing errors. </w:t>
      </w:r>
    </w:p>
    <w:p w14:paraId="732346A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getInfo</w:t>
      </w:r>
    </w:p>
    <w:p w14:paraId="2B59FA37"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status for printing infos. </w:t>
      </w:r>
    </w:p>
    <w:p w14:paraId="35E0D48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getVerbose</w:t>
      </w:r>
    </w:p>
    <w:p w14:paraId="0D4693B1"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status for printing verboses. </w:t>
      </w:r>
    </w:p>
    <w:p w14:paraId="679CB3C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getWarning</w:t>
      </w:r>
    </w:p>
    <w:p w14:paraId="01AAE31F"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status for printing warnings. </w:t>
      </w:r>
    </w:p>
    <w:p w14:paraId="13D7C45A"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57946AF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TAG</w:t>
      </w:r>
      <w:bookmarkStart w:id="646" w:name="AAAAAAAAET"/>
      <w:bookmarkEnd w:id="646"/>
    </w:p>
    <w:p w14:paraId="73D968E3"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Static Public Attributes</w:t>
      </w:r>
    </w:p>
    <w:p w14:paraId="7699CBC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string </w:t>
      </w:r>
      <w:r w:rsidRPr="005F4A4C">
        <w:rPr>
          <w:b/>
          <w:bCs/>
          <w:sz w:val="20"/>
          <w:szCs w:val="20"/>
          <w:lang w:val="en-US" w:eastAsia="en-US"/>
        </w:rPr>
        <w:t>TAG</w:t>
      </w:r>
      <w:r w:rsidRPr="005F4A4C">
        <w:rPr>
          <w:sz w:val="20"/>
          <w:szCs w:val="20"/>
          <w:lang w:val="en-US" w:eastAsia="en-US"/>
        </w:rPr>
        <w:t xml:space="preserve"> = ""</w:t>
      </w:r>
      <w:bookmarkStart w:id="647" w:name="AAAAAAAAEU"/>
      <w:bookmarkEnd w:id="647"/>
    </w:p>
    <w:p w14:paraId="052B0F6C"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Tag name for the log reference. </w:t>
      </w:r>
    </w:p>
    <w:p w14:paraId="5FFB676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DEBUG</w:t>
      </w:r>
      <w:r w:rsidRPr="005F4A4C">
        <w:rPr>
          <w:sz w:val="20"/>
          <w:szCs w:val="20"/>
          <w:lang w:val="en-US" w:eastAsia="en-US"/>
        </w:rPr>
        <w:t xml:space="preserve"> = None</w:t>
      </w:r>
      <w:bookmarkStart w:id="648" w:name="AAAAAAAAEV"/>
      <w:bookmarkEnd w:id="648"/>
    </w:p>
    <w:p w14:paraId="4ABA5A45"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Initial status for the debug methods. </w:t>
      </w:r>
    </w:p>
    <w:p w14:paraId="6A25D4F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ERROR</w:t>
      </w:r>
      <w:r w:rsidRPr="005F4A4C">
        <w:rPr>
          <w:sz w:val="20"/>
          <w:szCs w:val="20"/>
          <w:lang w:val="en-US" w:eastAsia="en-US"/>
        </w:rPr>
        <w:t xml:space="preserve"> = None</w:t>
      </w:r>
      <w:bookmarkStart w:id="649" w:name="AAAAAAAAEW"/>
      <w:bookmarkEnd w:id="649"/>
    </w:p>
    <w:p w14:paraId="48680802"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Initial status for the error methods. </w:t>
      </w:r>
    </w:p>
    <w:p w14:paraId="5A080D5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lastRenderedPageBreak/>
        <w:t>INFO</w:t>
      </w:r>
      <w:r w:rsidRPr="005F4A4C">
        <w:rPr>
          <w:sz w:val="20"/>
          <w:szCs w:val="20"/>
          <w:lang w:val="en-US" w:eastAsia="en-US"/>
        </w:rPr>
        <w:t xml:space="preserve"> = None</w:t>
      </w:r>
      <w:bookmarkStart w:id="650" w:name="AAAAAAAAEX"/>
      <w:bookmarkEnd w:id="650"/>
    </w:p>
    <w:p w14:paraId="01F5A46C"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Initial status for the info methods. </w:t>
      </w:r>
    </w:p>
    <w:p w14:paraId="47B16B7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VERBOSE</w:t>
      </w:r>
      <w:r w:rsidRPr="005F4A4C">
        <w:rPr>
          <w:sz w:val="20"/>
          <w:szCs w:val="20"/>
          <w:lang w:val="en-US" w:eastAsia="en-US"/>
        </w:rPr>
        <w:t xml:space="preserve"> = None</w:t>
      </w:r>
      <w:bookmarkStart w:id="651" w:name="AAAAAAAAEY"/>
      <w:bookmarkEnd w:id="651"/>
    </w:p>
    <w:p w14:paraId="7C74C930"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Initial status for the verbose methods. </w:t>
      </w:r>
    </w:p>
    <w:p w14:paraId="27572B2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WARN</w:t>
      </w:r>
      <w:r w:rsidRPr="005F4A4C">
        <w:rPr>
          <w:sz w:val="20"/>
          <w:szCs w:val="20"/>
          <w:lang w:val="en-US" w:eastAsia="en-US"/>
        </w:rPr>
        <w:t xml:space="preserve"> = None</w:t>
      </w:r>
      <w:bookmarkStart w:id="652" w:name="AAAAAAAAEZ"/>
      <w:bookmarkEnd w:id="652"/>
    </w:p>
    <w:p w14:paraId="56203730"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Initial status for the warning methods. </w:t>
      </w:r>
    </w:p>
    <w:p w14:paraId="2CF1FE1C" w14:textId="77777777" w:rsidR="005F4A4C" w:rsidRPr="005F4A4C" w:rsidRDefault="005F4A4C" w:rsidP="005F4A4C">
      <w:pPr>
        <w:pBdr>
          <w:bottom w:val="single" w:sz="2" w:space="1" w:color="auto"/>
        </w:pBdr>
        <w:autoSpaceDE w:val="0"/>
        <w:autoSpaceDN w:val="0"/>
        <w:rPr>
          <w:lang w:val="en-US" w:eastAsia="en-US"/>
        </w:rPr>
      </w:pPr>
    </w:p>
    <w:p w14:paraId="5AAE518F"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6C7BCF89"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General logging for debugging. </w:t>
      </w:r>
    </w:p>
    <w:p w14:paraId="64D5ACE2"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Some simple debugging tools for enabling/disabling prints </w:t>
      </w:r>
    </w:p>
    <w:p w14:paraId="74564C84" w14:textId="77777777" w:rsidR="005F4A4C" w:rsidRPr="005F4A4C" w:rsidRDefault="005F4A4C" w:rsidP="005F4A4C">
      <w:pPr>
        <w:pBdr>
          <w:bottom w:val="single" w:sz="2" w:space="1" w:color="auto"/>
        </w:pBdr>
        <w:autoSpaceDE w:val="0"/>
        <w:autoSpaceDN w:val="0"/>
        <w:rPr>
          <w:lang w:val="en-US" w:eastAsia="en-US"/>
        </w:rPr>
      </w:pPr>
    </w:p>
    <w:p w14:paraId="2DC24BCE"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Constructor &amp; Destructor Documentation</w:t>
      </w:r>
    </w:p>
    <w:p w14:paraId="11E2EE63"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"__init__:log\:\:Log"</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"log\:\:Log:__init__"</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log.Log.__init__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tag</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debug</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True</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error</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True</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info</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False</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verbose</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False</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warn</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False</w:t>
      </w:r>
      <w:r w:rsidRPr="005F4A4C">
        <w:rPr>
          <w:rFonts w:ascii="Calibri" w:hAnsi="Calibri"/>
          <w:b/>
          <w:bCs/>
          <w:sz w:val="22"/>
          <w:szCs w:val="22"/>
          <w:lang w:val="en-US" w:eastAsia="en-US"/>
        </w:rPr>
        <w:t>)</w:t>
      </w:r>
    </w:p>
    <w:p w14:paraId="49E0098E" w14:textId="77777777" w:rsidR="005F4A4C" w:rsidRPr="005F4A4C" w:rsidRDefault="005F4A4C" w:rsidP="005F4A4C">
      <w:pPr>
        <w:autoSpaceDE w:val="0"/>
        <w:autoSpaceDN w:val="0"/>
        <w:spacing w:before="30" w:after="60"/>
        <w:ind w:left="360"/>
        <w:jc w:val="both"/>
        <w:rPr>
          <w:sz w:val="20"/>
          <w:szCs w:val="20"/>
          <w:lang w:val="en-US" w:eastAsia="en-US"/>
        </w:rPr>
      </w:pPr>
      <w:bookmarkStart w:id="653" w:name="AAAAAAAAFA"/>
      <w:bookmarkEnd w:id="653"/>
    </w:p>
    <w:p w14:paraId="32DB7244"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Constructor. </w:t>
      </w:r>
    </w:p>
    <w:p w14:paraId="27BB60D6"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Initialices the log and defines the TAG value </w:t>
      </w:r>
    </w:p>
    <w:p w14:paraId="5A7ECC2E"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0BE51F23" w14:textId="77777777" w:rsidTr="0075155C">
        <w:tc>
          <w:tcPr>
            <w:tcW w:w="1761" w:type="dxa"/>
          </w:tcPr>
          <w:p w14:paraId="4D6BE3C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3F0DB4FD"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60ACFB2E" w14:textId="77777777" w:rsidTr="0075155C">
        <w:tc>
          <w:tcPr>
            <w:tcW w:w="1761" w:type="dxa"/>
          </w:tcPr>
          <w:p w14:paraId="6FE8314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tag</w:t>
            </w:r>
            <w:r w:rsidRPr="005F4A4C">
              <w:rPr>
                <w:sz w:val="20"/>
                <w:szCs w:val="20"/>
                <w:lang w:val="en-US" w:eastAsia="en-US"/>
              </w:rPr>
              <w:t xml:space="preserve"> </w:t>
            </w:r>
          </w:p>
        </w:tc>
        <w:tc>
          <w:tcPr>
            <w:tcW w:w="6561" w:type="dxa"/>
          </w:tcPr>
          <w:p w14:paraId="39B7F133"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String with the name </w:t>
            </w:r>
          </w:p>
        </w:tc>
      </w:tr>
      <w:tr w:rsidR="005F4A4C" w:rsidRPr="008662F3" w14:paraId="688638A3" w14:textId="77777777" w:rsidTr="0075155C">
        <w:tc>
          <w:tcPr>
            <w:tcW w:w="1761" w:type="dxa"/>
          </w:tcPr>
          <w:p w14:paraId="672D02C1"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debug</w:t>
            </w:r>
            <w:r w:rsidRPr="005F4A4C">
              <w:rPr>
                <w:sz w:val="20"/>
                <w:szCs w:val="20"/>
                <w:lang w:val="en-US" w:eastAsia="en-US"/>
              </w:rPr>
              <w:t xml:space="preserve"> </w:t>
            </w:r>
          </w:p>
        </w:tc>
        <w:tc>
          <w:tcPr>
            <w:tcW w:w="6561" w:type="dxa"/>
          </w:tcPr>
          <w:p w14:paraId="44CF874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define the output of debug methods </w:t>
            </w:r>
          </w:p>
        </w:tc>
      </w:tr>
      <w:tr w:rsidR="005F4A4C" w:rsidRPr="008662F3" w14:paraId="2C496311" w14:textId="77777777" w:rsidTr="0075155C">
        <w:tc>
          <w:tcPr>
            <w:tcW w:w="1761" w:type="dxa"/>
          </w:tcPr>
          <w:p w14:paraId="0037B0BE"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error</w:t>
            </w:r>
            <w:r w:rsidRPr="005F4A4C">
              <w:rPr>
                <w:sz w:val="20"/>
                <w:szCs w:val="20"/>
                <w:lang w:val="en-US" w:eastAsia="en-US"/>
              </w:rPr>
              <w:t xml:space="preserve"> </w:t>
            </w:r>
          </w:p>
        </w:tc>
        <w:tc>
          <w:tcPr>
            <w:tcW w:w="6561" w:type="dxa"/>
          </w:tcPr>
          <w:p w14:paraId="73840F3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define the output of error methods </w:t>
            </w:r>
          </w:p>
        </w:tc>
      </w:tr>
      <w:tr w:rsidR="005F4A4C" w:rsidRPr="008662F3" w14:paraId="7487FFC8" w14:textId="77777777" w:rsidTr="0075155C">
        <w:tc>
          <w:tcPr>
            <w:tcW w:w="1761" w:type="dxa"/>
          </w:tcPr>
          <w:p w14:paraId="166A4531"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info</w:t>
            </w:r>
            <w:r w:rsidRPr="005F4A4C">
              <w:rPr>
                <w:sz w:val="20"/>
                <w:szCs w:val="20"/>
                <w:lang w:val="en-US" w:eastAsia="en-US"/>
              </w:rPr>
              <w:t xml:space="preserve"> </w:t>
            </w:r>
          </w:p>
        </w:tc>
        <w:tc>
          <w:tcPr>
            <w:tcW w:w="6561" w:type="dxa"/>
          </w:tcPr>
          <w:p w14:paraId="05ED1D4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define the output of info methods </w:t>
            </w:r>
          </w:p>
        </w:tc>
      </w:tr>
      <w:tr w:rsidR="005F4A4C" w:rsidRPr="008662F3" w14:paraId="07D9A534" w14:textId="77777777" w:rsidTr="0075155C">
        <w:tc>
          <w:tcPr>
            <w:tcW w:w="1761" w:type="dxa"/>
          </w:tcPr>
          <w:p w14:paraId="206C8C33"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verbose</w:t>
            </w:r>
            <w:r w:rsidRPr="005F4A4C">
              <w:rPr>
                <w:sz w:val="20"/>
                <w:szCs w:val="20"/>
                <w:lang w:val="en-US" w:eastAsia="en-US"/>
              </w:rPr>
              <w:t xml:space="preserve"> </w:t>
            </w:r>
          </w:p>
        </w:tc>
        <w:tc>
          <w:tcPr>
            <w:tcW w:w="6561" w:type="dxa"/>
          </w:tcPr>
          <w:p w14:paraId="7F4B53C5"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define the output of verbose methods </w:t>
            </w:r>
          </w:p>
        </w:tc>
      </w:tr>
      <w:tr w:rsidR="005F4A4C" w:rsidRPr="008662F3" w14:paraId="3E37B2C0" w14:textId="77777777" w:rsidTr="0075155C">
        <w:tc>
          <w:tcPr>
            <w:tcW w:w="1761" w:type="dxa"/>
          </w:tcPr>
          <w:p w14:paraId="43A38073"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warn</w:t>
            </w:r>
            <w:r w:rsidRPr="005F4A4C">
              <w:rPr>
                <w:sz w:val="20"/>
                <w:szCs w:val="20"/>
                <w:lang w:val="en-US" w:eastAsia="en-US"/>
              </w:rPr>
              <w:t xml:space="preserve"> </w:t>
            </w:r>
          </w:p>
        </w:tc>
        <w:tc>
          <w:tcPr>
            <w:tcW w:w="6561" w:type="dxa"/>
          </w:tcPr>
          <w:p w14:paraId="72839D55"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define the output of warning methods </w:t>
            </w:r>
          </w:p>
        </w:tc>
      </w:tr>
    </w:tbl>
    <w:p w14:paraId="79D146BD"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6C93BC70"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Function Documentation</w:t>
      </w:r>
    </w:p>
    <w:p w14:paraId="7AB11795"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"d:log\:\:Log"</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"log\:\:Log:d"</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log.Log.d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txt</w:t>
      </w:r>
      <w:r w:rsidRPr="005F4A4C">
        <w:rPr>
          <w:rFonts w:ascii="Calibri" w:hAnsi="Calibri"/>
          <w:b/>
          <w:bCs/>
          <w:sz w:val="22"/>
          <w:szCs w:val="22"/>
          <w:lang w:val="en-US" w:eastAsia="en-US"/>
        </w:rPr>
        <w:t>)</w:t>
      </w:r>
    </w:p>
    <w:p w14:paraId="76E2BBEB" w14:textId="77777777" w:rsidR="005F4A4C" w:rsidRPr="005F4A4C" w:rsidRDefault="005F4A4C" w:rsidP="005F4A4C">
      <w:pPr>
        <w:autoSpaceDE w:val="0"/>
        <w:autoSpaceDN w:val="0"/>
        <w:spacing w:before="30" w:after="60"/>
        <w:ind w:left="360"/>
        <w:jc w:val="both"/>
        <w:rPr>
          <w:sz w:val="20"/>
          <w:szCs w:val="20"/>
          <w:lang w:val="en-US" w:eastAsia="en-US"/>
        </w:rPr>
      </w:pPr>
      <w:bookmarkStart w:id="654" w:name="AAAAAAAAFB"/>
      <w:bookmarkEnd w:id="654"/>
    </w:p>
    <w:p w14:paraId="73500BE5"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Prints debugging messages. </w:t>
      </w:r>
    </w:p>
    <w:p w14:paraId="60E55530" w14:textId="77777777" w:rsidR="005F4A4C" w:rsidRPr="005F4A4C" w:rsidRDefault="005F4A4C" w:rsidP="005F4A4C">
      <w:pPr>
        <w:autoSpaceDE w:val="0"/>
        <w:autoSpaceDN w:val="0"/>
        <w:spacing w:before="30" w:after="60"/>
        <w:ind w:left="360"/>
        <w:jc w:val="both"/>
        <w:rPr>
          <w:sz w:val="22"/>
          <w:szCs w:val="22"/>
          <w:lang w:val="en-US" w:eastAsia="en-US"/>
        </w:rPr>
      </w:pPr>
    </w:p>
    <w:p w14:paraId="5901FC29"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6185BBF9" w14:textId="77777777" w:rsidTr="0075155C">
        <w:tc>
          <w:tcPr>
            <w:tcW w:w="1761" w:type="dxa"/>
          </w:tcPr>
          <w:p w14:paraId="3C33960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22102C7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2F0EEBED" w14:textId="77777777" w:rsidTr="0075155C">
        <w:tc>
          <w:tcPr>
            <w:tcW w:w="1761" w:type="dxa"/>
          </w:tcPr>
          <w:p w14:paraId="62891FE3"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txt</w:t>
            </w:r>
            <w:r w:rsidRPr="005F4A4C">
              <w:rPr>
                <w:sz w:val="20"/>
                <w:szCs w:val="20"/>
                <w:lang w:val="en-US" w:eastAsia="en-US"/>
              </w:rPr>
              <w:t xml:space="preserve"> </w:t>
            </w:r>
          </w:p>
        </w:tc>
        <w:tc>
          <w:tcPr>
            <w:tcW w:w="6561" w:type="dxa"/>
          </w:tcPr>
          <w:p w14:paraId="41993EE7"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message to print </w:t>
            </w:r>
          </w:p>
        </w:tc>
      </w:tr>
    </w:tbl>
    <w:p w14:paraId="6A7DABE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"e:log\:\:Log"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log.Log.e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txt</w:t>
      </w:r>
      <w:r w:rsidRPr="005F4A4C">
        <w:rPr>
          <w:rFonts w:ascii="Calibri" w:hAnsi="Calibri"/>
          <w:b/>
          <w:bCs/>
          <w:sz w:val="22"/>
          <w:szCs w:val="22"/>
          <w:lang w:val="en-US" w:eastAsia="en-US"/>
        </w:rPr>
        <w:t>)</w:t>
      </w:r>
    </w:p>
    <w:p w14:paraId="72399237" w14:textId="77777777" w:rsidR="005F4A4C" w:rsidRPr="005F4A4C" w:rsidRDefault="005F4A4C" w:rsidP="005F4A4C">
      <w:pPr>
        <w:autoSpaceDE w:val="0"/>
        <w:autoSpaceDN w:val="0"/>
        <w:spacing w:before="30" w:after="60"/>
        <w:ind w:left="360"/>
        <w:jc w:val="both"/>
        <w:rPr>
          <w:sz w:val="20"/>
          <w:szCs w:val="20"/>
          <w:lang w:val="en-US" w:eastAsia="en-US"/>
        </w:rPr>
      </w:pPr>
      <w:bookmarkStart w:id="655" w:name="AAAAAAAAFC"/>
      <w:bookmarkEnd w:id="655"/>
    </w:p>
    <w:p w14:paraId="25AB3022"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Prints debugging errors. </w:t>
      </w:r>
    </w:p>
    <w:p w14:paraId="33624E69" w14:textId="77777777" w:rsidR="005F4A4C" w:rsidRPr="005F4A4C" w:rsidRDefault="005F4A4C" w:rsidP="005F4A4C">
      <w:pPr>
        <w:autoSpaceDE w:val="0"/>
        <w:autoSpaceDN w:val="0"/>
        <w:spacing w:before="30" w:after="60"/>
        <w:ind w:left="360"/>
        <w:jc w:val="both"/>
        <w:rPr>
          <w:sz w:val="22"/>
          <w:szCs w:val="22"/>
          <w:lang w:val="en-US" w:eastAsia="en-US"/>
        </w:rPr>
      </w:pPr>
    </w:p>
    <w:p w14:paraId="5D66E59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49EA1649" w14:textId="77777777" w:rsidTr="0075155C">
        <w:tc>
          <w:tcPr>
            <w:tcW w:w="1761" w:type="dxa"/>
          </w:tcPr>
          <w:p w14:paraId="4F839F36"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077FB908"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76A506B9" w14:textId="77777777" w:rsidTr="0075155C">
        <w:tc>
          <w:tcPr>
            <w:tcW w:w="1761" w:type="dxa"/>
          </w:tcPr>
          <w:p w14:paraId="3465D912"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lastRenderedPageBreak/>
              <w:t>txt</w:t>
            </w:r>
            <w:r w:rsidRPr="005F4A4C">
              <w:rPr>
                <w:sz w:val="20"/>
                <w:szCs w:val="20"/>
                <w:lang w:val="en-US" w:eastAsia="en-US"/>
              </w:rPr>
              <w:t xml:space="preserve"> </w:t>
            </w:r>
          </w:p>
        </w:tc>
        <w:tc>
          <w:tcPr>
            <w:tcW w:w="6561" w:type="dxa"/>
          </w:tcPr>
          <w:p w14:paraId="4245464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message to print </w:t>
            </w:r>
          </w:p>
        </w:tc>
      </w:tr>
    </w:tbl>
    <w:p w14:paraId="33FFE29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"getDebug:log\:\:Log"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"log\:\:Log:getDebug"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log.Log.getDebug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7AA5812A" w14:textId="77777777" w:rsidR="005F4A4C" w:rsidRPr="005F4A4C" w:rsidRDefault="005F4A4C" w:rsidP="005F4A4C">
      <w:pPr>
        <w:autoSpaceDE w:val="0"/>
        <w:autoSpaceDN w:val="0"/>
        <w:spacing w:before="30" w:after="60"/>
        <w:ind w:left="360"/>
        <w:jc w:val="both"/>
        <w:rPr>
          <w:sz w:val="20"/>
          <w:szCs w:val="20"/>
          <w:lang w:val="en-US" w:eastAsia="en-US"/>
        </w:rPr>
      </w:pPr>
      <w:bookmarkStart w:id="656" w:name="AAAAAAAAFD"/>
      <w:bookmarkEnd w:id="656"/>
    </w:p>
    <w:p w14:paraId="3A592A2F"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status for printing debugs. </w:t>
      </w:r>
    </w:p>
    <w:p w14:paraId="09B425B8" w14:textId="77777777" w:rsidR="005F4A4C" w:rsidRPr="005F4A4C" w:rsidRDefault="005F4A4C" w:rsidP="005F4A4C">
      <w:pPr>
        <w:autoSpaceDE w:val="0"/>
        <w:autoSpaceDN w:val="0"/>
        <w:spacing w:before="30" w:after="60"/>
        <w:ind w:left="360"/>
        <w:jc w:val="both"/>
        <w:rPr>
          <w:sz w:val="22"/>
          <w:szCs w:val="22"/>
          <w:lang w:val="en-US" w:eastAsia="en-US"/>
        </w:rPr>
      </w:pPr>
    </w:p>
    <w:p w14:paraId="5F17B2BF"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6042C3D5" w14:textId="77777777" w:rsidTr="0075155C">
        <w:tc>
          <w:tcPr>
            <w:tcW w:w="1761" w:type="dxa"/>
          </w:tcPr>
          <w:p w14:paraId="2B313E5A"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B31CAEE"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7C5FA522"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7C4EF29F"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status of the debuggin </w:t>
      </w:r>
    </w:p>
    <w:p w14:paraId="7BBEC5E7"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"getError:log\:\:Log"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"log\:\:Log:getError"</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log.Log.getError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60BB30C4" w14:textId="77777777" w:rsidR="005F4A4C" w:rsidRPr="005F4A4C" w:rsidRDefault="005F4A4C" w:rsidP="005F4A4C">
      <w:pPr>
        <w:autoSpaceDE w:val="0"/>
        <w:autoSpaceDN w:val="0"/>
        <w:spacing w:before="30" w:after="60"/>
        <w:ind w:left="360"/>
        <w:jc w:val="both"/>
        <w:rPr>
          <w:sz w:val="20"/>
          <w:szCs w:val="20"/>
          <w:lang w:val="en-US" w:eastAsia="en-US"/>
        </w:rPr>
      </w:pPr>
      <w:bookmarkStart w:id="657" w:name="AAAAAAAAFE"/>
      <w:bookmarkEnd w:id="657"/>
    </w:p>
    <w:p w14:paraId="084AC72B"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status for printing errors. </w:t>
      </w:r>
    </w:p>
    <w:p w14:paraId="37C768AE" w14:textId="77777777" w:rsidR="005F4A4C" w:rsidRPr="005F4A4C" w:rsidRDefault="005F4A4C" w:rsidP="005F4A4C">
      <w:pPr>
        <w:autoSpaceDE w:val="0"/>
        <w:autoSpaceDN w:val="0"/>
        <w:spacing w:before="30" w:after="60"/>
        <w:ind w:left="360"/>
        <w:jc w:val="both"/>
        <w:rPr>
          <w:sz w:val="22"/>
          <w:szCs w:val="22"/>
          <w:lang w:val="en-US" w:eastAsia="en-US"/>
        </w:rPr>
      </w:pPr>
    </w:p>
    <w:p w14:paraId="7807AD8E"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FB35852" w14:textId="77777777" w:rsidTr="0075155C">
        <w:tc>
          <w:tcPr>
            <w:tcW w:w="1761" w:type="dxa"/>
          </w:tcPr>
          <w:p w14:paraId="599A1253"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06BDF02B"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5E500C31"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3FF09BCD"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status of the debuggin </w:t>
      </w:r>
    </w:p>
    <w:p w14:paraId="0C95E5D0"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"getInfo:log\:\:Log"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"log\:\:Log:getInfo"</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log.Log.getInfo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6D9E03F9" w14:textId="77777777" w:rsidR="005F4A4C" w:rsidRPr="005F4A4C" w:rsidRDefault="005F4A4C" w:rsidP="005F4A4C">
      <w:pPr>
        <w:autoSpaceDE w:val="0"/>
        <w:autoSpaceDN w:val="0"/>
        <w:spacing w:before="30" w:after="60"/>
        <w:ind w:left="360"/>
        <w:jc w:val="both"/>
        <w:rPr>
          <w:sz w:val="20"/>
          <w:szCs w:val="20"/>
          <w:lang w:val="en-US" w:eastAsia="en-US"/>
        </w:rPr>
      </w:pPr>
      <w:bookmarkStart w:id="658" w:name="AAAAAAAAFF"/>
      <w:bookmarkEnd w:id="658"/>
    </w:p>
    <w:p w14:paraId="620B5620"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status for printing infos. </w:t>
      </w:r>
    </w:p>
    <w:p w14:paraId="67F3EE67" w14:textId="77777777" w:rsidR="005F4A4C" w:rsidRPr="005F4A4C" w:rsidRDefault="005F4A4C" w:rsidP="005F4A4C">
      <w:pPr>
        <w:autoSpaceDE w:val="0"/>
        <w:autoSpaceDN w:val="0"/>
        <w:spacing w:before="30" w:after="60"/>
        <w:ind w:left="360"/>
        <w:jc w:val="both"/>
        <w:rPr>
          <w:sz w:val="22"/>
          <w:szCs w:val="22"/>
          <w:lang w:val="en-US" w:eastAsia="en-US"/>
        </w:rPr>
      </w:pPr>
    </w:p>
    <w:p w14:paraId="140DCB06"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910B7E0" w14:textId="77777777" w:rsidTr="0075155C">
        <w:tc>
          <w:tcPr>
            <w:tcW w:w="1761" w:type="dxa"/>
          </w:tcPr>
          <w:p w14:paraId="70326457"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58406287"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516AD641"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0AAA5934"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status of the debuggin </w:t>
      </w:r>
    </w:p>
    <w:p w14:paraId="442CCE59"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"getVerbose:log\:\:Log"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"log\:\:Log:getVerbose"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log.Log.getVerbose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05F4F77D" w14:textId="77777777" w:rsidR="005F4A4C" w:rsidRPr="005F4A4C" w:rsidRDefault="005F4A4C" w:rsidP="005F4A4C">
      <w:pPr>
        <w:autoSpaceDE w:val="0"/>
        <w:autoSpaceDN w:val="0"/>
        <w:spacing w:before="30" w:after="60"/>
        <w:ind w:left="360"/>
        <w:jc w:val="both"/>
        <w:rPr>
          <w:sz w:val="20"/>
          <w:szCs w:val="20"/>
          <w:lang w:val="en-US" w:eastAsia="en-US"/>
        </w:rPr>
      </w:pPr>
      <w:bookmarkStart w:id="659" w:name="AAAAAAAAFG"/>
      <w:bookmarkEnd w:id="659"/>
    </w:p>
    <w:p w14:paraId="21C73102"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status for printing verboses. </w:t>
      </w:r>
    </w:p>
    <w:p w14:paraId="71AFCED9" w14:textId="77777777" w:rsidR="005F4A4C" w:rsidRPr="005F4A4C" w:rsidRDefault="005F4A4C" w:rsidP="005F4A4C">
      <w:pPr>
        <w:autoSpaceDE w:val="0"/>
        <w:autoSpaceDN w:val="0"/>
        <w:spacing w:before="30" w:after="60"/>
        <w:ind w:left="360"/>
        <w:jc w:val="both"/>
        <w:rPr>
          <w:sz w:val="22"/>
          <w:szCs w:val="22"/>
          <w:lang w:val="en-US" w:eastAsia="en-US"/>
        </w:rPr>
      </w:pPr>
    </w:p>
    <w:p w14:paraId="009F52B9"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5EBD4FCE" w14:textId="77777777" w:rsidTr="0075155C">
        <w:tc>
          <w:tcPr>
            <w:tcW w:w="1761" w:type="dxa"/>
          </w:tcPr>
          <w:p w14:paraId="7B35284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157C214"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1FAB8A2C"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12E088E3"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status of the debuggin </w:t>
      </w:r>
    </w:p>
    <w:p w14:paraId="4AF02A35"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lastRenderedPageBreak/>
        <w:fldChar w:fldCharType="begin"/>
      </w:r>
      <w:r w:rsidRPr="005F4A4C">
        <w:rPr>
          <w:rFonts w:ascii="Calibri" w:hAnsi="Calibri"/>
          <w:b/>
          <w:bCs/>
          <w:sz w:val="22"/>
          <w:szCs w:val="22"/>
          <w:lang w:val="en-US" w:eastAsia="en-US"/>
        </w:rPr>
        <w:instrText>xe "getWarning:log\:\:Log"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"log\:\:Log:getWarning"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log.Log.getWarning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7A900080" w14:textId="77777777" w:rsidR="005F4A4C" w:rsidRPr="005F4A4C" w:rsidRDefault="005F4A4C" w:rsidP="005F4A4C">
      <w:pPr>
        <w:autoSpaceDE w:val="0"/>
        <w:autoSpaceDN w:val="0"/>
        <w:spacing w:before="30" w:after="60"/>
        <w:ind w:left="360"/>
        <w:jc w:val="both"/>
        <w:rPr>
          <w:sz w:val="20"/>
          <w:szCs w:val="20"/>
          <w:lang w:val="en-US" w:eastAsia="en-US"/>
        </w:rPr>
      </w:pPr>
      <w:bookmarkStart w:id="660" w:name="AAAAAAAAFH"/>
      <w:bookmarkEnd w:id="660"/>
    </w:p>
    <w:p w14:paraId="0170391F"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status for printing warnings. </w:t>
      </w:r>
    </w:p>
    <w:p w14:paraId="494C0F3C" w14:textId="77777777" w:rsidR="005F4A4C" w:rsidRPr="005F4A4C" w:rsidRDefault="005F4A4C" w:rsidP="005F4A4C">
      <w:pPr>
        <w:autoSpaceDE w:val="0"/>
        <w:autoSpaceDN w:val="0"/>
        <w:spacing w:before="30" w:after="60"/>
        <w:ind w:left="360"/>
        <w:jc w:val="both"/>
        <w:rPr>
          <w:sz w:val="22"/>
          <w:szCs w:val="22"/>
          <w:lang w:val="en-US" w:eastAsia="en-US"/>
        </w:rPr>
      </w:pPr>
    </w:p>
    <w:p w14:paraId="05F15AC0"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4BB8ADA6" w14:textId="77777777" w:rsidTr="0075155C">
        <w:tc>
          <w:tcPr>
            <w:tcW w:w="1761" w:type="dxa"/>
          </w:tcPr>
          <w:p w14:paraId="1733308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21DA3890"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06EAA222"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725AAA3F"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status of the debuggin </w:t>
      </w:r>
    </w:p>
    <w:p w14:paraId="1B42200F"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"i:log\:\:Log"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"log\:\:Log:i"</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log.Log.i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txt</w:t>
      </w:r>
      <w:r w:rsidRPr="005F4A4C">
        <w:rPr>
          <w:rFonts w:ascii="Calibri" w:hAnsi="Calibri"/>
          <w:b/>
          <w:bCs/>
          <w:sz w:val="22"/>
          <w:szCs w:val="22"/>
          <w:lang w:val="en-US" w:eastAsia="en-US"/>
        </w:rPr>
        <w:t>)</w:t>
      </w:r>
    </w:p>
    <w:p w14:paraId="52D4ABF3" w14:textId="77777777" w:rsidR="005F4A4C" w:rsidRPr="005F4A4C" w:rsidRDefault="005F4A4C" w:rsidP="005F4A4C">
      <w:pPr>
        <w:autoSpaceDE w:val="0"/>
        <w:autoSpaceDN w:val="0"/>
        <w:spacing w:before="30" w:after="60"/>
        <w:ind w:left="360"/>
        <w:jc w:val="both"/>
        <w:rPr>
          <w:sz w:val="20"/>
          <w:szCs w:val="20"/>
          <w:lang w:val="en-US" w:eastAsia="en-US"/>
        </w:rPr>
      </w:pPr>
      <w:bookmarkStart w:id="661" w:name="AAAAAAAAFI"/>
      <w:bookmarkEnd w:id="661"/>
    </w:p>
    <w:p w14:paraId="43D57493"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Prints debugging informations. </w:t>
      </w:r>
    </w:p>
    <w:p w14:paraId="6EE6096F" w14:textId="77777777" w:rsidR="005F4A4C" w:rsidRPr="005F4A4C" w:rsidRDefault="005F4A4C" w:rsidP="005F4A4C">
      <w:pPr>
        <w:autoSpaceDE w:val="0"/>
        <w:autoSpaceDN w:val="0"/>
        <w:spacing w:before="30" w:after="60"/>
        <w:ind w:left="360"/>
        <w:jc w:val="both"/>
        <w:rPr>
          <w:sz w:val="22"/>
          <w:szCs w:val="22"/>
          <w:lang w:val="en-US" w:eastAsia="en-US"/>
        </w:rPr>
      </w:pPr>
    </w:p>
    <w:p w14:paraId="0A04E5F5"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1CB678EA" w14:textId="77777777" w:rsidTr="0075155C">
        <w:tc>
          <w:tcPr>
            <w:tcW w:w="1761" w:type="dxa"/>
          </w:tcPr>
          <w:p w14:paraId="78F69A9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279510E9"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7E3FB767" w14:textId="77777777" w:rsidTr="0075155C">
        <w:tc>
          <w:tcPr>
            <w:tcW w:w="1761" w:type="dxa"/>
          </w:tcPr>
          <w:p w14:paraId="1F495A50"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txt</w:t>
            </w:r>
            <w:r w:rsidRPr="005F4A4C">
              <w:rPr>
                <w:sz w:val="20"/>
                <w:szCs w:val="20"/>
                <w:lang w:val="en-US" w:eastAsia="en-US"/>
              </w:rPr>
              <w:t xml:space="preserve"> </w:t>
            </w:r>
          </w:p>
        </w:tc>
        <w:tc>
          <w:tcPr>
            <w:tcW w:w="6561" w:type="dxa"/>
          </w:tcPr>
          <w:p w14:paraId="5C1A7678"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message to print </w:t>
            </w:r>
          </w:p>
        </w:tc>
      </w:tr>
    </w:tbl>
    <w:p w14:paraId="6D6BD424"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"setDebug:log\:\:Log"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"log\:\:Log:setDebug"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log.Log.setDebug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bool_</w:t>
      </w:r>
      <w:r w:rsidRPr="005F4A4C">
        <w:rPr>
          <w:rFonts w:ascii="Calibri" w:hAnsi="Calibri"/>
          <w:b/>
          <w:bCs/>
          <w:sz w:val="22"/>
          <w:szCs w:val="22"/>
          <w:lang w:val="en-US" w:eastAsia="en-US"/>
        </w:rPr>
        <w:t>)</w:t>
      </w:r>
    </w:p>
    <w:p w14:paraId="5CB64E4E" w14:textId="77777777" w:rsidR="005F4A4C" w:rsidRPr="005F4A4C" w:rsidRDefault="005F4A4C" w:rsidP="005F4A4C">
      <w:pPr>
        <w:autoSpaceDE w:val="0"/>
        <w:autoSpaceDN w:val="0"/>
        <w:spacing w:before="30" w:after="60"/>
        <w:ind w:left="360"/>
        <w:jc w:val="both"/>
        <w:rPr>
          <w:sz w:val="20"/>
          <w:szCs w:val="20"/>
          <w:lang w:val="en-US" w:eastAsia="en-US"/>
        </w:rPr>
      </w:pPr>
      <w:bookmarkStart w:id="662" w:name="AAAAAAAAFJ"/>
      <w:bookmarkEnd w:id="662"/>
    </w:p>
    <w:p w14:paraId="58E6EF76"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Enables/Disables messages from debugs. </w:t>
      </w:r>
    </w:p>
    <w:p w14:paraId="2E7D55A3" w14:textId="77777777" w:rsidR="005F4A4C" w:rsidRPr="005F4A4C" w:rsidRDefault="005F4A4C" w:rsidP="005F4A4C">
      <w:pPr>
        <w:autoSpaceDE w:val="0"/>
        <w:autoSpaceDN w:val="0"/>
        <w:spacing w:before="30" w:after="60"/>
        <w:ind w:left="360"/>
        <w:jc w:val="both"/>
        <w:rPr>
          <w:sz w:val="22"/>
          <w:szCs w:val="22"/>
          <w:lang w:val="en-US" w:eastAsia="en-US"/>
        </w:rPr>
      </w:pPr>
    </w:p>
    <w:p w14:paraId="194B2AE7"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4CDDBA8" w14:textId="77777777" w:rsidTr="0075155C">
        <w:tc>
          <w:tcPr>
            <w:tcW w:w="1761" w:type="dxa"/>
          </w:tcPr>
          <w:p w14:paraId="73B9ADD7"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354F0DB6"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8662F3" w14:paraId="745C27AF" w14:textId="77777777" w:rsidTr="0075155C">
        <w:tc>
          <w:tcPr>
            <w:tcW w:w="1761" w:type="dxa"/>
          </w:tcPr>
          <w:p w14:paraId="58707C0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bool_</w:t>
            </w:r>
            <w:r w:rsidRPr="005F4A4C">
              <w:rPr>
                <w:sz w:val="20"/>
                <w:szCs w:val="20"/>
                <w:lang w:val="en-US" w:eastAsia="en-US"/>
              </w:rPr>
              <w:t xml:space="preserve"> </w:t>
            </w:r>
          </w:p>
        </w:tc>
        <w:tc>
          <w:tcPr>
            <w:tcW w:w="6561" w:type="dxa"/>
          </w:tcPr>
          <w:p w14:paraId="6E52AA4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The status for the debuggin method</w:t>
            </w:r>
          </w:p>
        </w:tc>
      </w:tr>
    </w:tbl>
    <w:p w14:paraId="0E6B4B01"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TRUE</w:t>
      </w:r>
      <w:r w:rsidRPr="005F4A4C">
        <w:rPr>
          <w:sz w:val="20"/>
          <w:szCs w:val="20"/>
          <w:lang w:val="en-US" w:eastAsia="en-US"/>
        </w:rPr>
        <w:t xml:space="preserve">  : enabled</w:t>
      </w:r>
    </w:p>
    <w:p w14:paraId="45292487"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FALSE</w:t>
      </w:r>
      <w:r w:rsidRPr="005F4A4C">
        <w:rPr>
          <w:sz w:val="20"/>
          <w:szCs w:val="20"/>
          <w:lang w:val="en-US" w:eastAsia="en-US"/>
        </w:rPr>
        <w:t xml:space="preserve">  : disabled </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6561"/>
      </w:tblGrid>
      <w:tr w:rsidR="005F4A4C" w:rsidRPr="005F4A4C" w14:paraId="68C14FA0" w14:textId="77777777" w:rsidTr="0075155C">
        <w:tc>
          <w:tcPr>
            <w:tcW w:w="6561" w:type="dxa"/>
          </w:tcPr>
          <w:p w14:paraId="566B2D9A" w14:textId="77777777" w:rsidR="005F4A4C" w:rsidRPr="005F4A4C" w:rsidRDefault="005F4A4C" w:rsidP="005F4A4C">
            <w:pPr>
              <w:autoSpaceDE w:val="0"/>
              <w:autoSpaceDN w:val="0"/>
              <w:rPr>
                <w:sz w:val="20"/>
                <w:szCs w:val="20"/>
                <w:lang w:val="en-US" w:eastAsia="en-US"/>
              </w:rPr>
            </w:pPr>
          </w:p>
        </w:tc>
      </w:tr>
    </w:tbl>
    <w:p w14:paraId="5B188F6E"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"setError:log\:\:Log"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"log\:\:Log:setError"</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log.Log.setError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bool_</w:t>
      </w:r>
      <w:r w:rsidRPr="005F4A4C">
        <w:rPr>
          <w:rFonts w:ascii="Calibri" w:hAnsi="Calibri"/>
          <w:b/>
          <w:bCs/>
          <w:sz w:val="22"/>
          <w:szCs w:val="22"/>
          <w:lang w:val="en-US" w:eastAsia="en-US"/>
        </w:rPr>
        <w:t>)</w:t>
      </w:r>
    </w:p>
    <w:p w14:paraId="584354CA" w14:textId="77777777" w:rsidR="005F4A4C" w:rsidRPr="005F4A4C" w:rsidRDefault="005F4A4C" w:rsidP="005F4A4C">
      <w:pPr>
        <w:autoSpaceDE w:val="0"/>
        <w:autoSpaceDN w:val="0"/>
        <w:spacing w:before="30" w:after="60"/>
        <w:ind w:left="360"/>
        <w:jc w:val="both"/>
        <w:rPr>
          <w:sz w:val="20"/>
          <w:szCs w:val="20"/>
          <w:lang w:val="en-US" w:eastAsia="en-US"/>
        </w:rPr>
      </w:pPr>
      <w:bookmarkStart w:id="663" w:name="AAAAAAAAFK"/>
      <w:bookmarkEnd w:id="663"/>
    </w:p>
    <w:p w14:paraId="2A189D74"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Enables/Disables messages from errors. </w:t>
      </w:r>
    </w:p>
    <w:p w14:paraId="0D5D3D57" w14:textId="77777777" w:rsidR="005F4A4C" w:rsidRPr="005F4A4C" w:rsidRDefault="005F4A4C" w:rsidP="005F4A4C">
      <w:pPr>
        <w:autoSpaceDE w:val="0"/>
        <w:autoSpaceDN w:val="0"/>
        <w:spacing w:before="30" w:after="60"/>
        <w:ind w:left="360"/>
        <w:jc w:val="both"/>
        <w:rPr>
          <w:sz w:val="22"/>
          <w:szCs w:val="22"/>
          <w:lang w:val="en-US" w:eastAsia="en-US"/>
        </w:rPr>
      </w:pPr>
    </w:p>
    <w:p w14:paraId="4D06F00C"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1104CCFB" w14:textId="77777777" w:rsidTr="0075155C">
        <w:tc>
          <w:tcPr>
            <w:tcW w:w="1761" w:type="dxa"/>
          </w:tcPr>
          <w:p w14:paraId="1E33D41A"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55CB7D2"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8662F3" w14:paraId="032164D8" w14:textId="77777777" w:rsidTr="0075155C">
        <w:tc>
          <w:tcPr>
            <w:tcW w:w="1761" w:type="dxa"/>
          </w:tcPr>
          <w:p w14:paraId="00387CE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bool_</w:t>
            </w:r>
            <w:r w:rsidRPr="005F4A4C">
              <w:rPr>
                <w:sz w:val="20"/>
                <w:szCs w:val="20"/>
                <w:lang w:val="en-US" w:eastAsia="en-US"/>
              </w:rPr>
              <w:t xml:space="preserve"> </w:t>
            </w:r>
          </w:p>
        </w:tc>
        <w:tc>
          <w:tcPr>
            <w:tcW w:w="6561" w:type="dxa"/>
          </w:tcPr>
          <w:p w14:paraId="121D250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The status for the debuggin method</w:t>
            </w:r>
          </w:p>
        </w:tc>
      </w:tr>
    </w:tbl>
    <w:p w14:paraId="33266D45"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TRUE</w:t>
      </w:r>
      <w:r w:rsidRPr="005F4A4C">
        <w:rPr>
          <w:sz w:val="20"/>
          <w:szCs w:val="20"/>
          <w:lang w:val="en-US" w:eastAsia="en-US"/>
        </w:rPr>
        <w:t xml:space="preserve">  : enabled</w:t>
      </w:r>
    </w:p>
    <w:p w14:paraId="643AC1F2"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FALSE</w:t>
      </w:r>
      <w:r w:rsidRPr="005F4A4C">
        <w:rPr>
          <w:sz w:val="20"/>
          <w:szCs w:val="20"/>
          <w:lang w:val="en-US" w:eastAsia="en-US"/>
        </w:rPr>
        <w:t xml:space="preserve">  : disabled </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6561"/>
      </w:tblGrid>
      <w:tr w:rsidR="005F4A4C" w:rsidRPr="005F4A4C" w14:paraId="59DDA970" w14:textId="77777777" w:rsidTr="0075155C">
        <w:tc>
          <w:tcPr>
            <w:tcW w:w="6561" w:type="dxa"/>
          </w:tcPr>
          <w:p w14:paraId="3D2F47AE" w14:textId="77777777" w:rsidR="005F4A4C" w:rsidRPr="005F4A4C" w:rsidRDefault="005F4A4C" w:rsidP="005F4A4C">
            <w:pPr>
              <w:autoSpaceDE w:val="0"/>
              <w:autoSpaceDN w:val="0"/>
              <w:rPr>
                <w:sz w:val="20"/>
                <w:szCs w:val="20"/>
                <w:lang w:val="en-US" w:eastAsia="en-US"/>
              </w:rPr>
            </w:pPr>
          </w:p>
        </w:tc>
      </w:tr>
    </w:tbl>
    <w:p w14:paraId="27BA159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"setInfo:log\:\:Log"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"log\:\:Log:setInfo"</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log.Log.setInfo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bool_</w:t>
      </w:r>
      <w:r w:rsidRPr="005F4A4C">
        <w:rPr>
          <w:rFonts w:ascii="Calibri" w:hAnsi="Calibri"/>
          <w:b/>
          <w:bCs/>
          <w:sz w:val="22"/>
          <w:szCs w:val="22"/>
          <w:lang w:val="en-US" w:eastAsia="en-US"/>
        </w:rPr>
        <w:t>)</w:t>
      </w:r>
    </w:p>
    <w:p w14:paraId="28DBFF67" w14:textId="77777777" w:rsidR="005F4A4C" w:rsidRPr="005F4A4C" w:rsidRDefault="005F4A4C" w:rsidP="005F4A4C">
      <w:pPr>
        <w:autoSpaceDE w:val="0"/>
        <w:autoSpaceDN w:val="0"/>
        <w:spacing w:before="30" w:after="60"/>
        <w:ind w:left="360"/>
        <w:jc w:val="both"/>
        <w:rPr>
          <w:sz w:val="20"/>
          <w:szCs w:val="20"/>
          <w:lang w:val="en-US" w:eastAsia="en-US"/>
        </w:rPr>
      </w:pPr>
      <w:bookmarkStart w:id="664" w:name="AAAAAAAAFL"/>
      <w:bookmarkEnd w:id="664"/>
    </w:p>
    <w:p w14:paraId="1AE1E45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Enables/Disables messages from infos. </w:t>
      </w:r>
    </w:p>
    <w:p w14:paraId="6700BF5B" w14:textId="77777777" w:rsidR="005F4A4C" w:rsidRPr="005F4A4C" w:rsidRDefault="005F4A4C" w:rsidP="005F4A4C">
      <w:pPr>
        <w:autoSpaceDE w:val="0"/>
        <w:autoSpaceDN w:val="0"/>
        <w:spacing w:before="30" w:after="60"/>
        <w:ind w:left="360"/>
        <w:jc w:val="both"/>
        <w:rPr>
          <w:sz w:val="22"/>
          <w:szCs w:val="22"/>
          <w:lang w:val="en-US" w:eastAsia="en-US"/>
        </w:rPr>
      </w:pPr>
    </w:p>
    <w:p w14:paraId="22B9EE49"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06887207" w14:textId="77777777" w:rsidTr="0075155C">
        <w:tc>
          <w:tcPr>
            <w:tcW w:w="1761" w:type="dxa"/>
          </w:tcPr>
          <w:p w14:paraId="51F7336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37B9178"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8662F3" w14:paraId="7FF2E35C" w14:textId="77777777" w:rsidTr="0075155C">
        <w:tc>
          <w:tcPr>
            <w:tcW w:w="1761" w:type="dxa"/>
          </w:tcPr>
          <w:p w14:paraId="3B8B2A52"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bool_</w:t>
            </w:r>
            <w:r w:rsidRPr="005F4A4C">
              <w:rPr>
                <w:sz w:val="20"/>
                <w:szCs w:val="20"/>
                <w:lang w:val="en-US" w:eastAsia="en-US"/>
              </w:rPr>
              <w:t xml:space="preserve"> </w:t>
            </w:r>
          </w:p>
        </w:tc>
        <w:tc>
          <w:tcPr>
            <w:tcW w:w="6561" w:type="dxa"/>
          </w:tcPr>
          <w:p w14:paraId="64E352F8"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The status for the debuggin method</w:t>
            </w:r>
          </w:p>
        </w:tc>
      </w:tr>
    </w:tbl>
    <w:p w14:paraId="24093683"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TRUE</w:t>
      </w:r>
      <w:r w:rsidRPr="005F4A4C">
        <w:rPr>
          <w:sz w:val="20"/>
          <w:szCs w:val="20"/>
          <w:lang w:val="en-US" w:eastAsia="en-US"/>
        </w:rPr>
        <w:t xml:space="preserve">  : enabled</w:t>
      </w:r>
    </w:p>
    <w:p w14:paraId="107CFD42"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FALSE</w:t>
      </w:r>
      <w:r w:rsidRPr="005F4A4C">
        <w:rPr>
          <w:sz w:val="20"/>
          <w:szCs w:val="20"/>
          <w:lang w:val="en-US" w:eastAsia="en-US"/>
        </w:rPr>
        <w:t xml:space="preserve">  : disabled </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6561"/>
      </w:tblGrid>
      <w:tr w:rsidR="005F4A4C" w:rsidRPr="005F4A4C" w14:paraId="4B7A335A" w14:textId="77777777" w:rsidTr="0075155C">
        <w:tc>
          <w:tcPr>
            <w:tcW w:w="6561" w:type="dxa"/>
          </w:tcPr>
          <w:p w14:paraId="260C9343" w14:textId="77777777" w:rsidR="005F4A4C" w:rsidRPr="005F4A4C" w:rsidRDefault="005F4A4C" w:rsidP="005F4A4C">
            <w:pPr>
              <w:autoSpaceDE w:val="0"/>
              <w:autoSpaceDN w:val="0"/>
              <w:rPr>
                <w:sz w:val="20"/>
                <w:szCs w:val="20"/>
                <w:lang w:val="en-US" w:eastAsia="en-US"/>
              </w:rPr>
            </w:pPr>
          </w:p>
        </w:tc>
      </w:tr>
    </w:tbl>
    <w:p w14:paraId="2A10DE83"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"setVerbose:log\:\:Log"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"log\:\:Log:setVerbose"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log.Log.setVerbose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bool_</w:t>
      </w:r>
      <w:r w:rsidRPr="005F4A4C">
        <w:rPr>
          <w:rFonts w:ascii="Calibri" w:hAnsi="Calibri"/>
          <w:b/>
          <w:bCs/>
          <w:sz w:val="22"/>
          <w:szCs w:val="22"/>
          <w:lang w:val="en-US" w:eastAsia="en-US"/>
        </w:rPr>
        <w:t>)</w:t>
      </w:r>
    </w:p>
    <w:p w14:paraId="643500C2" w14:textId="77777777" w:rsidR="005F4A4C" w:rsidRPr="005F4A4C" w:rsidRDefault="005F4A4C" w:rsidP="005F4A4C">
      <w:pPr>
        <w:autoSpaceDE w:val="0"/>
        <w:autoSpaceDN w:val="0"/>
        <w:spacing w:before="30" w:after="60"/>
        <w:ind w:left="360"/>
        <w:jc w:val="both"/>
        <w:rPr>
          <w:sz w:val="20"/>
          <w:szCs w:val="20"/>
          <w:lang w:val="en-US" w:eastAsia="en-US"/>
        </w:rPr>
      </w:pPr>
      <w:bookmarkStart w:id="665" w:name="AAAAAAAAFM"/>
      <w:bookmarkEnd w:id="665"/>
    </w:p>
    <w:p w14:paraId="606B0304"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Enables/Disables messages from verboses. </w:t>
      </w:r>
    </w:p>
    <w:p w14:paraId="045FA9EA" w14:textId="77777777" w:rsidR="005F4A4C" w:rsidRPr="005F4A4C" w:rsidRDefault="005F4A4C" w:rsidP="005F4A4C">
      <w:pPr>
        <w:autoSpaceDE w:val="0"/>
        <w:autoSpaceDN w:val="0"/>
        <w:spacing w:before="30" w:after="60"/>
        <w:ind w:left="360"/>
        <w:jc w:val="both"/>
        <w:rPr>
          <w:sz w:val="22"/>
          <w:szCs w:val="22"/>
          <w:lang w:val="en-US" w:eastAsia="en-US"/>
        </w:rPr>
      </w:pPr>
    </w:p>
    <w:p w14:paraId="65063A57"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06FB68A6" w14:textId="77777777" w:rsidTr="0075155C">
        <w:tc>
          <w:tcPr>
            <w:tcW w:w="1761" w:type="dxa"/>
          </w:tcPr>
          <w:p w14:paraId="3AF90E9F"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7FB2BCA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8662F3" w14:paraId="04112201" w14:textId="77777777" w:rsidTr="0075155C">
        <w:tc>
          <w:tcPr>
            <w:tcW w:w="1761" w:type="dxa"/>
          </w:tcPr>
          <w:p w14:paraId="75EA5B07"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bool_</w:t>
            </w:r>
            <w:r w:rsidRPr="005F4A4C">
              <w:rPr>
                <w:sz w:val="20"/>
                <w:szCs w:val="20"/>
                <w:lang w:val="en-US" w:eastAsia="en-US"/>
              </w:rPr>
              <w:t xml:space="preserve"> </w:t>
            </w:r>
          </w:p>
        </w:tc>
        <w:tc>
          <w:tcPr>
            <w:tcW w:w="6561" w:type="dxa"/>
          </w:tcPr>
          <w:p w14:paraId="3AB31A9F"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The status for the debuggin method</w:t>
            </w:r>
          </w:p>
        </w:tc>
      </w:tr>
    </w:tbl>
    <w:p w14:paraId="2052247B"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TRUE</w:t>
      </w:r>
      <w:r w:rsidRPr="005F4A4C">
        <w:rPr>
          <w:sz w:val="20"/>
          <w:szCs w:val="20"/>
          <w:lang w:val="en-US" w:eastAsia="en-US"/>
        </w:rPr>
        <w:t xml:space="preserve">  : enabled</w:t>
      </w:r>
    </w:p>
    <w:p w14:paraId="0A4E4B4B"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FALSE</w:t>
      </w:r>
      <w:r w:rsidRPr="005F4A4C">
        <w:rPr>
          <w:sz w:val="20"/>
          <w:szCs w:val="20"/>
          <w:lang w:val="en-US" w:eastAsia="en-US"/>
        </w:rPr>
        <w:t xml:space="preserve">  : disabled </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6561"/>
      </w:tblGrid>
      <w:tr w:rsidR="005F4A4C" w:rsidRPr="005F4A4C" w14:paraId="5A60FD3B" w14:textId="77777777" w:rsidTr="0075155C">
        <w:tc>
          <w:tcPr>
            <w:tcW w:w="6561" w:type="dxa"/>
          </w:tcPr>
          <w:p w14:paraId="78AB3018" w14:textId="77777777" w:rsidR="005F4A4C" w:rsidRPr="005F4A4C" w:rsidRDefault="005F4A4C" w:rsidP="005F4A4C">
            <w:pPr>
              <w:autoSpaceDE w:val="0"/>
              <w:autoSpaceDN w:val="0"/>
              <w:rPr>
                <w:sz w:val="20"/>
                <w:szCs w:val="20"/>
                <w:lang w:val="en-US" w:eastAsia="en-US"/>
              </w:rPr>
            </w:pPr>
          </w:p>
        </w:tc>
      </w:tr>
    </w:tbl>
    <w:p w14:paraId="55DFABA8"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"setWarning:log\:\:Log"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"log\:\:Log:setWarning"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log.Log.setWarning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bool_</w:t>
      </w:r>
      <w:r w:rsidRPr="005F4A4C">
        <w:rPr>
          <w:rFonts w:ascii="Calibri" w:hAnsi="Calibri"/>
          <w:b/>
          <w:bCs/>
          <w:sz w:val="22"/>
          <w:szCs w:val="22"/>
          <w:lang w:val="en-US" w:eastAsia="en-US"/>
        </w:rPr>
        <w:t>)</w:t>
      </w:r>
    </w:p>
    <w:p w14:paraId="00C9231A" w14:textId="77777777" w:rsidR="005F4A4C" w:rsidRPr="005F4A4C" w:rsidRDefault="005F4A4C" w:rsidP="005F4A4C">
      <w:pPr>
        <w:autoSpaceDE w:val="0"/>
        <w:autoSpaceDN w:val="0"/>
        <w:spacing w:before="30" w:after="60"/>
        <w:ind w:left="360"/>
        <w:jc w:val="both"/>
        <w:rPr>
          <w:sz w:val="20"/>
          <w:szCs w:val="20"/>
          <w:lang w:val="en-US" w:eastAsia="en-US"/>
        </w:rPr>
      </w:pPr>
      <w:bookmarkStart w:id="666" w:name="AAAAAAAAFN"/>
      <w:bookmarkEnd w:id="666"/>
    </w:p>
    <w:p w14:paraId="3F545278"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Enables/Disables messages from warnings. </w:t>
      </w:r>
    </w:p>
    <w:p w14:paraId="20EC9E03" w14:textId="77777777" w:rsidR="005F4A4C" w:rsidRPr="005F4A4C" w:rsidRDefault="005F4A4C" w:rsidP="005F4A4C">
      <w:pPr>
        <w:autoSpaceDE w:val="0"/>
        <w:autoSpaceDN w:val="0"/>
        <w:spacing w:before="30" w:after="60"/>
        <w:ind w:left="360"/>
        <w:jc w:val="both"/>
        <w:rPr>
          <w:sz w:val="22"/>
          <w:szCs w:val="22"/>
          <w:lang w:val="en-US" w:eastAsia="en-US"/>
        </w:rPr>
      </w:pPr>
    </w:p>
    <w:p w14:paraId="3076A4EB"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DB41455" w14:textId="77777777" w:rsidTr="0075155C">
        <w:tc>
          <w:tcPr>
            <w:tcW w:w="1761" w:type="dxa"/>
          </w:tcPr>
          <w:p w14:paraId="52A19E51"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D436630"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8662F3" w14:paraId="0E49849C" w14:textId="77777777" w:rsidTr="0075155C">
        <w:tc>
          <w:tcPr>
            <w:tcW w:w="1761" w:type="dxa"/>
          </w:tcPr>
          <w:p w14:paraId="407CD300"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bool_</w:t>
            </w:r>
            <w:r w:rsidRPr="005F4A4C">
              <w:rPr>
                <w:sz w:val="20"/>
                <w:szCs w:val="20"/>
                <w:lang w:val="en-US" w:eastAsia="en-US"/>
              </w:rPr>
              <w:t xml:space="preserve"> </w:t>
            </w:r>
          </w:p>
        </w:tc>
        <w:tc>
          <w:tcPr>
            <w:tcW w:w="6561" w:type="dxa"/>
          </w:tcPr>
          <w:p w14:paraId="0FB783D7"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The status for the debuggin method</w:t>
            </w:r>
          </w:p>
        </w:tc>
      </w:tr>
    </w:tbl>
    <w:p w14:paraId="3570FC4F"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TRUE</w:t>
      </w:r>
      <w:r w:rsidRPr="005F4A4C">
        <w:rPr>
          <w:sz w:val="20"/>
          <w:szCs w:val="20"/>
          <w:lang w:val="en-US" w:eastAsia="en-US"/>
        </w:rPr>
        <w:t xml:space="preserve">  : enabled</w:t>
      </w:r>
    </w:p>
    <w:p w14:paraId="4A8C3FE9"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FALSE</w:t>
      </w:r>
      <w:r w:rsidRPr="005F4A4C">
        <w:rPr>
          <w:sz w:val="20"/>
          <w:szCs w:val="20"/>
          <w:lang w:val="en-US" w:eastAsia="en-US"/>
        </w:rPr>
        <w:t xml:space="preserve">  : disabled </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6561"/>
      </w:tblGrid>
      <w:tr w:rsidR="005F4A4C" w:rsidRPr="005F4A4C" w14:paraId="25F8944F" w14:textId="77777777" w:rsidTr="0075155C">
        <w:tc>
          <w:tcPr>
            <w:tcW w:w="6561" w:type="dxa"/>
          </w:tcPr>
          <w:p w14:paraId="017CA5FD" w14:textId="77777777" w:rsidR="005F4A4C" w:rsidRPr="005F4A4C" w:rsidRDefault="005F4A4C" w:rsidP="005F4A4C">
            <w:pPr>
              <w:autoSpaceDE w:val="0"/>
              <w:autoSpaceDN w:val="0"/>
              <w:rPr>
                <w:sz w:val="20"/>
                <w:szCs w:val="20"/>
                <w:lang w:val="en-US" w:eastAsia="en-US"/>
              </w:rPr>
            </w:pPr>
          </w:p>
        </w:tc>
      </w:tr>
    </w:tbl>
    <w:p w14:paraId="4C5E536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"v:log\:\:Log"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"log\:\:Log:v"</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log.Log.v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txt</w:t>
      </w:r>
      <w:r w:rsidRPr="005F4A4C">
        <w:rPr>
          <w:rFonts w:ascii="Calibri" w:hAnsi="Calibri"/>
          <w:b/>
          <w:bCs/>
          <w:sz w:val="22"/>
          <w:szCs w:val="22"/>
          <w:lang w:val="en-US" w:eastAsia="en-US"/>
        </w:rPr>
        <w:t>)</w:t>
      </w:r>
    </w:p>
    <w:p w14:paraId="59B32878" w14:textId="77777777" w:rsidR="005F4A4C" w:rsidRPr="005F4A4C" w:rsidRDefault="005F4A4C" w:rsidP="005F4A4C">
      <w:pPr>
        <w:autoSpaceDE w:val="0"/>
        <w:autoSpaceDN w:val="0"/>
        <w:spacing w:before="30" w:after="60"/>
        <w:ind w:left="360"/>
        <w:jc w:val="both"/>
        <w:rPr>
          <w:sz w:val="20"/>
          <w:szCs w:val="20"/>
          <w:lang w:val="en-US" w:eastAsia="en-US"/>
        </w:rPr>
      </w:pPr>
      <w:bookmarkStart w:id="667" w:name="AAAAAAAAFO"/>
      <w:bookmarkEnd w:id="667"/>
    </w:p>
    <w:p w14:paraId="492457A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Prints debugging verboses. </w:t>
      </w:r>
    </w:p>
    <w:p w14:paraId="1243E6F5" w14:textId="77777777" w:rsidR="005F4A4C" w:rsidRPr="005F4A4C" w:rsidRDefault="005F4A4C" w:rsidP="005F4A4C">
      <w:pPr>
        <w:autoSpaceDE w:val="0"/>
        <w:autoSpaceDN w:val="0"/>
        <w:spacing w:before="30" w:after="60"/>
        <w:ind w:left="360"/>
        <w:jc w:val="both"/>
        <w:rPr>
          <w:sz w:val="22"/>
          <w:szCs w:val="22"/>
          <w:lang w:val="en-US" w:eastAsia="en-US"/>
        </w:rPr>
      </w:pPr>
    </w:p>
    <w:p w14:paraId="52000272"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253D8F9" w14:textId="77777777" w:rsidTr="0075155C">
        <w:tc>
          <w:tcPr>
            <w:tcW w:w="1761" w:type="dxa"/>
          </w:tcPr>
          <w:p w14:paraId="656AA727"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79B77E8"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356510CD" w14:textId="77777777" w:rsidTr="0075155C">
        <w:tc>
          <w:tcPr>
            <w:tcW w:w="1761" w:type="dxa"/>
          </w:tcPr>
          <w:p w14:paraId="55B78C31"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txt</w:t>
            </w:r>
            <w:r w:rsidRPr="005F4A4C">
              <w:rPr>
                <w:sz w:val="20"/>
                <w:szCs w:val="20"/>
                <w:lang w:val="en-US" w:eastAsia="en-US"/>
              </w:rPr>
              <w:t xml:space="preserve"> </w:t>
            </w:r>
          </w:p>
        </w:tc>
        <w:tc>
          <w:tcPr>
            <w:tcW w:w="6561" w:type="dxa"/>
          </w:tcPr>
          <w:p w14:paraId="7D8A156E"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message to print </w:t>
            </w:r>
          </w:p>
        </w:tc>
      </w:tr>
    </w:tbl>
    <w:p w14:paraId="01425B6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"w:log\:\:Log"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log.Log.w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txt</w:t>
      </w:r>
      <w:r w:rsidRPr="005F4A4C">
        <w:rPr>
          <w:rFonts w:ascii="Calibri" w:hAnsi="Calibri"/>
          <w:b/>
          <w:bCs/>
          <w:sz w:val="22"/>
          <w:szCs w:val="22"/>
          <w:lang w:val="en-US" w:eastAsia="en-US"/>
        </w:rPr>
        <w:t>)</w:t>
      </w:r>
    </w:p>
    <w:p w14:paraId="69B9F4A1" w14:textId="77777777" w:rsidR="005F4A4C" w:rsidRPr="005F4A4C" w:rsidRDefault="005F4A4C" w:rsidP="005F4A4C">
      <w:pPr>
        <w:autoSpaceDE w:val="0"/>
        <w:autoSpaceDN w:val="0"/>
        <w:spacing w:before="30" w:after="60"/>
        <w:ind w:left="360"/>
        <w:jc w:val="both"/>
        <w:rPr>
          <w:sz w:val="20"/>
          <w:szCs w:val="20"/>
          <w:lang w:val="en-US" w:eastAsia="en-US"/>
        </w:rPr>
      </w:pPr>
      <w:bookmarkStart w:id="668" w:name="AAAAAAAAFP"/>
      <w:bookmarkEnd w:id="668"/>
    </w:p>
    <w:p w14:paraId="1DEABFC0"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Prints debugging warnings. </w:t>
      </w:r>
    </w:p>
    <w:p w14:paraId="51CADFF9" w14:textId="77777777" w:rsidR="005F4A4C" w:rsidRPr="005F4A4C" w:rsidRDefault="005F4A4C" w:rsidP="005F4A4C">
      <w:pPr>
        <w:autoSpaceDE w:val="0"/>
        <w:autoSpaceDN w:val="0"/>
        <w:spacing w:before="30" w:after="60"/>
        <w:ind w:left="360"/>
        <w:jc w:val="both"/>
        <w:rPr>
          <w:sz w:val="22"/>
          <w:szCs w:val="22"/>
          <w:lang w:val="en-US" w:eastAsia="en-US"/>
        </w:rPr>
      </w:pPr>
    </w:p>
    <w:p w14:paraId="6EFF2846"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653A605E" w14:textId="77777777" w:rsidTr="0075155C">
        <w:tc>
          <w:tcPr>
            <w:tcW w:w="1761" w:type="dxa"/>
          </w:tcPr>
          <w:p w14:paraId="4DB8F6F2"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BE682F2"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403AC1B0" w14:textId="77777777" w:rsidTr="0075155C">
        <w:tc>
          <w:tcPr>
            <w:tcW w:w="1761" w:type="dxa"/>
          </w:tcPr>
          <w:p w14:paraId="0B8FE9E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txt</w:t>
            </w:r>
            <w:r w:rsidRPr="005F4A4C">
              <w:rPr>
                <w:sz w:val="20"/>
                <w:szCs w:val="20"/>
                <w:lang w:val="en-US" w:eastAsia="en-US"/>
              </w:rPr>
              <w:t xml:space="preserve"> </w:t>
            </w:r>
          </w:p>
        </w:tc>
        <w:tc>
          <w:tcPr>
            <w:tcW w:w="6561" w:type="dxa"/>
          </w:tcPr>
          <w:p w14:paraId="2B0D81D6"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message to print </w:t>
            </w:r>
          </w:p>
        </w:tc>
      </w:tr>
    </w:tbl>
    <w:p w14:paraId="292559B3"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18EEFCE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2369BBDC"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Graph/log.py</w:t>
      </w:r>
    </w:p>
    <w:p w14:paraId="2A589D65"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249B078E"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6A7DA096"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main.MainWindow Class Reference</w:t>
      </w:r>
    </w:p>
    <w:p w14:paraId="708677B3"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"main.MainWindow"</w:instrText>
      </w:r>
      <w:r w:rsidRPr="005F4A4C">
        <w:rPr>
          <w:lang w:val="en-US" w:eastAsia="en-US"/>
        </w:rPr>
        <w:fldChar w:fldCharType="end"/>
      </w:r>
      <w:r w:rsidRPr="005F4A4C">
        <w:rPr>
          <w:lang w:val="en-US" w:eastAsia="en-US"/>
        </w:rPr>
        <w:fldChar w:fldCharType="begin"/>
      </w:r>
      <w:r w:rsidRPr="005F4A4C">
        <w:rPr>
          <w:lang w:val="en-US" w:eastAsia="en-US"/>
        </w:rPr>
        <w:instrText>xe "main.MainWindow"</w:instrText>
      </w:r>
      <w:r w:rsidRPr="005F4A4C">
        <w:rPr>
          <w:lang w:val="en-US" w:eastAsia="en-US"/>
        </w:rPr>
        <w:fldChar w:fldCharType="end"/>
      </w:r>
      <w:bookmarkStart w:id="669" w:name="AAAAAAAAFQ"/>
      <w:bookmarkEnd w:id="669"/>
    </w:p>
    <w:p w14:paraId="71AB0CBA" w14:textId="77777777" w:rsidR="005F4A4C" w:rsidRPr="005F4A4C" w:rsidRDefault="005F4A4C" w:rsidP="005F4A4C">
      <w:pPr>
        <w:widowControl w:val="0"/>
        <w:autoSpaceDE w:val="0"/>
        <w:autoSpaceDN w:val="0"/>
        <w:adjustRightInd w:val="0"/>
        <w:rPr>
          <w:lang w:val="en-US" w:eastAsia="en-US"/>
        </w:rPr>
      </w:pPr>
      <w:r w:rsidRPr="005F4A4C">
        <w:rPr>
          <w:sz w:val="20"/>
          <w:szCs w:val="20"/>
          <w:lang w:val="en-US" w:eastAsia="en-US"/>
        </w:rPr>
        <w:t xml:space="preserve">Managing and plotting adquired data. </w:t>
      </w:r>
    </w:p>
    <w:p w14:paraId="4A1441C4" w14:textId="77777777" w:rsidR="005F4A4C" w:rsidRPr="005F4A4C" w:rsidRDefault="005F4A4C" w:rsidP="005F4A4C">
      <w:pPr>
        <w:widowControl w:val="0"/>
        <w:autoSpaceDE w:val="0"/>
        <w:autoSpaceDN w:val="0"/>
        <w:adjustRightInd w:val="0"/>
        <w:rPr>
          <w:lang w:val="en-US" w:eastAsia="en-US"/>
        </w:rPr>
      </w:pPr>
      <w:r w:rsidRPr="005F4A4C">
        <w:rPr>
          <w:lang w:val="en-US" w:eastAsia="en-US"/>
        </w:rPr>
        <w:t>Inheritance diagram for main.MainWindow:</w:t>
      </w:r>
    </w:p>
    <w:p w14:paraId="062BE256"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35316CCA" wp14:editId="442749EA">
            <wp:extent cx="1498600" cy="1066800"/>
            <wp:effectExtent l="0" t="0" r="6350" b="0"/>
            <wp:docPr id="27" name="Imagen 27" descr="classmain_1_1_main_window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main_1_1_main_window__inherit__graph.png"/>
                    <pic:cNvPicPr>
                      <a:picLocks noChangeAspect="1" noChangeArrowheads="1"/>
                    </pic:cNvPicPr>
                  </pic:nvPicPr>
                  <pic:blipFill>
                    <a:blip r:link="rId40">
                      <a:extLst>
                        <a:ext uri="{28A0092B-C50C-407E-A947-70E740481C1C}">
                          <a14:useLocalDpi xmlns:a14="http://schemas.microsoft.com/office/drawing/2010/main" val="0"/>
                        </a:ext>
                      </a:extLst>
                    </a:blip>
                    <a:srcRect/>
                    <a:stretch>
                      <a:fillRect/>
                    </a:stretch>
                  </pic:blipFill>
                  <pic:spPr bwMode="auto">
                    <a:xfrm>
                      <a:off x="0" y="0"/>
                      <a:ext cx="1498600" cy="1066800"/>
                    </a:xfrm>
                    <a:prstGeom prst="rect">
                      <a:avLst/>
                    </a:prstGeom>
                    <a:noFill/>
                    <a:ln>
                      <a:noFill/>
                    </a:ln>
                  </pic:spPr>
                </pic:pic>
              </a:graphicData>
            </a:graphic>
          </wp:inline>
        </w:drawing>
      </w:r>
    </w:p>
    <w:p w14:paraId="5C96A075" w14:textId="77777777" w:rsidR="005F4A4C" w:rsidRPr="005F4A4C" w:rsidRDefault="005F4A4C" w:rsidP="005F4A4C">
      <w:pPr>
        <w:widowControl w:val="0"/>
        <w:autoSpaceDE w:val="0"/>
        <w:autoSpaceDN w:val="0"/>
        <w:adjustRightInd w:val="0"/>
        <w:rPr>
          <w:lang w:val="en-US" w:eastAsia="en-US"/>
        </w:rPr>
      </w:pPr>
    </w:p>
    <w:p w14:paraId="19969095" w14:textId="77777777" w:rsidR="005F4A4C" w:rsidRPr="005F4A4C" w:rsidRDefault="005F4A4C" w:rsidP="005F4A4C">
      <w:pPr>
        <w:widowControl w:val="0"/>
        <w:autoSpaceDE w:val="0"/>
        <w:autoSpaceDN w:val="0"/>
        <w:adjustRightInd w:val="0"/>
        <w:rPr>
          <w:lang w:val="en-US" w:eastAsia="en-US"/>
        </w:rPr>
      </w:pPr>
      <w:r w:rsidRPr="005F4A4C">
        <w:rPr>
          <w:lang w:val="en-US" w:eastAsia="en-US"/>
        </w:rPr>
        <w:t>Collaboration diagram for main.MainWindow:</w:t>
      </w:r>
    </w:p>
    <w:p w14:paraId="40356312"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324B6941" wp14:editId="1211B4E3">
            <wp:extent cx="1498600" cy="1066800"/>
            <wp:effectExtent l="0" t="0" r="6350" b="0"/>
            <wp:docPr id="28" name="Imagen 28" descr="classmain_1_1_main_window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main_1_1_main_window__coll__graph.png"/>
                    <pic:cNvPicPr>
                      <a:picLocks noChangeAspect="1" noChangeArrowheads="1"/>
                    </pic:cNvPicPr>
                  </pic:nvPicPr>
                  <pic:blipFill>
                    <a:blip r:link="rId41">
                      <a:extLst>
                        <a:ext uri="{28A0092B-C50C-407E-A947-70E740481C1C}">
                          <a14:useLocalDpi xmlns:a14="http://schemas.microsoft.com/office/drawing/2010/main" val="0"/>
                        </a:ext>
                      </a:extLst>
                    </a:blip>
                    <a:srcRect/>
                    <a:stretch>
                      <a:fillRect/>
                    </a:stretch>
                  </pic:blipFill>
                  <pic:spPr bwMode="auto">
                    <a:xfrm>
                      <a:off x="0" y="0"/>
                      <a:ext cx="1498600" cy="1066800"/>
                    </a:xfrm>
                    <a:prstGeom prst="rect">
                      <a:avLst/>
                    </a:prstGeom>
                    <a:noFill/>
                    <a:ln>
                      <a:noFill/>
                    </a:ln>
                  </pic:spPr>
                </pic:pic>
              </a:graphicData>
            </a:graphic>
          </wp:inline>
        </w:drawing>
      </w:r>
    </w:p>
    <w:p w14:paraId="5B267331" w14:textId="77777777" w:rsidR="005F4A4C" w:rsidRPr="005F4A4C" w:rsidRDefault="005F4A4C" w:rsidP="005F4A4C">
      <w:pPr>
        <w:widowControl w:val="0"/>
        <w:autoSpaceDE w:val="0"/>
        <w:autoSpaceDN w:val="0"/>
        <w:adjustRightInd w:val="0"/>
        <w:rPr>
          <w:lang w:val="en-US" w:eastAsia="en-US"/>
        </w:rPr>
      </w:pPr>
    </w:p>
    <w:p w14:paraId="6D1E0DD8"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3505F8A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p>
    <w:p w14:paraId="4120E8C6"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Configures initial settings of the window. </w:t>
      </w:r>
    </w:p>
    <w:p w14:paraId="268EC00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start</w:t>
      </w:r>
    </w:p>
    <w:p w14:paraId="4D6AC7E8"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Executed when pressing Start Buttton. </w:t>
      </w:r>
    </w:p>
    <w:p w14:paraId="1483DB9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updateData</w:t>
      </w:r>
    </w:p>
    <w:p w14:paraId="218AD358"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Executed every time new data is adquired. </w:t>
      </w:r>
    </w:p>
    <w:p w14:paraId="65DA9B0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updateActivity</w:t>
      </w:r>
      <w:bookmarkStart w:id="670" w:name="AAAAAAAAFR"/>
      <w:bookmarkEnd w:id="670"/>
    </w:p>
    <w:p w14:paraId="0E794C8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updatePlot</w:t>
      </w:r>
    </w:p>
    <w:p w14:paraId="5E78D437"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Executed every 20 ms for updating plot. </w:t>
      </w:r>
    </w:p>
    <w:p w14:paraId="5C723CA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stop</w:t>
      </w:r>
    </w:p>
    <w:p w14:paraId="258D2051"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Executed when Stop Button is pressed. </w:t>
      </w:r>
    </w:p>
    <w:p w14:paraId="321D9AD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configurePlot</w:t>
      </w:r>
    </w:p>
    <w:p w14:paraId="34CB0F84"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Axis configuration of a PyQtGraph plot. </w:t>
      </w:r>
    </w:p>
    <w:p w14:paraId="6D1EFEC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setUILocked</w:t>
      </w:r>
    </w:p>
    <w:p w14:paraId="59206770"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Set the lock status of the UI elements. </w:t>
      </w:r>
    </w:p>
    <w:p w14:paraId="4B2D2368"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getPorts</w:t>
      </w:r>
    </w:p>
    <w:p w14:paraId="1DB41FF4"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Gets avaliable serial ports on the system. </w:t>
      </w:r>
    </w:p>
    <w:p w14:paraId="223A9EF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resetData</w:t>
      </w:r>
    </w:p>
    <w:p w14:paraId="3DF07272"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Clear data buffers for plotting. </w:t>
      </w:r>
    </w:p>
    <w:p w14:paraId="4C6352A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startCube</w:t>
      </w:r>
      <w:bookmarkStart w:id="671" w:name="AAAAAAAAFS"/>
      <w:bookmarkEnd w:id="671"/>
    </w:p>
    <w:p w14:paraId="1966EFAB"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1D053788"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ui</w:t>
      </w:r>
      <w:bookmarkStart w:id="672" w:name="AAAAAAAAFT"/>
      <w:bookmarkEnd w:id="672"/>
    </w:p>
    <w:p w14:paraId="6C30300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timer</w:t>
      </w:r>
    </w:p>
    <w:p w14:paraId="0FAF4B4C"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Reference update plot timer. </w:t>
      </w:r>
    </w:p>
    <w:p w14:paraId="52E8527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timerActivity</w:t>
      </w:r>
      <w:bookmarkStart w:id="673" w:name="AAAAAAAAFU"/>
      <w:bookmarkEnd w:id="673"/>
    </w:p>
    <w:p w14:paraId="35B161DF"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Qt4 timer for activity. </w:t>
      </w:r>
    </w:p>
    <w:p w14:paraId="7104876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lastRenderedPageBreak/>
        <w:t>data</w:t>
      </w:r>
    </w:p>
    <w:p w14:paraId="55CB104C"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Reference for the Threaded serial adquisition. </w:t>
      </w:r>
    </w:p>
    <w:p w14:paraId="6A3D0EF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cube</w:t>
      </w:r>
      <w:bookmarkStart w:id="674" w:name="AAAAAAAAFV"/>
      <w:bookmarkEnd w:id="674"/>
    </w:p>
    <w:p w14:paraId="437343DD"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Register the data object with the cube. </w:t>
      </w:r>
    </w:p>
    <w:p w14:paraId="37FF48F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csv</w:t>
      </w:r>
      <w:bookmarkStart w:id="675" w:name="AAAAAAAAFW"/>
      <w:bookmarkEnd w:id="675"/>
    </w:p>
    <w:p w14:paraId="579F9AE7"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export data </w:t>
      </w:r>
    </w:p>
    <w:p w14:paraId="210661F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activity</w:t>
      </w:r>
    </w:p>
    <w:p w14:paraId="0CE9169A"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Reference for the activity detection algorithm. </w:t>
      </w:r>
    </w:p>
    <w:p w14:paraId="6514CB9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fall</w:t>
      </w:r>
    </w:p>
    <w:p w14:paraId="69D2474D"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Reference for the fall detection algorithm. </w:t>
      </w:r>
    </w:p>
    <w:p w14:paraId="430635B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posture</w:t>
      </w:r>
      <w:bookmarkStart w:id="676" w:name="AAAAAAAAFX"/>
      <w:bookmarkEnd w:id="676"/>
    </w:p>
    <w:p w14:paraId="60472756"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Reference for. </w:t>
      </w:r>
    </w:p>
    <w:p w14:paraId="24BCEC2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AX</w:t>
      </w:r>
    </w:p>
    <w:p w14:paraId="7EBB7850"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Acceleration in X axis. </w:t>
      </w:r>
    </w:p>
    <w:p w14:paraId="79039C7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AY</w:t>
      </w:r>
    </w:p>
    <w:p w14:paraId="1A96170A"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Acceleration in Y axis. </w:t>
      </w:r>
    </w:p>
    <w:p w14:paraId="0AFE88B8"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AZ</w:t>
      </w:r>
    </w:p>
    <w:p w14:paraId="61CFA327"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Acceleration in Z axis. </w:t>
      </w:r>
    </w:p>
    <w:p w14:paraId="75B304B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GX</w:t>
      </w:r>
    </w:p>
    <w:p w14:paraId="6FC9538C"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Angular Velocity in X axis. </w:t>
      </w:r>
    </w:p>
    <w:p w14:paraId="199704F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GY</w:t>
      </w:r>
    </w:p>
    <w:p w14:paraId="51A743BD"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Angular Velocity in Y axis. </w:t>
      </w:r>
    </w:p>
    <w:p w14:paraId="18DE7DB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GZ</w:t>
      </w:r>
    </w:p>
    <w:p w14:paraId="2A8A4122"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Angular Velocity in Z axis. </w:t>
      </w:r>
    </w:p>
    <w:p w14:paraId="14F172C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MX</w:t>
      </w:r>
    </w:p>
    <w:p w14:paraId="0DCDAD7E"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Magnetic field in X axis. </w:t>
      </w:r>
    </w:p>
    <w:p w14:paraId="268562C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MY</w:t>
      </w:r>
    </w:p>
    <w:p w14:paraId="662B92B5"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Magnetic field in Y axis. </w:t>
      </w:r>
    </w:p>
    <w:p w14:paraId="30A813D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MZ</w:t>
      </w:r>
    </w:p>
    <w:p w14:paraId="3B0E73D4"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Magnetic field in Z axis. </w:t>
      </w:r>
    </w:p>
    <w:p w14:paraId="347E597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Y</w:t>
      </w:r>
    </w:p>
    <w:p w14:paraId="6E3C0991"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Euler angles in X axis (Yaw) </w:t>
      </w:r>
    </w:p>
    <w:p w14:paraId="1047F4D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w:t>
      </w:r>
    </w:p>
    <w:p w14:paraId="33899F6C"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Euler angles in Y axis (Pitch) </w:t>
      </w:r>
    </w:p>
    <w:p w14:paraId="41B5C39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R</w:t>
      </w:r>
    </w:p>
    <w:p w14:paraId="751DF52F"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Euler angles in Z axis (Roll) </w:t>
      </w:r>
    </w:p>
    <w:p w14:paraId="1954112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Y2</w:t>
      </w:r>
    </w:p>
    <w:p w14:paraId="4922A90F"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Euler angles in X axis (Yaw) </w:t>
      </w:r>
    </w:p>
    <w:p w14:paraId="51BC7E8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P2</w:t>
      </w:r>
    </w:p>
    <w:p w14:paraId="474E4E2B"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Euler angles in Y axis (Pitch) </w:t>
      </w:r>
    </w:p>
    <w:p w14:paraId="221994A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R2</w:t>
      </w:r>
    </w:p>
    <w:p w14:paraId="4A6873A7"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Euler angles in Z axis (Roll) </w:t>
      </w:r>
    </w:p>
    <w:p w14:paraId="2429B53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LAX</w:t>
      </w:r>
    </w:p>
    <w:p w14:paraId="6F1A003B"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Linear Acceleration in X axis. </w:t>
      </w:r>
    </w:p>
    <w:p w14:paraId="5387BDE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LAY</w:t>
      </w:r>
    </w:p>
    <w:p w14:paraId="198E6640"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Linear Acceleration in Y axis. </w:t>
      </w:r>
    </w:p>
    <w:p w14:paraId="06F5525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LAZ</w:t>
      </w:r>
    </w:p>
    <w:p w14:paraId="0C65543D"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lastRenderedPageBreak/>
        <w:t xml:space="preserve">Buffer for Linear Acceleration in Z axis. </w:t>
      </w:r>
    </w:p>
    <w:p w14:paraId="265D603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POS</w:t>
      </w:r>
    </w:p>
    <w:p w14:paraId="6740A5FF"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Indicates the current index for storing data in the buffers. </w:t>
      </w:r>
    </w:p>
    <w:p w14:paraId="362D1230" w14:textId="77777777" w:rsidR="005F4A4C" w:rsidRPr="005F4A4C" w:rsidRDefault="005F4A4C" w:rsidP="005F4A4C">
      <w:pPr>
        <w:pBdr>
          <w:bottom w:val="single" w:sz="2" w:space="1" w:color="auto"/>
        </w:pBdr>
        <w:autoSpaceDE w:val="0"/>
        <w:autoSpaceDN w:val="0"/>
        <w:rPr>
          <w:lang w:val="en-US" w:eastAsia="en-US"/>
        </w:rPr>
      </w:pPr>
    </w:p>
    <w:p w14:paraId="7A1F7A26"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249E0548"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Managing and plotting adquired data. </w:t>
      </w:r>
    </w:p>
    <w:p w14:paraId="5D3D7033" w14:textId="77777777" w:rsidR="005F4A4C" w:rsidRPr="005F4A4C" w:rsidRDefault="005F4A4C" w:rsidP="005F4A4C">
      <w:pPr>
        <w:autoSpaceDE w:val="0"/>
        <w:autoSpaceDN w:val="0"/>
        <w:adjustRightInd w:val="0"/>
        <w:spacing w:before="30" w:after="60"/>
        <w:jc w:val="both"/>
        <w:rPr>
          <w:sz w:val="22"/>
          <w:szCs w:val="22"/>
          <w:lang w:val="en-US" w:eastAsia="en-US"/>
        </w:rPr>
      </w:pPr>
    </w:p>
    <w:p w14:paraId="19063497"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58BD9444" w14:textId="77777777" w:rsidTr="0075155C">
        <w:tc>
          <w:tcPr>
            <w:tcW w:w="1761" w:type="dxa"/>
          </w:tcPr>
          <w:p w14:paraId="1E1C3317"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QtGui.QMainWindow</w:t>
            </w:r>
            <w:r w:rsidRPr="005F4A4C">
              <w:rPr>
                <w:sz w:val="20"/>
                <w:szCs w:val="20"/>
                <w:lang w:val="en-US" w:eastAsia="en-US"/>
              </w:rPr>
              <w:t xml:space="preserve"> </w:t>
            </w:r>
          </w:p>
        </w:tc>
        <w:tc>
          <w:tcPr>
            <w:tcW w:w="6561" w:type="dxa"/>
          </w:tcPr>
          <w:p w14:paraId="3AE0AF9B"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Qt4 Main Window reference </w:t>
            </w:r>
          </w:p>
        </w:tc>
      </w:tr>
    </w:tbl>
    <w:p w14:paraId="7BEDCF10" w14:textId="77777777" w:rsidR="005F4A4C" w:rsidRPr="005F4A4C" w:rsidRDefault="005F4A4C" w:rsidP="005F4A4C">
      <w:pPr>
        <w:pBdr>
          <w:bottom w:val="single" w:sz="2" w:space="1" w:color="auto"/>
        </w:pBdr>
        <w:autoSpaceDE w:val="0"/>
        <w:autoSpaceDN w:val="0"/>
        <w:rPr>
          <w:lang w:val="en-US" w:eastAsia="en-US"/>
        </w:rPr>
      </w:pPr>
    </w:p>
    <w:p w14:paraId="6D2D9B43"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Constructor &amp; Destructor Documentation</w:t>
      </w:r>
    </w:p>
    <w:p w14:paraId="09AA3C53"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"__init__:main\:\:MainWindow"</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"main\:\:MainWindow:__init__"</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main.MainWindow.__init__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62D8EDAE" w14:textId="77777777" w:rsidR="005F4A4C" w:rsidRPr="005F4A4C" w:rsidRDefault="005F4A4C" w:rsidP="005F4A4C">
      <w:pPr>
        <w:autoSpaceDE w:val="0"/>
        <w:autoSpaceDN w:val="0"/>
        <w:spacing w:before="30" w:after="60"/>
        <w:ind w:left="360"/>
        <w:jc w:val="both"/>
        <w:rPr>
          <w:sz w:val="20"/>
          <w:szCs w:val="20"/>
          <w:lang w:val="en-US" w:eastAsia="en-US"/>
        </w:rPr>
      </w:pPr>
      <w:bookmarkStart w:id="677" w:name="AAAAAAAAFY"/>
      <w:bookmarkEnd w:id="677"/>
    </w:p>
    <w:p w14:paraId="37230886"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Configures initial settings of the window. </w:t>
      </w:r>
    </w:p>
    <w:p w14:paraId="560ACE20"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Initialize data, plots, imported functions and timers </w:t>
      </w:r>
    </w:p>
    <w:p w14:paraId="77928C78"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4C23D88C"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Function Documentation</w:t>
      </w:r>
    </w:p>
    <w:p w14:paraId="16373D9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"configurePlot:main\:\:MainWindow"</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"main\:\:MainWindow:configurePlot"</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main.MainWindow.configurePlot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plot</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Range</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title</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unit</w:t>
      </w:r>
      <w:r w:rsidRPr="005F4A4C">
        <w:rPr>
          <w:rFonts w:ascii="Calibri" w:hAnsi="Calibri"/>
          <w:b/>
          <w:bCs/>
          <w:sz w:val="22"/>
          <w:szCs w:val="22"/>
          <w:lang w:val="en-US" w:eastAsia="en-US"/>
        </w:rPr>
        <w:t>)</w:t>
      </w:r>
    </w:p>
    <w:p w14:paraId="60419AD2" w14:textId="77777777" w:rsidR="005F4A4C" w:rsidRPr="005F4A4C" w:rsidRDefault="005F4A4C" w:rsidP="005F4A4C">
      <w:pPr>
        <w:autoSpaceDE w:val="0"/>
        <w:autoSpaceDN w:val="0"/>
        <w:spacing w:before="30" w:after="60"/>
        <w:ind w:left="360"/>
        <w:jc w:val="both"/>
        <w:rPr>
          <w:sz w:val="20"/>
          <w:szCs w:val="20"/>
          <w:lang w:val="en-US" w:eastAsia="en-US"/>
        </w:rPr>
      </w:pPr>
      <w:bookmarkStart w:id="678" w:name="AAAAAAAAFZ"/>
      <w:bookmarkEnd w:id="678"/>
    </w:p>
    <w:p w14:paraId="4FDD5E8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Axis configuration of a PyQtGraph plot. </w:t>
      </w:r>
    </w:p>
    <w:p w14:paraId="7A7F4A22"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Stops data threads, timers and unlocks UI. </w:t>
      </w:r>
    </w:p>
    <w:p w14:paraId="004C014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758CBAE6" w14:textId="77777777" w:rsidTr="0075155C">
        <w:tc>
          <w:tcPr>
            <w:tcW w:w="1761" w:type="dxa"/>
          </w:tcPr>
          <w:p w14:paraId="7EDA9FB1"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242D3666"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8662F3" w14:paraId="498B9798" w14:textId="77777777" w:rsidTr="0075155C">
        <w:tc>
          <w:tcPr>
            <w:tcW w:w="1761" w:type="dxa"/>
          </w:tcPr>
          <w:p w14:paraId="32EAED36"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plot</w:t>
            </w:r>
            <w:r w:rsidRPr="005F4A4C">
              <w:rPr>
                <w:sz w:val="20"/>
                <w:szCs w:val="20"/>
                <w:lang w:val="en-US" w:eastAsia="en-US"/>
              </w:rPr>
              <w:t xml:space="preserve"> </w:t>
            </w:r>
          </w:p>
        </w:tc>
        <w:tc>
          <w:tcPr>
            <w:tcW w:w="6561" w:type="dxa"/>
          </w:tcPr>
          <w:p w14:paraId="799AFA9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reference to the plot to be configured </w:t>
            </w:r>
          </w:p>
        </w:tc>
      </w:tr>
      <w:tr w:rsidR="005F4A4C" w:rsidRPr="008662F3" w14:paraId="299764C6" w14:textId="77777777" w:rsidTr="0075155C">
        <w:tc>
          <w:tcPr>
            <w:tcW w:w="1761" w:type="dxa"/>
          </w:tcPr>
          <w:p w14:paraId="0B437312"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Range</w:t>
            </w:r>
            <w:r w:rsidRPr="005F4A4C">
              <w:rPr>
                <w:sz w:val="20"/>
                <w:szCs w:val="20"/>
                <w:lang w:val="en-US" w:eastAsia="en-US"/>
              </w:rPr>
              <w:t xml:space="preserve"> </w:t>
            </w:r>
          </w:p>
        </w:tc>
        <w:tc>
          <w:tcPr>
            <w:tcW w:w="6561" w:type="dxa"/>
          </w:tcPr>
          <w:p w14:paraId="35A22CA4"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range (+/-) for the Y axis of the plot </w:t>
            </w:r>
          </w:p>
        </w:tc>
      </w:tr>
      <w:tr w:rsidR="005F4A4C" w:rsidRPr="008662F3" w14:paraId="0B33761F" w14:textId="77777777" w:rsidTr="0075155C">
        <w:tc>
          <w:tcPr>
            <w:tcW w:w="1761" w:type="dxa"/>
          </w:tcPr>
          <w:p w14:paraId="3001C790"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title</w:t>
            </w:r>
            <w:r w:rsidRPr="005F4A4C">
              <w:rPr>
                <w:sz w:val="20"/>
                <w:szCs w:val="20"/>
                <w:lang w:val="en-US" w:eastAsia="en-US"/>
              </w:rPr>
              <w:t xml:space="preserve"> </w:t>
            </w:r>
          </w:p>
        </w:tc>
        <w:tc>
          <w:tcPr>
            <w:tcW w:w="6561" w:type="dxa"/>
          </w:tcPr>
          <w:p w14:paraId="4F51ABAA"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title of the plot </w:t>
            </w:r>
          </w:p>
        </w:tc>
      </w:tr>
      <w:tr w:rsidR="005F4A4C" w:rsidRPr="008662F3" w14:paraId="7AD3BA1D" w14:textId="77777777" w:rsidTr="0075155C">
        <w:tc>
          <w:tcPr>
            <w:tcW w:w="1761" w:type="dxa"/>
          </w:tcPr>
          <w:p w14:paraId="5047432D"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unit</w:t>
            </w:r>
            <w:r w:rsidRPr="005F4A4C">
              <w:rPr>
                <w:sz w:val="20"/>
                <w:szCs w:val="20"/>
                <w:lang w:val="en-US" w:eastAsia="en-US"/>
              </w:rPr>
              <w:t xml:space="preserve"> </w:t>
            </w:r>
          </w:p>
        </w:tc>
        <w:tc>
          <w:tcPr>
            <w:tcW w:w="6561" w:type="dxa"/>
          </w:tcPr>
          <w:p w14:paraId="58E8ECDD"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measurement unit for the plot (auto-scaled) </w:t>
            </w:r>
          </w:p>
        </w:tc>
      </w:tr>
    </w:tbl>
    <w:p w14:paraId="2797F6F4"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"getPorts:main\:\:MainWindow"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"main\:\:MainWindow:getPorts"</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main.MainWindow.getPorts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0BE9B168" w14:textId="77777777" w:rsidR="005F4A4C" w:rsidRPr="005F4A4C" w:rsidRDefault="005F4A4C" w:rsidP="005F4A4C">
      <w:pPr>
        <w:autoSpaceDE w:val="0"/>
        <w:autoSpaceDN w:val="0"/>
        <w:spacing w:before="30" w:after="60"/>
        <w:ind w:left="360"/>
        <w:jc w:val="both"/>
        <w:rPr>
          <w:sz w:val="20"/>
          <w:szCs w:val="20"/>
          <w:lang w:val="en-US" w:eastAsia="en-US"/>
        </w:rPr>
      </w:pPr>
      <w:bookmarkStart w:id="679" w:name="AAAAAAAAGA"/>
      <w:bookmarkEnd w:id="679"/>
    </w:p>
    <w:p w14:paraId="1F47903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Gets avaliable serial ports on the system. </w:t>
      </w:r>
    </w:p>
    <w:p w14:paraId="17735E20"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Search trough all avaliable serial ports (virtuals included) and lists only those who have a connection avaliable. </w:t>
      </w:r>
    </w:p>
    <w:p w14:paraId="3FEEBF8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5F7B5CAF" w14:textId="77777777" w:rsidTr="0075155C">
        <w:tc>
          <w:tcPr>
            <w:tcW w:w="1761" w:type="dxa"/>
          </w:tcPr>
          <w:p w14:paraId="45375A77"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779663B0"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1A9F8842"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 values: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8662F3" w14:paraId="786080AB" w14:textId="77777777" w:rsidTr="0075155C">
        <w:tc>
          <w:tcPr>
            <w:tcW w:w="1761" w:type="dxa"/>
          </w:tcPr>
          <w:p w14:paraId="753B07E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portList</w:t>
            </w:r>
            <w:r w:rsidRPr="005F4A4C">
              <w:rPr>
                <w:sz w:val="20"/>
                <w:szCs w:val="20"/>
                <w:lang w:val="en-US" w:eastAsia="en-US"/>
              </w:rPr>
              <w:t xml:space="preserve"> </w:t>
            </w:r>
          </w:p>
        </w:tc>
        <w:tc>
          <w:tcPr>
            <w:tcW w:w="6561" w:type="dxa"/>
          </w:tcPr>
          <w:p w14:paraId="74ABA832"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list with the serial ports routes </w:t>
            </w:r>
          </w:p>
        </w:tc>
      </w:tr>
    </w:tbl>
    <w:p w14:paraId="29351FBA"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lastRenderedPageBreak/>
        <w:fldChar w:fldCharType="begin"/>
      </w:r>
      <w:r w:rsidRPr="005F4A4C">
        <w:rPr>
          <w:rFonts w:ascii="Calibri" w:hAnsi="Calibri"/>
          <w:b/>
          <w:bCs/>
          <w:sz w:val="22"/>
          <w:szCs w:val="22"/>
          <w:lang w:val="en-US" w:eastAsia="en-US"/>
        </w:rPr>
        <w:instrText>xe "resetData:main\:\:MainWindow"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"main\:\:MainWindow:resetData"</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main.MainWindow.resetData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760EE2EE" w14:textId="77777777" w:rsidR="005F4A4C" w:rsidRPr="005F4A4C" w:rsidRDefault="005F4A4C" w:rsidP="005F4A4C">
      <w:pPr>
        <w:autoSpaceDE w:val="0"/>
        <w:autoSpaceDN w:val="0"/>
        <w:spacing w:before="30" w:after="60"/>
        <w:ind w:left="360"/>
        <w:jc w:val="both"/>
        <w:rPr>
          <w:sz w:val="20"/>
          <w:szCs w:val="20"/>
          <w:lang w:val="en-US" w:eastAsia="en-US"/>
        </w:rPr>
      </w:pPr>
      <w:bookmarkStart w:id="680" w:name="AAAAAAAAGB"/>
      <w:bookmarkEnd w:id="680"/>
    </w:p>
    <w:p w14:paraId="3424C5C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Clear data buffers for plotting. </w:t>
      </w:r>
    </w:p>
    <w:p w14:paraId="01C49DA5"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Fill with zeroes all data buffers used for plotting and position the data.</w:t>
      </w:r>
    </w:p>
    <w:p w14:paraId="6EE06C73"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Size of the buffers can be changed by the class variable WINDOW </w:t>
      </w:r>
    </w:p>
    <w:p w14:paraId="32AD69BF"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4CFB2169" w14:textId="77777777" w:rsidTr="0075155C">
        <w:tc>
          <w:tcPr>
            <w:tcW w:w="1761" w:type="dxa"/>
          </w:tcPr>
          <w:p w14:paraId="41BE996E"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810F105"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593D95C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"setUILocked:main\:\:MainWindow"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"main\:\:MainWindow:setUILocked"</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main.MainWindow.setUILocked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bool_</w:t>
      </w:r>
      <w:r w:rsidRPr="005F4A4C">
        <w:rPr>
          <w:rFonts w:ascii="Calibri" w:hAnsi="Calibri"/>
          <w:b/>
          <w:bCs/>
          <w:sz w:val="22"/>
          <w:szCs w:val="22"/>
          <w:lang w:val="en-US" w:eastAsia="en-US"/>
        </w:rPr>
        <w:t>)</w:t>
      </w:r>
    </w:p>
    <w:p w14:paraId="2AA6FA6F" w14:textId="77777777" w:rsidR="005F4A4C" w:rsidRPr="005F4A4C" w:rsidRDefault="005F4A4C" w:rsidP="005F4A4C">
      <w:pPr>
        <w:autoSpaceDE w:val="0"/>
        <w:autoSpaceDN w:val="0"/>
        <w:spacing w:before="30" w:after="60"/>
        <w:ind w:left="360"/>
        <w:jc w:val="both"/>
        <w:rPr>
          <w:sz w:val="20"/>
          <w:szCs w:val="20"/>
          <w:lang w:val="en-US" w:eastAsia="en-US"/>
        </w:rPr>
      </w:pPr>
      <w:bookmarkStart w:id="681" w:name="AAAAAAAAGC"/>
      <w:bookmarkEnd w:id="681"/>
    </w:p>
    <w:p w14:paraId="62E24EB0"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Set the lock status of the UI elements. </w:t>
      </w:r>
    </w:p>
    <w:p w14:paraId="1EF19207"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Enables or disables UI elements of the window. Executed during adquisition, blocks UI elements to only enable the Stop button and disable configuration UI elements.</w:t>
      </w:r>
    </w:p>
    <w:p w14:paraId="347BD316" w14:textId="77777777" w:rsidR="005F4A4C" w:rsidRPr="005F4A4C" w:rsidRDefault="005F4A4C" w:rsidP="005F4A4C">
      <w:pPr>
        <w:autoSpaceDE w:val="0"/>
        <w:autoSpaceDN w:val="0"/>
        <w:spacing w:before="30" w:after="60"/>
        <w:ind w:left="360"/>
        <w:jc w:val="both"/>
        <w:rPr>
          <w:sz w:val="22"/>
          <w:szCs w:val="22"/>
          <w:lang w:val="en-US" w:eastAsia="en-US"/>
        </w:rPr>
      </w:pPr>
    </w:p>
    <w:p w14:paraId="0D5DC3D8"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 xml:space="preserve">if </w:t>
      </w:r>
      <w:r w:rsidRPr="005F4A4C">
        <w:rPr>
          <w:rFonts w:ascii="Courier New" w:hAnsi="Courier New" w:cs="Courier New"/>
          <w:sz w:val="20"/>
          <w:szCs w:val="20"/>
          <w:lang w:val="en-US" w:eastAsia="en-US"/>
        </w:rPr>
        <w:t>bool_</w:t>
      </w:r>
      <w:r w:rsidRPr="005F4A4C">
        <w:rPr>
          <w:sz w:val="20"/>
          <w:szCs w:val="20"/>
          <w:lang w:val="en-US" w:eastAsia="en-US"/>
        </w:rPr>
        <w:t xml:space="preserve">  = </w:t>
      </w:r>
      <w:r w:rsidRPr="005F4A4C">
        <w:rPr>
          <w:b/>
          <w:bCs/>
          <w:sz w:val="20"/>
          <w:szCs w:val="20"/>
          <w:lang w:val="en-US" w:eastAsia="en-US"/>
        </w:rPr>
        <w:t>TRUE:</w:t>
      </w:r>
      <w:r w:rsidRPr="005F4A4C">
        <w:rPr>
          <w:sz w:val="20"/>
          <w:szCs w:val="20"/>
          <w:lang w:val="en-US" w:eastAsia="en-US"/>
        </w:rPr>
        <w:t xml:space="preserve">  allows configuration of the adquisition</w:t>
      </w:r>
    </w:p>
    <w:p w14:paraId="612EE891"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 xml:space="preserve">if </w:t>
      </w:r>
      <w:r w:rsidRPr="005F4A4C">
        <w:rPr>
          <w:rFonts w:ascii="Courier New" w:hAnsi="Courier New" w:cs="Courier New"/>
          <w:sz w:val="20"/>
          <w:szCs w:val="20"/>
          <w:lang w:val="en-US" w:eastAsia="en-US"/>
        </w:rPr>
        <w:t>bool_</w:t>
      </w:r>
      <w:r w:rsidRPr="005F4A4C">
        <w:rPr>
          <w:sz w:val="20"/>
          <w:szCs w:val="20"/>
          <w:lang w:val="en-US" w:eastAsia="en-US"/>
        </w:rPr>
        <w:t xml:space="preserve">  = </w:t>
      </w:r>
      <w:r w:rsidRPr="005F4A4C">
        <w:rPr>
          <w:b/>
          <w:bCs/>
          <w:sz w:val="20"/>
          <w:szCs w:val="20"/>
          <w:lang w:val="en-US" w:eastAsia="en-US"/>
        </w:rPr>
        <w:t>FALSE:</w:t>
      </w:r>
      <w:r w:rsidRPr="005F4A4C">
        <w:rPr>
          <w:sz w:val="20"/>
          <w:szCs w:val="20"/>
          <w:lang w:val="en-US" w:eastAsia="en-US"/>
        </w:rPr>
        <w:t xml:space="preserve">  disables configuratin of the adquisition </w:t>
      </w:r>
    </w:p>
    <w:p w14:paraId="5F9CFE3B"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7D75A56B" w14:textId="77777777" w:rsidTr="0075155C">
        <w:tc>
          <w:tcPr>
            <w:tcW w:w="1761" w:type="dxa"/>
          </w:tcPr>
          <w:p w14:paraId="24D20B6E"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290D475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8662F3" w14:paraId="10607684" w14:textId="77777777" w:rsidTr="0075155C">
        <w:tc>
          <w:tcPr>
            <w:tcW w:w="1761" w:type="dxa"/>
          </w:tcPr>
          <w:p w14:paraId="25580683"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bool_</w:t>
            </w:r>
            <w:r w:rsidRPr="005F4A4C">
              <w:rPr>
                <w:sz w:val="20"/>
                <w:szCs w:val="20"/>
                <w:lang w:val="en-US" w:eastAsia="en-US"/>
              </w:rPr>
              <w:t xml:space="preserve"> </w:t>
            </w:r>
          </w:p>
        </w:tc>
        <w:tc>
          <w:tcPr>
            <w:tcW w:w="6561" w:type="dxa"/>
          </w:tcPr>
          <w:p w14:paraId="3CFEA72E"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status of the UI </w:t>
            </w:r>
          </w:p>
        </w:tc>
      </w:tr>
    </w:tbl>
    <w:p w14:paraId="5FAF6185" w14:textId="77777777" w:rsidR="005F4A4C" w:rsidRPr="005F4A4C" w:rsidRDefault="005F4A4C" w:rsidP="005F4A4C">
      <w:pPr>
        <w:tabs>
          <w:tab w:val="num" w:pos="720"/>
        </w:tabs>
        <w:autoSpaceDE w:val="0"/>
        <w:autoSpaceDN w:val="0"/>
        <w:ind w:left="720" w:hanging="360"/>
        <w:rPr>
          <w:sz w:val="20"/>
          <w:szCs w:val="20"/>
          <w:lang w:val="en-US" w:eastAsia="en-US"/>
        </w:rPr>
      </w:pPr>
    </w:p>
    <w:p w14:paraId="663D14AA"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"start:main\:\:MainWindow"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"main\:\:MainWindow:start"</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main.MainWindow.start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504EA66F" w14:textId="77777777" w:rsidR="005F4A4C" w:rsidRPr="005F4A4C" w:rsidRDefault="005F4A4C" w:rsidP="005F4A4C">
      <w:pPr>
        <w:autoSpaceDE w:val="0"/>
        <w:autoSpaceDN w:val="0"/>
        <w:spacing w:before="30" w:after="60"/>
        <w:ind w:left="360"/>
        <w:jc w:val="both"/>
        <w:rPr>
          <w:sz w:val="20"/>
          <w:szCs w:val="20"/>
          <w:lang w:val="en-US" w:eastAsia="en-US"/>
        </w:rPr>
      </w:pPr>
      <w:bookmarkStart w:id="682" w:name="AAAAAAAAGD"/>
      <w:bookmarkEnd w:id="682"/>
    </w:p>
    <w:p w14:paraId="7453C0A5"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Executed when pressing Start Buttton. </w:t>
      </w:r>
    </w:p>
    <w:p w14:paraId="4C126F5B"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Starts data adquisition and timers, blocking the UI elements </w:t>
      </w:r>
    </w:p>
    <w:p w14:paraId="7A46C1CF"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4287D4B7" w14:textId="77777777" w:rsidTr="0075155C">
        <w:tc>
          <w:tcPr>
            <w:tcW w:w="1761" w:type="dxa"/>
          </w:tcPr>
          <w:p w14:paraId="0786148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3DCED32A"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6FF83DE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"stop:main\:\:MainWindow"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"main\:\:MainWindow:stop"</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main.MainWindow.stop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216AD2EE" w14:textId="77777777" w:rsidR="005F4A4C" w:rsidRPr="005F4A4C" w:rsidRDefault="005F4A4C" w:rsidP="005F4A4C">
      <w:pPr>
        <w:autoSpaceDE w:val="0"/>
        <w:autoSpaceDN w:val="0"/>
        <w:spacing w:before="30" w:after="60"/>
        <w:ind w:left="360"/>
        <w:jc w:val="both"/>
        <w:rPr>
          <w:sz w:val="20"/>
          <w:szCs w:val="20"/>
          <w:lang w:val="en-US" w:eastAsia="en-US"/>
        </w:rPr>
      </w:pPr>
      <w:bookmarkStart w:id="683" w:name="AAAAAAAAGE"/>
      <w:bookmarkEnd w:id="683"/>
    </w:p>
    <w:p w14:paraId="1A2AC769"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Executed when Stop Button is pressed. </w:t>
      </w:r>
    </w:p>
    <w:p w14:paraId="7630BD8A"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Stops data threads, timers and unlocks UI. </w:t>
      </w:r>
    </w:p>
    <w:p w14:paraId="46E45264"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559DCCA" w14:textId="77777777" w:rsidTr="0075155C">
        <w:tc>
          <w:tcPr>
            <w:tcW w:w="1761" w:type="dxa"/>
          </w:tcPr>
          <w:p w14:paraId="40399886"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7C9D307B"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5377FFD5"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"updateData:main\:\:MainWindow"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"main\:\:MainWindow:updateData"</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main.MainWindow.updateData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3D9E6F09" w14:textId="77777777" w:rsidR="005F4A4C" w:rsidRPr="005F4A4C" w:rsidRDefault="005F4A4C" w:rsidP="005F4A4C">
      <w:pPr>
        <w:autoSpaceDE w:val="0"/>
        <w:autoSpaceDN w:val="0"/>
        <w:spacing w:before="30" w:after="60"/>
        <w:ind w:left="360"/>
        <w:jc w:val="both"/>
        <w:rPr>
          <w:sz w:val="20"/>
          <w:szCs w:val="20"/>
          <w:lang w:val="en-US" w:eastAsia="en-US"/>
        </w:rPr>
      </w:pPr>
      <w:bookmarkStart w:id="684" w:name="AAAAAAAAGF"/>
      <w:bookmarkEnd w:id="684"/>
    </w:p>
    <w:p w14:paraId="02169240"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Executed every time new data is adquired. </w:t>
      </w:r>
    </w:p>
    <w:p w14:paraId="36F55CE5"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Executed by serialThread_MPU9150 with QT4 Signal </w:t>
      </w:r>
    </w:p>
    <w:p w14:paraId="7DF98725"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28E4E013" w14:textId="77777777" w:rsidTr="0075155C">
        <w:tc>
          <w:tcPr>
            <w:tcW w:w="1761" w:type="dxa"/>
          </w:tcPr>
          <w:p w14:paraId="68C291FF"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lastRenderedPageBreak/>
              <w:t>self</w:t>
            </w:r>
            <w:r w:rsidRPr="005F4A4C">
              <w:rPr>
                <w:sz w:val="20"/>
                <w:szCs w:val="20"/>
                <w:lang w:val="en-US" w:eastAsia="en-US"/>
              </w:rPr>
              <w:t xml:space="preserve"> </w:t>
            </w:r>
          </w:p>
        </w:tc>
        <w:tc>
          <w:tcPr>
            <w:tcW w:w="6561" w:type="dxa"/>
          </w:tcPr>
          <w:p w14:paraId="0B67D1B6"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6F751224"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"updatePlot:main\:\:MainWindow"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"main\:\:MainWindow:updatePlot"</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main.MainWindow.updatePlot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7945D5BA" w14:textId="77777777" w:rsidR="005F4A4C" w:rsidRPr="005F4A4C" w:rsidRDefault="005F4A4C" w:rsidP="005F4A4C">
      <w:pPr>
        <w:autoSpaceDE w:val="0"/>
        <w:autoSpaceDN w:val="0"/>
        <w:spacing w:before="30" w:after="60"/>
        <w:ind w:left="360"/>
        <w:jc w:val="both"/>
        <w:rPr>
          <w:sz w:val="20"/>
          <w:szCs w:val="20"/>
          <w:lang w:val="en-US" w:eastAsia="en-US"/>
        </w:rPr>
      </w:pPr>
      <w:bookmarkStart w:id="685" w:name="AAAAAAAAGG"/>
      <w:bookmarkEnd w:id="685"/>
    </w:p>
    <w:p w14:paraId="07253B15"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Executed every 20 ms for updating plot. </w:t>
      </w:r>
    </w:p>
    <w:p w14:paraId="3A584782"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Executed by QtTimer every 20 ms after pressed start button. Stops and reset timer when stop button is pressed. </w:t>
      </w:r>
    </w:p>
    <w:p w14:paraId="67BC0683"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2B434ECA" w14:textId="77777777" w:rsidTr="0075155C">
        <w:tc>
          <w:tcPr>
            <w:tcW w:w="1761" w:type="dxa"/>
          </w:tcPr>
          <w:p w14:paraId="3352C9F3"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0A1A3A82"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pointers </w:t>
            </w:r>
          </w:p>
        </w:tc>
      </w:tr>
    </w:tbl>
    <w:p w14:paraId="503272C0"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3A6901A6"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Data Documentation</w:t>
      </w:r>
    </w:p>
    <w:p w14:paraId="6971053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"activity:main\:\:MainWindow"</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"main\:\:MainWindow:activity"</w:instrText>
      </w:r>
      <w:r w:rsidRPr="005F4A4C">
        <w:rPr>
          <w:rFonts w:ascii="Calibri" w:hAnsi="Calibri"/>
          <w:b/>
          <w:bCs/>
          <w:lang w:val="en-US" w:eastAsia="en-US"/>
        </w:rPr>
        <w:fldChar w:fldCharType="end"/>
      </w:r>
      <w:r w:rsidRPr="005F4A4C">
        <w:rPr>
          <w:rFonts w:ascii="Calibri" w:hAnsi="Calibri"/>
          <w:b/>
          <w:bCs/>
          <w:sz w:val="22"/>
          <w:szCs w:val="22"/>
          <w:lang w:val="en-US" w:eastAsia="en-US"/>
        </w:rPr>
        <w:t>main.MainWindow.activity</w:t>
      </w:r>
    </w:p>
    <w:p w14:paraId="2FE2B706" w14:textId="77777777" w:rsidR="005F4A4C" w:rsidRPr="005F4A4C" w:rsidRDefault="005F4A4C" w:rsidP="005F4A4C">
      <w:pPr>
        <w:autoSpaceDE w:val="0"/>
        <w:autoSpaceDN w:val="0"/>
        <w:spacing w:before="30" w:after="60"/>
        <w:ind w:left="360"/>
        <w:jc w:val="both"/>
        <w:rPr>
          <w:sz w:val="20"/>
          <w:szCs w:val="20"/>
          <w:lang w:val="en-US" w:eastAsia="en-US"/>
        </w:rPr>
      </w:pPr>
      <w:bookmarkStart w:id="686" w:name="AAAAAAAAGH"/>
      <w:bookmarkEnd w:id="686"/>
    </w:p>
    <w:p w14:paraId="27942E0F"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Reference for the activity detection algorithm. </w:t>
      </w:r>
    </w:p>
    <w:p w14:paraId="7AB7B6DC"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Activity detection algorithm propossed by Dr. Pablo Reyes </w:t>
      </w:r>
    </w:p>
    <w:p w14:paraId="74EF05B6"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"AX:main\:\:MainWindow"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"main\:\:MainWindow:AX"</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main.MainWindow.AX</w:t>
      </w:r>
    </w:p>
    <w:p w14:paraId="10BB179F" w14:textId="77777777" w:rsidR="005F4A4C" w:rsidRPr="005F4A4C" w:rsidRDefault="005F4A4C" w:rsidP="005F4A4C">
      <w:pPr>
        <w:autoSpaceDE w:val="0"/>
        <w:autoSpaceDN w:val="0"/>
        <w:spacing w:before="30" w:after="60"/>
        <w:ind w:left="360"/>
        <w:jc w:val="both"/>
        <w:rPr>
          <w:sz w:val="20"/>
          <w:szCs w:val="20"/>
          <w:lang w:val="en-US" w:eastAsia="en-US"/>
        </w:rPr>
      </w:pPr>
      <w:bookmarkStart w:id="687" w:name="AAAAAAAAGI"/>
      <w:bookmarkEnd w:id="687"/>
    </w:p>
    <w:p w14:paraId="7485F604"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Acceleration in X axis. </w:t>
      </w:r>
    </w:p>
    <w:p w14:paraId="523BEDB0"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Acceleration in g (gravity) </w:t>
      </w:r>
    </w:p>
    <w:p w14:paraId="601A6B0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"AY:main\:\:MainWindow"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"main\:\:MainWindow:AY"</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main.MainWindow.AY</w:t>
      </w:r>
    </w:p>
    <w:p w14:paraId="7089C410" w14:textId="77777777" w:rsidR="005F4A4C" w:rsidRPr="005F4A4C" w:rsidRDefault="005F4A4C" w:rsidP="005F4A4C">
      <w:pPr>
        <w:autoSpaceDE w:val="0"/>
        <w:autoSpaceDN w:val="0"/>
        <w:spacing w:before="30" w:after="60"/>
        <w:ind w:left="360"/>
        <w:jc w:val="both"/>
        <w:rPr>
          <w:sz w:val="20"/>
          <w:szCs w:val="20"/>
          <w:lang w:val="en-US" w:eastAsia="en-US"/>
        </w:rPr>
      </w:pPr>
      <w:bookmarkStart w:id="688" w:name="AAAAAAAAGJ"/>
      <w:bookmarkEnd w:id="688"/>
    </w:p>
    <w:p w14:paraId="70337AB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Acceleration in Y axis. </w:t>
      </w:r>
    </w:p>
    <w:p w14:paraId="01F6D343"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Acceleration in g (gravity) </w:t>
      </w:r>
    </w:p>
    <w:p w14:paraId="751367A9"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"AZ:main\:\:MainWindow"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"main\:\:MainWindow:AZ"</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main.MainWindow.AZ</w:t>
      </w:r>
    </w:p>
    <w:p w14:paraId="047CB2B1" w14:textId="77777777" w:rsidR="005F4A4C" w:rsidRPr="005F4A4C" w:rsidRDefault="005F4A4C" w:rsidP="005F4A4C">
      <w:pPr>
        <w:autoSpaceDE w:val="0"/>
        <w:autoSpaceDN w:val="0"/>
        <w:spacing w:before="30" w:after="60"/>
        <w:ind w:left="360"/>
        <w:jc w:val="both"/>
        <w:rPr>
          <w:sz w:val="20"/>
          <w:szCs w:val="20"/>
          <w:lang w:val="en-US" w:eastAsia="en-US"/>
        </w:rPr>
      </w:pPr>
      <w:bookmarkStart w:id="689" w:name="AAAAAAAAGK"/>
      <w:bookmarkEnd w:id="689"/>
    </w:p>
    <w:p w14:paraId="3EDFD0E5"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Acceleration in Z axis. </w:t>
      </w:r>
    </w:p>
    <w:p w14:paraId="2B5DBB8E"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Acceleration in g (gravity) </w:t>
      </w:r>
    </w:p>
    <w:p w14:paraId="45F112A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"data:main\:\:MainWindow"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"main\:\:MainWindow:data"</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main.MainWindow.data</w:t>
      </w:r>
    </w:p>
    <w:p w14:paraId="4C663364" w14:textId="77777777" w:rsidR="005F4A4C" w:rsidRPr="005F4A4C" w:rsidRDefault="005F4A4C" w:rsidP="005F4A4C">
      <w:pPr>
        <w:autoSpaceDE w:val="0"/>
        <w:autoSpaceDN w:val="0"/>
        <w:spacing w:before="30" w:after="60"/>
        <w:ind w:left="360"/>
        <w:jc w:val="both"/>
        <w:rPr>
          <w:sz w:val="20"/>
          <w:szCs w:val="20"/>
          <w:lang w:val="en-US" w:eastAsia="en-US"/>
        </w:rPr>
      </w:pPr>
      <w:bookmarkStart w:id="690" w:name="AAAAAAAAGL"/>
      <w:bookmarkEnd w:id="690"/>
    </w:p>
    <w:p w14:paraId="07CE542E"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Reference for the Threaded serial adquisition. </w:t>
      </w:r>
    </w:p>
    <w:p w14:paraId="11801BD1"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Threaded adquisition for a serial device with interrupts using Qt4 signals </w:t>
      </w:r>
    </w:p>
    <w:p w14:paraId="7AB7CFC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"fall:main\:\:MainWindow"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"main\:\:MainWindow:fall"</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main.MainWindow.fall</w:t>
      </w:r>
    </w:p>
    <w:p w14:paraId="78AA0D1B" w14:textId="77777777" w:rsidR="005F4A4C" w:rsidRPr="005F4A4C" w:rsidRDefault="005F4A4C" w:rsidP="005F4A4C">
      <w:pPr>
        <w:autoSpaceDE w:val="0"/>
        <w:autoSpaceDN w:val="0"/>
        <w:spacing w:before="30" w:after="60"/>
        <w:ind w:left="360"/>
        <w:jc w:val="both"/>
        <w:rPr>
          <w:sz w:val="20"/>
          <w:szCs w:val="20"/>
          <w:lang w:val="en-US" w:eastAsia="en-US"/>
        </w:rPr>
      </w:pPr>
      <w:bookmarkStart w:id="691" w:name="AAAAAAAAGM"/>
      <w:bookmarkEnd w:id="691"/>
    </w:p>
    <w:p w14:paraId="2EC5B786"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Reference for the fall detection algorithm. </w:t>
      </w:r>
    </w:p>
    <w:p w14:paraId="721E6D1D"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Fall detection algorithm propossed by Dr. Pablo Reyes </w:t>
      </w:r>
    </w:p>
    <w:p w14:paraId="144CDEC9"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"GX:main\:\:MainWindow"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"main\:\:MainWindow:GX"</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main.MainWindow.GX</w:t>
      </w:r>
    </w:p>
    <w:p w14:paraId="640B7233" w14:textId="77777777" w:rsidR="005F4A4C" w:rsidRPr="005F4A4C" w:rsidRDefault="005F4A4C" w:rsidP="005F4A4C">
      <w:pPr>
        <w:autoSpaceDE w:val="0"/>
        <w:autoSpaceDN w:val="0"/>
        <w:spacing w:before="30" w:after="60"/>
        <w:ind w:left="360"/>
        <w:jc w:val="both"/>
        <w:rPr>
          <w:sz w:val="20"/>
          <w:szCs w:val="20"/>
          <w:lang w:val="en-US" w:eastAsia="en-US"/>
        </w:rPr>
      </w:pPr>
      <w:bookmarkStart w:id="692" w:name="AAAAAAAAGN"/>
      <w:bookmarkEnd w:id="692"/>
    </w:p>
    <w:p w14:paraId="2628FCAD"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Angular Velocity in X axis. </w:t>
      </w:r>
    </w:p>
    <w:p w14:paraId="0D722CC7"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lastRenderedPageBreak/>
        <w:t xml:space="preserve">Angular Velocity in degrees/second </w:t>
      </w:r>
    </w:p>
    <w:p w14:paraId="702C7D0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"GY:main\:\:MainWindow"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"main\:\:MainWindow:GY"</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main.MainWindow.GY</w:t>
      </w:r>
    </w:p>
    <w:p w14:paraId="75C61C62" w14:textId="77777777" w:rsidR="005F4A4C" w:rsidRPr="005F4A4C" w:rsidRDefault="005F4A4C" w:rsidP="005F4A4C">
      <w:pPr>
        <w:autoSpaceDE w:val="0"/>
        <w:autoSpaceDN w:val="0"/>
        <w:spacing w:before="30" w:after="60"/>
        <w:ind w:left="360"/>
        <w:jc w:val="both"/>
        <w:rPr>
          <w:sz w:val="20"/>
          <w:szCs w:val="20"/>
          <w:lang w:val="en-US" w:eastAsia="en-US"/>
        </w:rPr>
      </w:pPr>
      <w:bookmarkStart w:id="693" w:name="AAAAAAAAGO"/>
      <w:bookmarkEnd w:id="693"/>
    </w:p>
    <w:p w14:paraId="4C3BD283"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Angular Velocity in Y axis. </w:t>
      </w:r>
    </w:p>
    <w:p w14:paraId="2E07CF9F"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Angular Velocity in degrees/second </w:t>
      </w:r>
    </w:p>
    <w:p w14:paraId="7CB4CD0B"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"GZ:main\:\:MainWindow"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"main\:\:MainWindow:GZ"</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main.MainWindow.GZ</w:t>
      </w:r>
    </w:p>
    <w:p w14:paraId="3F2B075F" w14:textId="77777777" w:rsidR="005F4A4C" w:rsidRPr="005F4A4C" w:rsidRDefault="005F4A4C" w:rsidP="005F4A4C">
      <w:pPr>
        <w:autoSpaceDE w:val="0"/>
        <w:autoSpaceDN w:val="0"/>
        <w:spacing w:before="30" w:after="60"/>
        <w:ind w:left="360"/>
        <w:jc w:val="both"/>
        <w:rPr>
          <w:sz w:val="20"/>
          <w:szCs w:val="20"/>
          <w:lang w:val="en-US" w:eastAsia="en-US"/>
        </w:rPr>
      </w:pPr>
      <w:bookmarkStart w:id="694" w:name="AAAAAAAAGP"/>
      <w:bookmarkEnd w:id="694"/>
    </w:p>
    <w:p w14:paraId="70C6A266"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Angular Velocity in Z axis. </w:t>
      </w:r>
    </w:p>
    <w:p w14:paraId="0F51098F"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Angular Velocity in degrees/second </w:t>
      </w:r>
    </w:p>
    <w:p w14:paraId="32E87902"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"LAX:main\:\:MainWindow"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"main\:\:MainWindow:LAX"</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main.MainWindow.LAX</w:t>
      </w:r>
    </w:p>
    <w:p w14:paraId="1B771533" w14:textId="77777777" w:rsidR="005F4A4C" w:rsidRPr="005F4A4C" w:rsidRDefault="005F4A4C" w:rsidP="005F4A4C">
      <w:pPr>
        <w:autoSpaceDE w:val="0"/>
        <w:autoSpaceDN w:val="0"/>
        <w:spacing w:before="30" w:after="60"/>
        <w:ind w:left="360"/>
        <w:jc w:val="both"/>
        <w:rPr>
          <w:sz w:val="20"/>
          <w:szCs w:val="20"/>
          <w:lang w:val="en-US" w:eastAsia="en-US"/>
        </w:rPr>
      </w:pPr>
      <w:bookmarkStart w:id="695" w:name="AAAAAAAAGQ"/>
      <w:bookmarkEnd w:id="695"/>
    </w:p>
    <w:p w14:paraId="42750657"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Linear Acceleration in X axis. </w:t>
      </w:r>
    </w:p>
    <w:p w14:paraId="1E811604"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Acceleration in g (gravity). The 9DOF sensor fusion algorithm allows to estimate the expected gravity coordinates and dinamically delete it from the measured acceleration, allowing the gravity compensated linear acceleration </w:t>
      </w:r>
    </w:p>
    <w:p w14:paraId="59366C32"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"LAY:main\:\:MainWindow"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"main\:\:MainWindow:LAY"</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main.MainWindow.LAY</w:t>
      </w:r>
    </w:p>
    <w:p w14:paraId="17E1A4B7" w14:textId="77777777" w:rsidR="005F4A4C" w:rsidRPr="005F4A4C" w:rsidRDefault="005F4A4C" w:rsidP="005F4A4C">
      <w:pPr>
        <w:autoSpaceDE w:val="0"/>
        <w:autoSpaceDN w:val="0"/>
        <w:spacing w:before="30" w:after="60"/>
        <w:ind w:left="360"/>
        <w:jc w:val="both"/>
        <w:rPr>
          <w:sz w:val="20"/>
          <w:szCs w:val="20"/>
          <w:lang w:val="en-US" w:eastAsia="en-US"/>
        </w:rPr>
      </w:pPr>
      <w:bookmarkStart w:id="696" w:name="AAAAAAAAGR"/>
      <w:bookmarkEnd w:id="696"/>
    </w:p>
    <w:p w14:paraId="4678BF32"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Linear Acceleration in Y axis. </w:t>
      </w:r>
    </w:p>
    <w:p w14:paraId="214BBC47"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Acceleration in g (gravity). The 9DOF sensor fusion algorithm allows to estimate the expected gravity coordinates and dinamically delete it from the measured acceleration, allowing the gravity compensated linear acceleration </w:t>
      </w:r>
    </w:p>
    <w:p w14:paraId="7182C4D5"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"LAZ:main\:\:MainWindow"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"main\:\:MainWindow:LAZ"</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main.MainWindow.LAZ</w:t>
      </w:r>
    </w:p>
    <w:p w14:paraId="40C625CD" w14:textId="77777777" w:rsidR="005F4A4C" w:rsidRPr="005F4A4C" w:rsidRDefault="005F4A4C" w:rsidP="005F4A4C">
      <w:pPr>
        <w:autoSpaceDE w:val="0"/>
        <w:autoSpaceDN w:val="0"/>
        <w:spacing w:before="30" w:after="60"/>
        <w:ind w:left="360"/>
        <w:jc w:val="both"/>
        <w:rPr>
          <w:sz w:val="20"/>
          <w:szCs w:val="20"/>
          <w:lang w:val="en-US" w:eastAsia="en-US"/>
        </w:rPr>
      </w:pPr>
      <w:bookmarkStart w:id="697" w:name="AAAAAAAAGS"/>
      <w:bookmarkEnd w:id="697"/>
    </w:p>
    <w:p w14:paraId="0CA4FE38"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Linear Acceleration in Z axis. </w:t>
      </w:r>
    </w:p>
    <w:p w14:paraId="30B96E88"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Acceleration in g (gravity). The 9DOF sensor fusion algorithm allows to estimate the expected gravity coordinates and dinamically delete it from the measured acceleration, allowing the gravity compensated linear acceleration </w:t>
      </w:r>
    </w:p>
    <w:p w14:paraId="54D2161F"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"MX:main\:\:MainWindow"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"main\:\:MainWindow:MX"</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main.MainWindow.MX</w:t>
      </w:r>
    </w:p>
    <w:p w14:paraId="1AA77E61" w14:textId="77777777" w:rsidR="005F4A4C" w:rsidRPr="005F4A4C" w:rsidRDefault="005F4A4C" w:rsidP="005F4A4C">
      <w:pPr>
        <w:autoSpaceDE w:val="0"/>
        <w:autoSpaceDN w:val="0"/>
        <w:spacing w:before="30" w:after="60"/>
        <w:ind w:left="360"/>
        <w:jc w:val="both"/>
        <w:rPr>
          <w:sz w:val="20"/>
          <w:szCs w:val="20"/>
          <w:lang w:val="en-US" w:eastAsia="en-US"/>
        </w:rPr>
      </w:pPr>
      <w:bookmarkStart w:id="698" w:name="AAAAAAAAGT"/>
      <w:bookmarkEnd w:id="698"/>
    </w:p>
    <w:p w14:paraId="26A7FDEC"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Magnetic field in X axis. </w:t>
      </w:r>
    </w:p>
    <w:p w14:paraId="15C5006F"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Magnetic field flux in Gauss (Gs) </w:t>
      </w:r>
    </w:p>
    <w:p w14:paraId="41AE508E"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"MY:main\:\:MainWindow"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"main\:\:MainWindow:MY"</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main.MainWindow.MY</w:t>
      </w:r>
    </w:p>
    <w:p w14:paraId="57553432" w14:textId="77777777" w:rsidR="005F4A4C" w:rsidRPr="005F4A4C" w:rsidRDefault="005F4A4C" w:rsidP="005F4A4C">
      <w:pPr>
        <w:autoSpaceDE w:val="0"/>
        <w:autoSpaceDN w:val="0"/>
        <w:spacing w:before="30" w:after="60"/>
        <w:ind w:left="360"/>
        <w:jc w:val="both"/>
        <w:rPr>
          <w:sz w:val="20"/>
          <w:szCs w:val="20"/>
          <w:lang w:val="en-US" w:eastAsia="en-US"/>
        </w:rPr>
      </w:pPr>
      <w:bookmarkStart w:id="699" w:name="AAAAAAAAGU"/>
      <w:bookmarkEnd w:id="699"/>
    </w:p>
    <w:p w14:paraId="7AC04F7B"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Magnetic field in Y axis. </w:t>
      </w:r>
    </w:p>
    <w:p w14:paraId="3EB62269"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Magnetic field flux in Gauss (Gs) </w:t>
      </w:r>
    </w:p>
    <w:p w14:paraId="6C52F26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"MZ:main\:\:MainWindow"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"main\:\:MainWindow:MZ"</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main.MainWindow.MZ</w:t>
      </w:r>
    </w:p>
    <w:p w14:paraId="45296415" w14:textId="77777777" w:rsidR="005F4A4C" w:rsidRPr="005F4A4C" w:rsidRDefault="005F4A4C" w:rsidP="005F4A4C">
      <w:pPr>
        <w:autoSpaceDE w:val="0"/>
        <w:autoSpaceDN w:val="0"/>
        <w:spacing w:before="30" w:after="60"/>
        <w:ind w:left="360"/>
        <w:jc w:val="both"/>
        <w:rPr>
          <w:sz w:val="20"/>
          <w:szCs w:val="20"/>
          <w:lang w:val="en-US" w:eastAsia="en-US"/>
        </w:rPr>
      </w:pPr>
      <w:bookmarkStart w:id="700" w:name="AAAAAAAAGV"/>
      <w:bookmarkEnd w:id="700"/>
    </w:p>
    <w:p w14:paraId="5FF14262"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Magnetic field in Z axis. </w:t>
      </w:r>
    </w:p>
    <w:p w14:paraId="458C91C0"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lastRenderedPageBreak/>
        <w:t xml:space="preserve">Magnetic field flux in Gauss (Gs) </w:t>
      </w:r>
    </w:p>
    <w:p w14:paraId="3CC05F06"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"P:main\:\:MainWindow"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"main\:\:MainWindow:P"</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main.MainWindow.P</w:t>
      </w:r>
    </w:p>
    <w:p w14:paraId="3B0A2EB7" w14:textId="77777777" w:rsidR="005F4A4C" w:rsidRPr="005F4A4C" w:rsidRDefault="005F4A4C" w:rsidP="005F4A4C">
      <w:pPr>
        <w:autoSpaceDE w:val="0"/>
        <w:autoSpaceDN w:val="0"/>
        <w:spacing w:before="30" w:after="60"/>
        <w:ind w:left="360"/>
        <w:jc w:val="both"/>
        <w:rPr>
          <w:sz w:val="20"/>
          <w:szCs w:val="20"/>
          <w:lang w:val="en-US" w:eastAsia="en-US"/>
        </w:rPr>
      </w:pPr>
      <w:bookmarkStart w:id="701" w:name="AAAAAAAAGW"/>
      <w:bookmarkEnd w:id="701"/>
    </w:p>
    <w:p w14:paraId="10AEEB8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Euler angles in Y axis (Pitch) </w:t>
      </w:r>
    </w:p>
    <w:p w14:paraId="218EC46F"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Angles in degrees. Obtained directicly from the DMP of the MPU-9150 internal sensor fusion with 6DOF (Accelerometer + Gyroscope). </w:t>
      </w:r>
    </w:p>
    <w:p w14:paraId="7D128BBF"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"P2:main\:\:MainWindow"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"main\:\:MainWindow:P2"</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main.MainWindow.P2</w:t>
      </w:r>
    </w:p>
    <w:p w14:paraId="4B880BC8" w14:textId="77777777" w:rsidR="005F4A4C" w:rsidRPr="005F4A4C" w:rsidRDefault="005F4A4C" w:rsidP="005F4A4C">
      <w:pPr>
        <w:autoSpaceDE w:val="0"/>
        <w:autoSpaceDN w:val="0"/>
        <w:spacing w:before="30" w:after="60"/>
        <w:ind w:left="360"/>
        <w:jc w:val="both"/>
        <w:rPr>
          <w:sz w:val="20"/>
          <w:szCs w:val="20"/>
          <w:lang w:val="en-US" w:eastAsia="en-US"/>
        </w:rPr>
      </w:pPr>
      <w:bookmarkStart w:id="702" w:name="AAAAAAAAGX"/>
      <w:bookmarkEnd w:id="702"/>
    </w:p>
    <w:p w14:paraId="3D38D8FD"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Euler angles in Y axis (Pitch) </w:t>
      </w:r>
    </w:p>
    <w:p w14:paraId="48E939E0"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Angles in degrees. Obtained from the sensor fusion algorithm (9DOF) developed by Sebastian Madgwick and implemented by Fabio Varesano. </w:t>
      </w:r>
    </w:p>
    <w:p w14:paraId="365E29A8"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"POS:main\:\:MainWindow"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"main\:\:MainWindow:POS"</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main.MainWindow.POS</w:t>
      </w:r>
    </w:p>
    <w:p w14:paraId="5570DF5B" w14:textId="77777777" w:rsidR="005F4A4C" w:rsidRPr="005F4A4C" w:rsidRDefault="005F4A4C" w:rsidP="005F4A4C">
      <w:pPr>
        <w:autoSpaceDE w:val="0"/>
        <w:autoSpaceDN w:val="0"/>
        <w:spacing w:before="30" w:after="60"/>
        <w:ind w:left="360"/>
        <w:jc w:val="both"/>
        <w:rPr>
          <w:sz w:val="20"/>
          <w:szCs w:val="20"/>
          <w:lang w:val="en-US" w:eastAsia="en-US"/>
        </w:rPr>
      </w:pPr>
      <w:bookmarkStart w:id="703" w:name="AAAAAAAAGY"/>
      <w:bookmarkEnd w:id="703"/>
    </w:p>
    <w:p w14:paraId="66359147"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Indicates the current index for storing data in the buffers. </w:t>
      </w:r>
    </w:p>
    <w:p w14:paraId="30134E39"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Updated and reseted by </w:t>
      </w:r>
      <w:r w:rsidRPr="005F4A4C">
        <w:rPr>
          <w:b/>
          <w:bCs/>
          <w:sz w:val="22"/>
          <w:szCs w:val="22"/>
          <w:lang w:val="en-US" w:eastAsia="en-US"/>
        </w:rPr>
        <w:t>updateData</w:t>
      </w:r>
      <w:r w:rsidRPr="005F4A4C">
        <w:rPr>
          <w:sz w:val="22"/>
          <w:szCs w:val="22"/>
          <w:lang w:val="en-US" w:eastAsia="en-US"/>
        </w:rPr>
        <w:t xml:space="preserve"> limits its count to WINDOW variable </w:t>
      </w:r>
    </w:p>
    <w:p w14:paraId="6FACBD17"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"R:main\:\:MainWindow"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"main\:\:MainWindow:R"</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main.MainWindow.R</w:t>
      </w:r>
    </w:p>
    <w:p w14:paraId="50DF1A22" w14:textId="77777777" w:rsidR="005F4A4C" w:rsidRPr="005F4A4C" w:rsidRDefault="005F4A4C" w:rsidP="005F4A4C">
      <w:pPr>
        <w:autoSpaceDE w:val="0"/>
        <w:autoSpaceDN w:val="0"/>
        <w:spacing w:before="30" w:after="60"/>
        <w:ind w:left="360"/>
        <w:jc w:val="both"/>
        <w:rPr>
          <w:sz w:val="20"/>
          <w:szCs w:val="20"/>
          <w:lang w:val="en-US" w:eastAsia="en-US"/>
        </w:rPr>
      </w:pPr>
      <w:bookmarkStart w:id="704" w:name="AAAAAAAAGZ"/>
      <w:bookmarkEnd w:id="704"/>
    </w:p>
    <w:p w14:paraId="19FA7115"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Euler angles in Z axis (Roll) </w:t>
      </w:r>
    </w:p>
    <w:p w14:paraId="37D0E73B"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Angles in degrees. Obtained directicly from the DMP of the MPU-9150 internal sensor fusion with 6DOF (Accelerometer + Gyroscope). </w:t>
      </w:r>
    </w:p>
    <w:p w14:paraId="6443898A"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"R2:main\:\:MainWindow"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"main\:\:MainWindow:R2"</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main.MainWindow.R2</w:t>
      </w:r>
    </w:p>
    <w:p w14:paraId="0E005B70" w14:textId="77777777" w:rsidR="005F4A4C" w:rsidRPr="005F4A4C" w:rsidRDefault="005F4A4C" w:rsidP="005F4A4C">
      <w:pPr>
        <w:autoSpaceDE w:val="0"/>
        <w:autoSpaceDN w:val="0"/>
        <w:spacing w:before="30" w:after="60"/>
        <w:ind w:left="360"/>
        <w:jc w:val="both"/>
        <w:rPr>
          <w:sz w:val="20"/>
          <w:szCs w:val="20"/>
          <w:lang w:val="en-US" w:eastAsia="en-US"/>
        </w:rPr>
      </w:pPr>
      <w:bookmarkStart w:id="705" w:name="AAAAAAAAHA"/>
      <w:bookmarkEnd w:id="705"/>
    </w:p>
    <w:p w14:paraId="3EC0852B"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Euler angles in Z axis (Roll) </w:t>
      </w:r>
    </w:p>
    <w:p w14:paraId="7AC1A646"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Angles in degrees. Obtained from the sensor fusion algorithm (9DOF) developed by Sebastian Madgwick and implemented by Fabio Varesano. </w:t>
      </w:r>
    </w:p>
    <w:p w14:paraId="7214BB98"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"timer:main\:\:MainWindow"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"main\:\:MainWindow:timer"</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main.MainWindow.timer</w:t>
      </w:r>
    </w:p>
    <w:p w14:paraId="206DB347" w14:textId="77777777" w:rsidR="005F4A4C" w:rsidRPr="005F4A4C" w:rsidRDefault="005F4A4C" w:rsidP="005F4A4C">
      <w:pPr>
        <w:autoSpaceDE w:val="0"/>
        <w:autoSpaceDN w:val="0"/>
        <w:spacing w:before="30" w:after="60"/>
        <w:ind w:left="360"/>
        <w:jc w:val="both"/>
        <w:rPr>
          <w:sz w:val="20"/>
          <w:szCs w:val="20"/>
          <w:lang w:val="en-US" w:eastAsia="en-US"/>
        </w:rPr>
      </w:pPr>
      <w:bookmarkStart w:id="706" w:name="AAAAAAAAHB"/>
      <w:bookmarkEnd w:id="706"/>
    </w:p>
    <w:p w14:paraId="2B83646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Reference update plot timer. </w:t>
      </w:r>
    </w:p>
    <w:p w14:paraId="6AB00422"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Qt4 timer to trigger the  function </w:t>
      </w:r>
    </w:p>
    <w:p w14:paraId="7D9B6D15"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"Y:main\:\:MainWindow"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"main\:\:MainWindow:Y"</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main.MainWindow.Y</w:t>
      </w:r>
    </w:p>
    <w:p w14:paraId="4EB4AB93" w14:textId="77777777" w:rsidR="005F4A4C" w:rsidRPr="005F4A4C" w:rsidRDefault="005F4A4C" w:rsidP="005F4A4C">
      <w:pPr>
        <w:autoSpaceDE w:val="0"/>
        <w:autoSpaceDN w:val="0"/>
        <w:spacing w:before="30" w:after="60"/>
        <w:ind w:left="360"/>
        <w:jc w:val="both"/>
        <w:rPr>
          <w:sz w:val="20"/>
          <w:szCs w:val="20"/>
          <w:lang w:val="en-US" w:eastAsia="en-US"/>
        </w:rPr>
      </w:pPr>
      <w:bookmarkStart w:id="707" w:name="AAAAAAAAHC"/>
      <w:bookmarkEnd w:id="707"/>
    </w:p>
    <w:p w14:paraId="0427047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Euler angles in X axis (Yaw) </w:t>
      </w:r>
    </w:p>
    <w:p w14:paraId="67E214F3"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Angles in degrees. Obtained directicly from the DMP of the MPU-9150 internal sensor fusion with 6DOF (Accelerometer + Gyroscope). </w:t>
      </w:r>
    </w:p>
    <w:p w14:paraId="674AAD6E"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"Y2:main\:\:MainWindow"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"main\:\:MainWindow:Y2"</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main.MainWindow.Y2</w:t>
      </w:r>
    </w:p>
    <w:p w14:paraId="36EC382B" w14:textId="77777777" w:rsidR="005F4A4C" w:rsidRPr="005F4A4C" w:rsidRDefault="005F4A4C" w:rsidP="005F4A4C">
      <w:pPr>
        <w:autoSpaceDE w:val="0"/>
        <w:autoSpaceDN w:val="0"/>
        <w:spacing w:before="30" w:after="60"/>
        <w:ind w:left="360"/>
        <w:jc w:val="both"/>
        <w:rPr>
          <w:sz w:val="20"/>
          <w:szCs w:val="20"/>
          <w:lang w:val="en-US" w:eastAsia="en-US"/>
        </w:rPr>
      </w:pPr>
      <w:bookmarkStart w:id="708" w:name="AAAAAAAAHD"/>
      <w:bookmarkEnd w:id="708"/>
    </w:p>
    <w:p w14:paraId="1F338FFB"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Euler angles in X axis (Yaw) </w:t>
      </w:r>
    </w:p>
    <w:p w14:paraId="1827592B"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lastRenderedPageBreak/>
        <w:t xml:space="preserve">Angles in degrees. Obtained from the sensor fusion algorithm (9DOF) developed by Sebastian Madgwick and implemented by Fabio Varesano. </w:t>
      </w:r>
    </w:p>
    <w:p w14:paraId="389476F3"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32A42830"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5EA68018"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Graph/main.py</w:t>
      </w:r>
    </w:p>
    <w:p w14:paraId="348CFD93"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1FE8B69D"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3DB26014"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posture.Posture Class Reference</w:t>
      </w:r>
    </w:p>
    <w:p w14:paraId="7F1CBE32"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"posture.Posture"</w:instrText>
      </w:r>
      <w:r w:rsidRPr="005F4A4C">
        <w:rPr>
          <w:lang w:val="en-US" w:eastAsia="en-US"/>
        </w:rPr>
        <w:fldChar w:fldCharType="end"/>
      </w:r>
      <w:r w:rsidRPr="005F4A4C">
        <w:rPr>
          <w:lang w:val="en-US" w:eastAsia="en-US"/>
        </w:rPr>
        <w:fldChar w:fldCharType="begin"/>
      </w:r>
      <w:r w:rsidRPr="005F4A4C">
        <w:rPr>
          <w:lang w:val="en-US" w:eastAsia="en-US"/>
        </w:rPr>
        <w:instrText>xe "posture.Posture"</w:instrText>
      </w:r>
      <w:r w:rsidRPr="005F4A4C">
        <w:rPr>
          <w:lang w:val="en-US" w:eastAsia="en-US"/>
        </w:rPr>
        <w:fldChar w:fldCharType="end"/>
      </w:r>
      <w:bookmarkStart w:id="709" w:name="AAAAAAAAHE"/>
      <w:bookmarkEnd w:id="709"/>
    </w:p>
    <w:p w14:paraId="0CB989B1" w14:textId="77777777" w:rsidR="005F4A4C" w:rsidRPr="005F4A4C" w:rsidRDefault="005F4A4C" w:rsidP="005F4A4C">
      <w:pPr>
        <w:widowControl w:val="0"/>
        <w:autoSpaceDE w:val="0"/>
        <w:autoSpaceDN w:val="0"/>
        <w:adjustRightInd w:val="0"/>
        <w:rPr>
          <w:lang w:val="en-US" w:eastAsia="en-US"/>
        </w:rPr>
      </w:pPr>
      <w:r w:rsidRPr="005F4A4C">
        <w:rPr>
          <w:b/>
          <w:bCs/>
          <w:sz w:val="20"/>
          <w:szCs w:val="20"/>
          <w:lang w:val="en-US" w:eastAsia="en-US"/>
        </w:rPr>
        <w:t>Posture</w:t>
      </w:r>
      <w:r w:rsidRPr="005F4A4C">
        <w:rPr>
          <w:sz w:val="20"/>
          <w:szCs w:val="20"/>
          <w:lang w:val="en-US" w:eastAsia="en-US"/>
        </w:rPr>
        <w:t xml:space="preserve"> estimation based on accelerometer used as a compensated tilt sensor. </w:t>
      </w:r>
    </w:p>
    <w:p w14:paraId="44E3F2CA"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77E5FEA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bookmarkStart w:id="710" w:name="AAAAAAAAHF"/>
      <w:bookmarkEnd w:id="710"/>
    </w:p>
    <w:p w14:paraId="4D67539D"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Constructor. </w:t>
      </w:r>
    </w:p>
    <w:p w14:paraId="0FFF8D1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offset</w:t>
      </w:r>
    </w:p>
    <w:p w14:paraId="59D5A4FE"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Determinates the offset in the accelerometer. </w:t>
      </w:r>
    </w:p>
    <w:p w14:paraId="74279018"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compensatedTilt</w:t>
      </w:r>
    </w:p>
    <w:p w14:paraId="2CCFD12C"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Compesated tilt. </w:t>
      </w:r>
    </w:p>
    <w:p w14:paraId="3B98408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normalize</w:t>
      </w:r>
    </w:p>
    <w:p w14:paraId="5AF14A92"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Normalizes de values of the gravity. </w:t>
      </w:r>
    </w:p>
    <w:p w14:paraId="75C6ABB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mean</w:t>
      </w:r>
    </w:p>
    <w:p w14:paraId="61B65BCD"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Average of a list of values. </w:t>
      </w:r>
    </w:p>
    <w:p w14:paraId="2BECBCE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resetBuffers</w:t>
      </w:r>
    </w:p>
    <w:p w14:paraId="34171C25"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Clean buffers. </w:t>
      </w:r>
    </w:p>
    <w:p w14:paraId="759F7C7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getTilt</w:t>
      </w:r>
    </w:p>
    <w:p w14:paraId="02762CC9"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tilt values. </w:t>
      </w:r>
    </w:p>
    <w:p w14:paraId="0AA0C8CE"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554439A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g</w:t>
      </w:r>
      <w:bookmarkStart w:id="711" w:name="AAAAAAAAHG"/>
      <w:bookmarkEnd w:id="711"/>
    </w:p>
    <w:p w14:paraId="356418E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angle_frontal</w:t>
      </w:r>
      <w:bookmarkStart w:id="712" w:name="AAAAAAAAHH"/>
      <w:bookmarkEnd w:id="712"/>
    </w:p>
    <w:p w14:paraId="5C1BC8F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angle_lateral</w:t>
      </w:r>
      <w:bookmarkStart w:id="713" w:name="AAAAAAAAHI"/>
      <w:bookmarkEnd w:id="713"/>
    </w:p>
    <w:p w14:paraId="30F9289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X</w:t>
      </w:r>
      <w:bookmarkStart w:id="714" w:name="AAAAAAAAHJ"/>
      <w:bookmarkEnd w:id="714"/>
    </w:p>
    <w:p w14:paraId="6196C43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Y</w:t>
      </w:r>
      <w:bookmarkStart w:id="715" w:name="AAAAAAAAHK"/>
      <w:bookmarkEnd w:id="715"/>
    </w:p>
    <w:p w14:paraId="6FF1E43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Z</w:t>
      </w:r>
      <w:bookmarkStart w:id="716" w:name="AAAAAAAAHL"/>
      <w:bookmarkEnd w:id="716"/>
    </w:p>
    <w:p w14:paraId="2DCC1BD2"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Static Public Attributes</w:t>
      </w:r>
    </w:p>
    <w:p w14:paraId="0A54100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std</w:t>
      </w:r>
      <w:r w:rsidRPr="005F4A4C">
        <w:rPr>
          <w:sz w:val="20"/>
          <w:szCs w:val="20"/>
          <w:lang w:val="en-US" w:eastAsia="en-US"/>
        </w:rPr>
        <w:t xml:space="preserve"> = .05</w:t>
      </w:r>
      <w:bookmarkStart w:id="717" w:name="AAAAAAAAHM"/>
      <w:bookmarkEnd w:id="717"/>
    </w:p>
    <w:p w14:paraId="55F85E2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g</w:t>
      </w:r>
      <w:r w:rsidRPr="005F4A4C">
        <w:rPr>
          <w:sz w:val="20"/>
          <w:szCs w:val="20"/>
          <w:lang w:val="en-US" w:eastAsia="en-US"/>
        </w:rPr>
        <w:t xml:space="preserve"> = [0]</w:t>
      </w:r>
      <w:bookmarkStart w:id="718" w:name="AAAAAAAAHN"/>
      <w:bookmarkEnd w:id="718"/>
    </w:p>
    <w:p w14:paraId="34409DB7" w14:textId="77777777" w:rsidR="005F4A4C" w:rsidRPr="005F4A4C" w:rsidRDefault="005F4A4C" w:rsidP="005F4A4C">
      <w:pPr>
        <w:pBdr>
          <w:bottom w:val="single" w:sz="2" w:space="1" w:color="auto"/>
        </w:pBdr>
        <w:autoSpaceDE w:val="0"/>
        <w:autoSpaceDN w:val="0"/>
        <w:rPr>
          <w:lang w:val="en-US" w:eastAsia="en-US"/>
        </w:rPr>
      </w:pPr>
    </w:p>
    <w:p w14:paraId="2DEF3B04"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4DB7D182"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b/>
          <w:bCs/>
          <w:sz w:val="22"/>
          <w:szCs w:val="22"/>
          <w:lang w:val="en-US" w:eastAsia="en-US"/>
        </w:rPr>
        <w:t>Posture</w:t>
      </w:r>
      <w:r w:rsidRPr="005F4A4C">
        <w:rPr>
          <w:sz w:val="22"/>
          <w:szCs w:val="22"/>
          <w:lang w:val="en-US" w:eastAsia="en-US"/>
        </w:rPr>
        <w:t xml:space="preserve"> estimation based on accelerometer used as a compensated tilt sensor. </w:t>
      </w:r>
    </w:p>
    <w:p w14:paraId="1FED45E4"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The algoritm calculates the offset due to earth's gravity in the accelerometer axis, provided no other accelerations or forces affects the accelerometer.</w:t>
      </w:r>
    </w:p>
    <w:p w14:paraId="6C9EF140"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The algorithm then determinates the tilt componsated with the estimated position of the gravity, to ensure the measurements are always equals in the coordinates of the accelerometer. </w:t>
      </w:r>
    </w:p>
    <w:p w14:paraId="289A11A6"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Author:</w:t>
      </w:r>
    </w:p>
    <w:p w14:paraId="39A3C846" w14:textId="77777777" w:rsidR="005F4A4C" w:rsidRPr="005F4A4C" w:rsidRDefault="005F4A4C" w:rsidP="005F4A4C">
      <w:pPr>
        <w:autoSpaceDE w:val="0"/>
        <w:autoSpaceDN w:val="0"/>
        <w:ind w:left="360"/>
        <w:rPr>
          <w:sz w:val="20"/>
          <w:szCs w:val="20"/>
          <w:lang w:val="en-US" w:eastAsia="en-US"/>
        </w:rPr>
      </w:pPr>
      <w:r w:rsidRPr="005F4A4C">
        <w:rPr>
          <w:sz w:val="20"/>
          <w:szCs w:val="20"/>
          <w:lang w:val="en-US" w:eastAsia="en-US"/>
        </w:rPr>
        <w:t xml:space="preserve">Sebastian Sepulveda </w:t>
      </w:r>
    </w:p>
    <w:p w14:paraId="5B46FD65" w14:textId="77777777" w:rsidR="005F4A4C" w:rsidRPr="005F4A4C" w:rsidRDefault="005F4A4C" w:rsidP="005F4A4C">
      <w:pPr>
        <w:pBdr>
          <w:bottom w:val="single" w:sz="2" w:space="1" w:color="auto"/>
        </w:pBdr>
        <w:autoSpaceDE w:val="0"/>
        <w:autoSpaceDN w:val="0"/>
        <w:rPr>
          <w:lang w:val="en-US" w:eastAsia="en-US"/>
        </w:rPr>
      </w:pPr>
    </w:p>
    <w:p w14:paraId="4D73EEF9"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Function Documentation</w:t>
      </w:r>
    </w:p>
    <w:p w14:paraId="73A393C8"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"compensatedTilt:posture\:\:Posture"</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"posture\:\:Posture:compensatedTilt"</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posture.Posture.compensatedTilt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x</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y</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z</w:t>
      </w:r>
      <w:r w:rsidRPr="005F4A4C">
        <w:rPr>
          <w:rFonts w:ascii="Calibri" w:hAnsi="Calibri"/>
          <w:b/>
          <w:bCs/>
          <w:sz w:val="22"/>
          <w:szCs w:val="22"/>
          <w:lang w:val="en-US" w:eastAsia="en-US"/>
        </w:rPr>
        <w:t>)</w:t>
      </w:r>
    </w:p>
    <w:p w14:paraId="65694AE0" w14:textId="77777777" w:rsidR="005F4A4C" w:rsidRPr="005F4A4C" w:rsidRDefault="005F4A4C" w:rsidP="005F4A4C">
      <w:pPr>
        <w:autoSpaceDE w:val="0"/>
        <w:autoSpaceDN w:val="0"/>
        <w:spacing w:before="30" w:after="60"/>
        <w:ind w:left="360"/>
        <w:jc w:val="both"/>
        <w:rPr>
          <w:sz w:val="20"/>
          <w:szCs w:val="20"/>
          <w:lang w:val="en-US" w:eastAsia="en-US"/>
        </w:rPr>
      </w:pPr>
      <w:bookmarkStart w:id="719" w:name="AAAAAAAAHO"/>
      <w:bookmarkEnd w:id="719"/>
    </w:p>
    <w:p w14:paraId="136A70E2"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Compesated tilt. </w:t>
      </w:r>
    </w:p>
    <w:p w14:paraId="75794B17"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Using the data generated by </w:t>
      </w:r>
      <w:r w:rsidRPr="005F4A4C">
        <w:rPr>
          <w:b/>
          <w:bCs/>
          <w:sz w:val="22"/>
          <w:szCs w:val="22"/>
          <w:lang w:val="en-US" w:eastAsia="en-US"/>
        </w:rPr>
        <w:t>offset</w:t>
      </w:r>
      <w:r w:rsidRPr="005F4A4C">
        <w:rPr>
          <w:sz w:val="22"/>
          <w:szCs w:val="22"/>
          <w:lang w:val="en-US" w:eastAsia="en-US"/>
        </w:rPr>
        <w:t>, modifies axis values gatered so the tilt is always measured properly, based on this considerations:</w:t>
      </w:r>
    </w:p>
    <w:p w14:paraId="4942AC03" w14:textId="77777777" w:rsidR="005F4A4C" w:rsidRPr="005F4A4C" w:rsidRDefault="005F4A4C" w:rsidP="005F4A4C">
      <w:pPr>
        <w:autoSpaceDE w:val="0"/>
        <w:autoSpaceDN w:val="0"/>
        <w:spacing w:before="30" w:after="60"/>
        <w:ind w:left="360"/>
        <w:jc w:val="both"/>
        <w:rPr>
          <w:sz w:val="22"/>
          <w:szCs w:val="22"/>
          <w:lang w:val="en-US" w:eastAsia="en-US"/>
        </w:rPr>
      </w:pPr>
    </w:p>
    <w:p w14:paraId="1DCDD645"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The earth's gravity is aligned with the z axis (axis pointing in direction of the earth's gravity)</w:t>
      </w:r>
    </w:p>
    <w:p w14:paraId="7CA1CD1C"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The Y axis points to the front of the user</w:t>
      </w:r>
    </w:p>
    <w:p w14:paraId="6646A647"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The X axis points to the right of the user</w:t>
      </w:r>
    </w:p>
    <w:p w14:paraId="3F65DC6B"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With this considerations, the rest of the modifications based on the displacement of the earth's gravity are reorder to calculate the tilt alway in reference to the earth's gravity </w:t>
      </w:r>
    </w:p>
    <w:p w14:paraId="41C5BA8E"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195A2E9D" w14:textId="77777777" w:rsidTr="0075155C">
        <w:tc>
          <w:tcPr>
            <w:tcW w:w="1761" w:type="dxa"/>
          </w:tcPr>
          <w:p w14:paraId="5992B09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6B8CF32E"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8662F3" w14:paraId="561E985C" w14:textId="77777777" w:rsidTr="0075155C">
        <w:tc>
          <w:tcPr>
            <w:tcW w:w="1761" w:type="dxa"/>
          </w:tcPr>
          <w:p w14:paraId="33BAFD1A"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x</w:t>
            </w:r>
            <w:r w:rsidRPr="005F4A4C">
              <w:rPr>
                <w:sz w:val="20"/>
                <w:szCs w:val="20"/>
                <w:lang w:val="en-US" w:eastAsia="en-US"/>
              </w:rPr>
              <w:t xml:space="preserve"> </w:t>
            </w:r>
          </w:p>
        </w:tc>
        <w:tc>
          <w:tcPr>
            <w:tcW w:w="6561" w:type="dxa"/>
          </w:tcPr>
          <w:p w14:paraId="278C8D89"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Acceleration in the x axis, in g </w:t>
            </w:r>
          </w:p>
        </w:tc>
      </w:tr>
      <w:tr w:rsidR="005F4A4C" w:rsidRPr="008662F3" w14:paraId="4932BAA4" w14:textId="77777777" w:rsidTr="0075155C">
        <w:tc>
          <w:tcPr>
            <w:tcW w:w="1761" w:type="dxa"/>
          </w:tcPr>
          <w:p w14:paraId="6EC7E839"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y</w:t>
            </w:r>
            <w:r w:rsidRPr="005F4A4C">
              <w:rPr>
                <w:sz w:val="20"/>
                <w:szCs w:val="20"/>
                <w:lang w:val="en-US" w:eastAsia="en-US"/>
              </w:rPr>
              <w:t xml:space="preserve"> </w:t>
            </w:r>
          </w:p>
        </w:tc>
        <w:tc>
          <w:tcPr>
            <w:tcW w:w="6561" w:type="dxa"/>
          </w:tcPr>
          <w:p w14:paraId="0624B4A4"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Acceleration in the y axis, in g </w:t>
            </w:r>
          </w:p>
        </w:tc>
      </w:tr>
      <w:tr w:rsidR="005F4A4C" w:rsidRPr="008662F3" w14:paraId="2C58AD0D" w14:textId="77777777" w:rsidTr="0075155C">
        <w:tc>
          <w:tcPr>
            <w:tcW w:w="1761" w:type="dxa"/>
          </w:tcPr>
          <w:p w14:paraId="3A2EEED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z</w:t>
            </w:r>
            <w:r w:rsidRPr="005F4A4C">
              <w:rPr>
                <w:sz w:val="20"/>
                <w:szCs w:val="20"/>
                <w:lang w:val="en-US" w:eastAsia="en-US"/>
              </w:rPr>
              <w:t xml:space="preserve"> </w:t>
            </w:r>
          </w:p>
        </w:tc>
        <w:tc>
          <w:tcPr>
            <w:tcW w:w="6561" w:type="dxa"/>
          </w:tcPr>
          <w:p w14:paraId="358E3A20"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Acceleration in the z axis, in g </w:t>
            </w:r>
          </w:p>
        </w:tc>
      </w:tr>
    </w:tbl>
    <w:p w14:paraId="60F393E0"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"getTilt:posture\:\:Posture"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"posture\:\:Posture:getTilt"</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posture.Posture.getTilt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x</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y</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z</w:t>
      </w:r>
      <w:r w:rsidRPr="005F4A4C">
        <w:rPr>
          <w:rFonts w:ascii="Calibri" w:hAnsi="Calibri"/>
          <w:b/>
          <w:bCs/>
          <w:sz w:val="22"/>
          <w:szCs w:val="22"/>
          <w:lang w:val="en-US" w:eastAsia="en-US"/>
        </w:rPr>
        <w:t>)</w:t>
      </w:r>
    </w:p>
    <w:p w14:paraId="7B7CF580" w14:textId="77777777" w:rsidR="005F4A4C" w:rsidRPr="005F4A4C" w:rsidRDefault="005F4A4C" w:rsidP="005F4A4C">
      <w:pPr>
        <w:autoSpaceDE w:val="0"/>
        <w:autoSpaceDN w:val="0"/>
        <w:spacing w:before="30" w:after="60"/>
        <w:ind w:left="360"/>
        <w:jc w:val="both"/>
        <w:rPr>
          <w:sz w:val="20"/>
          <w:szCs w:val="20"/>
          <w:lang w:val="en-US" w:eastAsia="en-US"/>
        </w:rPr>
      </w:pPr>
      <w:bookmarkStart w:id="720" w:name="AAAAAAAAHP"/>
      <w:bookmarkEnd w:id="720"/>
    </w:p>
    <w:p w14:paraId="03E33CBE"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tilt values. </w:t>
      </w:r>
    </w:p>
    <w:p w14:paraId="3F9E07A3" w14:textId="77777777" w:rsidR="005F4A4C" w:rsidRPr="005F4A4C" w:rsidRDefault="005F4A4C" w:rsidP="005F4A4C">
      <w:pPr>
        <w:autoSpaceDE w:val="0"/>
        <w:autoSpaceDN w:val="0"/>
        <w:spacing w:before="30" w:after="60"/>
        <w:ind w:left="360"/>
        <w:jc w:val="both"/>
        <w:rPr>
          <w:sz w:val="22"/>
          <w:szCs w:val="22"/>
          <w:lang w:val="en-US" w:eastAsia="en-US"/>
        </w:rPr>
      </w:pPr>
    </w:p>
    <w:p w14:paraId="2C97BE0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2A319FBD" w14:textId="77777777" w:rsidTr="0075155C">
        <w:tc>
          <w:tcPr>
            <w:tcW w:w="1761" w:type="dxa"/>
          </w:tcPr>
          <w:p w14:paraId="5462B749"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6A1E5F0F"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8662F3" w14:paraId="4BF3825F" w14:textId="77777777" w:rsidTr="0075155C">
        <w:tc>
          <w:tcPr>
            <w:tcW w:w="1761" w:type="dxa"/>
          </w:tcPr>
          <w:p w14:paraId="4CC9CE9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x</w:t>
            </w:r>
            <w:r w:rsidRPr="005F4A4C">
              <w:rPr>
                <w:sz w:val="20"/>
                <w:szCs w:val="20"/>
                <w:lang w:val="en-US" w:eastAsia="en-US"/>
              </w:rPr>
              <w:t xml:space="preserve"> </w:t>
            </w:r>
          </w:p>
        </w:tc>
        <w:tc>
          <w:tcPr>
            <w:tcW w:w="6561" w:type="dxa"/>
          </w:tcPr>
          <w:p w14:paraId="7507EBF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Acceleration in the x axis, in g </w:t>
            </w:r>
          </w:p>
        </w:tc>
      </w:tr>
      <w:tr w:rsidR="005F4A4C" w:rsidRPr="008662F3" w14:paraId="3E60C65C" w14:textId="77777777" w:rsidTr="0075155C">
        <w:tc>
          <w:tcPr>
            <w:tcW w:w="1761" w:type="dxa"/>
          </w:tcPr>
          <w:p w14:paraId="57DD603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y</w:t>
            </w:r>
            <w:r w:rsidRPr="005F4A4C">
              <w:rPr>
                <w:sz w:val="20"/>
                <w:szCs w:val="20"/>
                <w:lang w:val="en-US" w:eastAsia="en-US"/>
              </w:rPr>
              <w:t xml:space="preserve"> </w:t>
            </w:r>
          </w:p>
        </w:tc>
        <w:tc>
          <w:tcPr>
            <w:tcW w:w="6561" w:type="dxa"/>
          </w:tcPr>
          <w:p w14:paraId="62C1C2F3"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Acceleration in the y axis, in g </w:t>
            </w:r>
          </w:p>
        </w:tc>
      </w:tr>
      <w:tr w:rsidR="005F4A4C" w:rsidRPr="008662F3" w14:paraId="281CD87E" w14:textId="77777777" w:rsidTr="0075155C">
        <w:tc>
          <w:tcPr>
            <w:tcW w:w="1761" w:type="dxa"/>
          </w:tcPr>
          <w:p w14:paraId="21A68859"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z</w:t>
            </w:r>
            <w:r w:rsidRPr="005F4A4C">
              <w:rPr>
                <w:sz w:val="20"/>
                <w:szCs w:val="20"/>
                <w:lang w:val="en-US" w:eastAsia="en-US"/>
              </w:rPr>
              <w:t xml:space="preserve"> </w:t>
            </w:r>
          </w:p>
        </w:tc>
        <w:tc>
          <w:tcPr>
            <w:tcW w:w="6561" w:type="dxa"/>
          </w:tcPr>
          <w:p w14:paraId="0CC97868"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Acceleration in the z axis, in g </w:t>
            </w:r>
          </w:p>
        </w:tc>
      </w:tr>
    </w:tbl>
    <w:p w14:paraId="75AA21C7"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1ADEBE7D"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A list with 2 elements</w:t>
      </w:r>
    </w:p>
    <w:p w14:paraId="6E3E8A2A" w14:textId="77777777" w:rsidR="005F4A4C" w:rsidRPr="005F4A4C" w:rsidRDefault="005F4A4C" w:rsidP="005F4A4C">
      <w:pPr>
        <w:tabs>
          <w:tab w:val="num" w:pos="1080"/>
        </w:tabs>
        <w:autoSpaceDE w:val="0"/>
        <w:autoSpaceDN w:val="0"/>
        <w:ind w:left="1080" w:hanging="360"/>
        <w:rPr>
          <w:sz w:val="20"/>
          <w:szCs w:val="20"/>
          <w:lang w:val="en-US" w:eastAsia="en-US"/>
        </w:rPr>
      </w:pPr>
      <w:r w:rsidRPr="005F4A4C">
        <w:rPr>
          <w:b/>
          <w:bCs/>
          <w:sz w:val="20"/>
          <w:szCs w:val="20"/>
          <w:lang w:val="en-US" w:eastAsia="en-US"/>
        </w:rPr>
        <w:t>1st</w:t>
      </w:r>
      <w:r w:rsidRPr="005F4A4C">
        <w:rPr>
          <w:sz w:val="20"/>
          <w:szCs w:val="20"/>
          <w:lang w:val="en-US" w:eastAsia="en-US"/>
        </w:rPr>
        <w:t xml:space="preserve">  Position show the tilt inclination.</w:t>
      </w:r>
    </w:p>
    <w:p w14:paraId="70475568" w14:textId="77777777" w:rsidR="005F4A4C" w:rsidRPr="005F4A4C" w:rsidRDefault="005F4A4C" w:rsidP="005F4A4C">
      <w:pPr>
        <w:tabs>
          <w:tab w:val="num" w:pos="1440"/>
        </w:tabs>
        <w:autoSpaceDE w:val="0"/>
        <w:autoSpaceDN w:val="0"/>
        <w:ind w:left="1440" w:hanging="360"/>
        <w:rPr>
          <w:sz w:val="20"/>
          <w:szCs w:val="20"/>
          <w:lang w:val="en-US" w:eastAsia="en-US"/>
        </w:rPr>
      </w:pPr>
      <w:r w:rsidRPr="005F4A4C">
        <w:rPr>
          <w:b/>
          <w:bCs/>
          <w:sz w:val="20"/>
          <w:szCs w:val="20"/>
          <w:lang w:val="en-US" w:eastAsia="en-US"/>
        </w:rPr>
        <w:t>Positive</w:t>
      </w:r>
      <w:r w:rsidRPr="005F4A4C">
        <w:rPr>
          <w:sz w:val="20"/>
          <w:szCs w:val="20"/>
          <w:lang w:val="en-US" w:eastAsia="en-US"/>
        </w:rPr>
        <w:t xml:space="preserve">  values means front inclination</w:t>
      </w:r>
    </w:p>
    <w:p w14:paraId="7BA46333" w14:textId="77777777" w:rsidR="005F4A4C" w:rsidRPr="005F4A4C" w:rsidRDefault="005F4A4C" w:rsidP="005F4A4C">
      <w:pPr>
        <w:tabs>
          <w:tab w:val="num" w:pos="1440"/>
        </w:tabs>
        <w:autoSpaceDE w:val="0"/>
        <w:autoSpaceDN w:val="0"/>
        <w:ind w:left="1440" w:hanging="360"/>
        <w:rPr>
          <w:sz w:val="20"/>
          <w:szCs w:val="20"/>
          <w:lang w:val="en-US" w:eastAsia="en-US"/>
        </w:rPr>
      </w:pPr>
      <w:r w:rsidRPr="005F4A4C">
        <w:rPr>
          <w:b/>
          <w:bCs/>
          <w:sz w:val="20"/>
          <w:szCs w:val="20"/>
          <w:lang w:val="en-US" w:eastAsia="en-US"/>
        </w:rPr>
        <w:t>Negative</w:t>
      </w:r>
      <w:r w:rsidRPr="005F4A4C">
        <w:rPr>
          <w:sz w:val="20"/>
          <w:szCs w:val="20"/>
          <w:lang w:val="en-US" w:eastAsia="en-US"/>
        </w:rPr>
        <w:t xml:space="preserve">  values means backwards inclination</w:t>
      </w:r>
    </w:p>
    <w:p w14:paraId="6C7E956F" w14:textId="77777777" w:rsidR="005F4A4C" w:rsidRPr="005F4A4C" w:rsidRDefault="005F4A4C" w:rsidP="005F4A4C">
      <w:pPr>
        <w:tabs>
          <w:tab w:val="num" w:pos="1080"/>
        </w:tabs>
        <w:autoSpaceDE w:val="0"/>
        <w:autoSpaceDN w:val="0"/>
        <w:ind w:left="1080" w:hanging="360"/>
        <w:rPr>
          <w:sz w:val="20"/>
          <w:szCs w:val="20"/>
          <w:lang w:val="en-US" w:eastAsia="en-US"/>
        </w:rPr>
      </w:pPr>
      <w:r w:rsidRPr="005F4A4C">
        <w:rPr>
          <w:b/>
          <w:bCs/>
          <w:sz w:val="20"/>
          <w:szCs w:val="20"/>
          <w:lang w:val="en-US" w:eastAsia="en-US"/>
        </w:rPr>
        <w:t>2nd</w:t>
      </w:r>
      <w:r w:rsidRPr="005F4A4C">
        <w:rPr>
          <w:sz w:val="20"/>
          <w:szCs w:val="20"/>
          <w:lang w:val="en-US" w:eastAsia="en-US"/>
        </w:rPr>
        <w:t xml:space="preserve">  Position show the tilt inclination.</w:t>
      </w:r>
    </w:p>
    <w:p w14:paraId="4F37B18B" w14:textId="77777777" w:rsidR="005F4A4C" w:rsidRPr="005F4A4C" w:rsidRDefault="005F4A4C" w:rsidP="005F4A4C">
      <w:pPr>
        <w:tabs>
          <w:tab w:val="num" w:pos="1440"/>
        </w:tabs>
        <w:autoSpaceDE w:val="0"/>
        <w:autoSpaceDN w:val="0"/>
        <w:ind w:left="1440" w:hanging="360"/>
        <w:rPr>
          <w:sz w:val="20"/>
          <w:szCs w:val="20"/>
          <w:lang w:val="en-US" w:eastAsia="en-US"/>
        </w:rPr>
      </w:pPr>
      <w:r w:rsidRPr="005F4A4C">
        <w:rPr>
          <w:b/>
          <w:bCs/>
          <w:sz w:val="20"/>
          <w:szCs w:val="20"/>
          <w:lang w:val="en-US" w:eastAsia="en-US"/>
        </w:rPr>
        <w:t>Positive</w:t>
      </w:r>
      <w:r w:rsidRPr="005F4A4C">
        <w:rPr>
          <w:sz w:val="20"/>
          <w:szCs w:val="20"/>
          <w:lang w:val="en-US" w:eastAsia="en-US"/>
        </w:rPr>
        <w:t xml:space="preserve">  values means right inclination</w:t>
      </w:r>
    </w:p>
    <w:p w14:paraId="26A302D4" w14:textId="77777777" w:rsidR="005F4A4C" w:rsidRPr="005F4A4C" w:rsidRDefault="005F4A4C" w:rsidP="005F4A4C">
      <w:pPr>
        <w:tabs>
          <w:tab w:val="num" w:pos="1440"/>
        </w:tabs>
        <w:autoSpaceDE w:val="0"/>
        <w:autoSpaceDN w:val="0"/>
        <w:ind w:left="1440" w:hanging="360"/>
        <w:rPr>
          <w:sz w:val="20"/>
          <w:szCs w:val="20"/>
          <w:lang w:val="en-US" w:eastAsia="en-US"/>
        </w:rPr>
      </w:pPr>
      <w:r w:rsidRPr="005F4A4C">
        <w:rPr>
          <w:b/>
          <w:bCs/>
          <w:sz w:val="20"/>
          <w:szCs w:val="20"/>
          <w:lang w:val="en-US" w:eastAsia="en-US"/>
        </w:rPr>
        <w:t>Negative</w:t>
      </w:r>
      <w:r w:rsidRPr="005F4A4C">
        <w:rPr>
          <w:sz w:val="20"/>
          <w:szCs w:val="20"/>
          <w:lang w:val="en-US" w:eastAsia="en-US"/>
        </w:rPr>
        <w:t xml:space="preserve">  values means left inclination </w:t>
      </w:r>
    </w:p>
    <w:p w14:paraId="56B056FB" w14:textId="77777777" w:rsidR="005F4A4C" w:rsidRPr="005F4A4C" w:rsidRDefault="005F4A4C" w:rsidP="005F4A4C">
      <w:pPr>
        <w:tabs>
          <w:tab w:val="num" w:pos="1080"/>
        </w:tabs>
        <w:autoSpaceDE w:val="0"/>
        <w:autoSpaceDN w:val="0"/>
        <w:ind w:left="1080" w:hanging="360"/>
        <w:rPr>
          <w:sz w:val="20"/>
          <w:szCs w:val="20"/>
          <w:lang w:val="en-US" w:eastAsia="en-US"/>
        </w:rPr>
      </w:pPr>
    </w:p>
    <w:p w14:paraId="4605BE77"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"mean:posture\:\:Posture"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"posture\:\:Posture:mean"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posture.Posture.mean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list_</w:t>
      </w:r>
      <w:r w:rsidRPr="005F4A4C">
        <w:rPr>
          <w:rFonts w:ascii="Calibri" w:hAnsi="Calibri"/>
          <w:b/>
          <w:bCs/>
          <w:sz w:val="22"/>
          <w:szCs w:val="22"/>
          <w:lang w:val="en-US" w:eastAsia="en-US"/>
        </w:rPr>
        <w:t>)</w:t>
      </w:r>
    </w:p>
    <w:p w14:paraId="6568A88E" w14:textId="77777777" w:rsidR="005F4A4C" w:rsidRPr="005F4A4C" w:rsidRDefault="005F4A4C" w:rsidP="005F4A4C">
      <w:pPr>
        <w:autoSpaceDE w:val="0"/>
        <w:autoSpaceDN w:val="0"/>
        <w:spacing w:before="30" w:after="60"/>
        <w:ind w:left="360"/>
        <w:jc w:val="both"/>
        <w:rPr>
          <w:sz w:val="20"/>
          <w:szCs w:val="20"/>
          <w:lang w:val="en-US" w:eastAsia="en-US"/>
        </w:rPr>
      </w:pPr>
      <w:bookmarkStart w:id="721" w:name="AAAAAAAAHQ"/>
      <w:bookmarkEnd w:id="721"/>
    </w:p>
    <w:p w14:paraId="7B173ACE"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Average of a list of values. </w:t>
      </w:r>
    </w:p>
    <w:p w14:paraId="4537EE44" w14:textId="77777777" w:rsidR="005F4A4C" w:rsidRPr="005F4A4C" w:rsidRDefault="005F4A4C" w:rsidP="005F4A4C">
      <w:pPr>
        <w:autoSpaceDE w:val="0"/>
        <w:autoSpaceDN w:val="0"/>
        <w:spacing w:before="30" w:after="60"/>
        <w:ind w:left="360"/>
        <w:jc w:val="both"/>
        <w:rPr>
          <w:sz w:val="22"/>
          <w:szCs w:val="22"/>
          <w:lang w:val="en-US" w:eastAsia="en-US"/>
        </w:rPr>
      </w:pPr>
    </w:p>
    <w:p w14:paraId="0DBC833E"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4C949D9D" w14:textId="77777777" w:rsidTr="0075155C">
        <w:tc>
          <w:tcPr>
            <w:tcW w:w="1761" w:type="dxa"/>
          </w:tcPr>
          <w:p w14:paraId="1403A18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6A57FD12"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06CE8B89" w14:textId="77777777" w:rsidTr="0075155C">
        <w:tc>
          <w:tcPr>
            <w:tcW w:w="1761" w:type="dxa"/>
          </w:tcPr>
          <w:p w14:paraId="7C6F767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list_</w:t>
            </w:r>
            <w:r w:rsidRPr="005F4A4C">
              <w:rPr>
                <w:sz w:val="20"/>
                <w:szCs w:val="20"/>
                <w:lang w:val="en-US" w:eastAsia="en-US"/>
              </w:rPr>
              <w:t xml:space="preserve"> </w:t>
            </w:r>
          </w:p>
        </w:tc>
        <w:tc>
          <w:tcPr>
            <w:tcW w:w="6561" w:type="dxa"/>
          </w:tcPr>
          <w:p w14:paraId="5B207252"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list with values </w:t>
            </w:r>
          </w:p>
        </w:tc>
      </w:tr>
    </w:tbl>
    <w:p w14:paraId="3CCBAEC8"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6CFD0858"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Average of the List </w:t>
      </w:r>
    </w:p>
    <w:p w14:paraId="4236021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"normalize:posture\:\:Posture"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"posture\:\:Posture:normalize"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posture.Posture.normalize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value</w:t>
      </w:r>
      <w:r w:rsidRPr="005F4A4C">
        <w:rPr>
          <w:rFonts w:ascii="Calibri" w:hAnsi="Calibri"/>
          <w:b/>
          <w:bCs/>
          <w:sz w:val="22"/>
          <w:szCs w:val="22"/>
          <w:lang w:val="en-US" w:eastAsia="en-US"/>
        </w:rPr>
        <w:t>)</w:t>
      </w:r>
    </w:p>
    <w:p w14:paraId="2CFA27CF" w14:textId="77777777" w:rsidR="005F4A4C" w:rsidRPr="005F4A4C" w:rsidRDefault="005F4A4C" w:rsidP="005F4A4C">
      <w:pPr>
        <w:autoSpaceDE w:val="0"/>
        <w:autoSpaceDN w:val="0"/>
        <w:spacing w:before="30" w:after="60"/>
        <w:ind w:left="360"/>
        <w:jc w:val="both"/>
        <w:rPr>
          <w:sz w:val="20"/>
          <w:szCs w:val="20"/>
          <w:lang w:val="en-US" w:eastAsia="en-US"/>
        </w:rPr>
      </w:pPr>
      <w:bookmarkStart w:id="722" w:name="AAAAAAAAHR"/>
      <w:bookmarkEnd w:id="722"/>
    </w:p>
    <w:p w14:paraId="13D5FDAE"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lastRenderedPageBreak/>
        <w:t xml:space="preserve">Normalizes de values of the gravity. </w:t>
      </w:r>
    </w:p>
    <w:p w14:paraId="1371A8A5"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Normalizes values in 3 ranges, using the std as desviation from the expected values </w:t>
      </w:r>
    </w:p>
    <w:p w14:paraId="0A5F90C5"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1CC578B4" w14:textId="77777777" w:rsidTr="0075155C">
        <w:tc>
          <w:tcPr>
            <w:tcW w:w="1761" w:type="dxa"/>
          </w:tcPr>
          <w:p w14:paraId="0F418C58"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60B1B6FA"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7FB96811" w14:textId="77777777" w:rsidTr="0075155C">
        <w:tc>
          <w:tcPr>
            <w:tcW w:w="1761" w:type="dxa"/>
          </w:tcPr>
          <w:p w14:paraId="5EB449B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value</w:t>
            </w:r>
            <w:r w:rsidRPr="005F4A4C">
              <w:rPr>
                <w:sz w:val="20"/>
                <w:szCs w:val="20"/>
                <w:lang w:val="en-US" w:eastAsia="en-US"/>
              </w:rPr>
              <w:t xml:space="preserve"> </w:t>
            </w:r>
          </w:p>
        </w:tc>
        <w:tc>
          <w:tcPr>
            <w:tcW w:w="6561" w:type="dxa"/>
          </w:tcPr>
          <w:p w14:paraId="457DA1EA"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Value to be normalized </w:t>
            </w:r>
          </w:p>
        </w:tc>
      </w:tr>
    </w:tbl>
    <w:p w14:paraId="06DA611F"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02CC8901"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normalized values</w:t>
      </w:r>
    </w:p>
    <w:p w14:paraId="7BB09B50" w14:textId="77777777" w:rsidR="005F4A4C" w:rsidRPr="005F4A4C" w:rsidRDefault="005F4A4C" w:rsidP="005F4A4C">
      <w:pPr>
        <w:tabs>
          <w:tab w:val="num" w:pos="1080"/>
        </w:tabs>
        <w:autoSpaceDE w:val="0"/>
        <w:autoSpaceDN w:val="0"/>
        <w:ind w:left="1080" w:hanging="360"/>
        <w:rPr>
          <w:sz w:val="20"/>
          <w:szCs w:val="20"/>
          <w:lang w:val="en-US" w:eastAsia="en-US"/>
        </w:rPr>
      </w:pPr>
      <w:r w:rsidRPr="005F4A4C">
        <w:rPr>
          <w:b/>
          <w:bCs/>
          <w:sz w:val="20"/>
          <w:szCs w:val="20"/>
          <w:lang w:val="en-US" w:eastAsia="en-US"/>
        </w:rPr>
        <w:t>1</w:t>
      </w:r>
      <w:r w:rsidRPr="005F4A4C">
        <w:rPr>
          <w:sz w:val="20"/>
          <w:szCs w:val="20"/>
          <w:lang w:val="en-US" w:eastAsia="en-US"/>
        </w:rPr>
        <w:t xml:space="preserve">  if the gravity points in the direction of the axis</w:t>
      </w:r>
    </w:p>
    <w:p w14:paraId="414355DC" w14:textId="77777777" w:rsidR="005F4A4C" w:rsidRPr="005F4A4C" w:rsidRDefault="005F4A4C" w:rsidP="005F4A4C">
      <w:pPr>
        <w:tabs>
          <w:tab w:val="num" w:pos="1080"/>
        </w:tabs>
        <w:autoSpaceDE w:val="0"/>
        <w:autoSpaceDN w:val="0"/>
        <w:ind w:left="1080" w:hanging="360"/>
        <w:rPr>
          <w:sz w:val="20"/>
          <w:szCs w:val="20"/>
          <w:lang w:val="en-US" w:eastAsia="en-US"/>
        </w:rPr>
      </w:pPr>
      <w:r w:rsidRPr="005F4A4C">
        <w:rPr>
          <w:b/>
          <w:bCs/>
          <w:sz w:val="20"/>
          <w:szCs w:val="20"/>
          <w:lang w:val="en-US" w:eastAsia="en-US"/>
        </w:rPr>
        <w:t>0</w:t>
      </w:r>
      <w:r w:rsidRPr="005F4A4C">
        <w:rPr>
          <w:sz w:val="20"/>
          <w:szCs w:val="20"/>
          <w:lang w:val="en-US" w:eastAsia="en-US"/>
        </w:rPr>
        <w:t xml:space="preserve">  if the gravity was not detected in the axis</w:t>
      </w:r>
    </w:p>
    <w:p w14:paraId="4F41A4D3" w14:textId="77777777" w:rsidR="005F4A4C" w:rsidRPr="005F4A4C" w:rsidRDefault="005F4A4C" w:rsidP="005F4A4C">
      <w:pPr>
        <w:tabs>
          <w:tab w:val="num" w:pos="1080"/>
        </w:tabs>
        <w:autoSpaceDE w:val="0"/>
        <w:autoSpaceDN w:val="0"/>
        <w:ind w:left="1080" w:hanging="360"/>
        <w:rPr>
          <w:sz w:val="20"/>
          <w:szCs w:val="20"/>
          <w:lang w:val="en-US" w:eastAsia="en-US"/>
        </w:rPr>
      </w:pPr>
      <w:r w:rsidRPr="005F4A4C">
        <w:rPr>
          <w:b/>
          <w:bCs/>
          <w:sz w:val="20"/>
          <w:szCs w:val="20"/>
          <w:lang w:val="en-US" w:eastAsia="en-US"/>
        </w:rPr>
        <w:t>1</w:t>
      </w:r>
      <w:r w:rsidRPr="005F4A4C">
        <w:rPr>
          <w:sz w:val="20"/>
          <w:szCs w:val="20"/>
          <w:lang w:val="en-US" w:eastAsia="en-US"/>
        </w:rPr>
        <w:t xml:space="preserve">  if the gravity points in the opposite direction of the axis </w:t>
      </w:r>
    </w:p>
    <w:p w14:paraId="245D0C9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"offset:posture\:\:Posture"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"posture\:\:Posture:offset"</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posture.Posture.offset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x</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y</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z</w:t>
      </w:r>
      <w:r w:rsidRPr="005F4A4C">
        <w:rPr>
          <w:rFonts w:ascii="Calibri" w:hAnsi="Calibri"/>
          <w:b/>
          <w:bCs/>
          <w:sz w:val="22"/>
          <w:szCs w:val="22"/>
          <w:lang w:val="en-US" w:eastAsia="en-US"/>
        </w:rPr>
        <w:t>)</w:t>
      </w:r>
    </w:p>
    <w:p w14:paraId="20B7EF51" w14:textId="77777777" w:rsidR="005F4A4C" w:rsidRPr="005F4A4C" w:rsidRDefault="005F4A4C" w:rsidP="005F4A4C">
      <w:pPr>
        <w:autoSpaceDE w:val="0"/>
        <w:autoSpaceDN w:val="0"/>
        <w:spacing w:before="30" w:after="60"/>
        <w:ind w:left="360"/>
        <w:jc w:val="both"/>
        <w:rPr>
          <w:sz w:val="20"/>
          <w:szCs w:val="20"/>
          <w:lang w:val="en-US" w:eastAsia="en-US"/>
        </w:rPr>
      </w:pPr>
      <w:bookmarkStart w:id="723" w:name="AAAAAAAAHS"/>
      <w:bookmarkEnd w:id="723"/>
    </w:p>
    <w:p w14:paraId="4B64CBB2"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Determinates the offset in the accelerometer. </w:t>
      </w:r>
    </w:p>
    <w:p w14:paraId="74E73A43"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When the accelerometer is static, it's readings should show the effect of the gravity in accelerometer (while it's inside the earth's gravitational force). Therefore, if no other force (normalized magnitud equal to 1 g) the direction of the gravity force could be estimated</w:t>
      </w:r>
    </w:p>
    <w:p w14:paraId="65B30AEF"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An std value is defined for the desviation in the values acceptables </w:t>
      </w:r>
    </w:p>
    <w:p w14:paraId="20B75090"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0144D578" w14:textId="77777777" w:rsidTr="0075155C">
        <w:tc>
          <w:tcPr>
            <w:tcW w:w="1761" w:type="dxa"/>
          </w:tcPr>
          <w:p w14:paraId="339A60B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47CC2AA"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8662F3" w14:paraId="188CB858" w14:textId="77777777" w:rsidTr="0075155C">
        <w:tc>
          <w:tcPr>
            <w:tcW w:w="1761" w:type="dxa"/>
          </w:tcPr>
          <w:p w14:paraId="48BE0AAD"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x</w:t>
            </w:r>
            <w:r w:rsidRPr="005F4A4C">
              <w:rPr>
                <w:sz w:val="20"/>
                <w:szCs w:val="20"/>
                <w:lang w:val="en-US" w:eastAsia="en-US"/>
              </w:rPr>
              <w:t xml:space="preserve"> </w:t>
            </w:r>
          </w:p>
        </w:tc>
        <w:tc>
          <w:tcPr>
            <w:tcW w:w="6561" w:type="dxa"/>
          </w:tcPr>
          <w:p w14:paraId="3DAC5D86"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Acceleration in the x axis, in g </w:t>
            </w:r>
          </w:p>
        </w:tc>
      </w:tr>
      <w:tr w:rsidR="005F4A4C" w:rsidRPr="008662F3" w14:paraId="63332B6D" w14:textId="77777777" w:rsidTr="0075155C">
        <w:tc>
          <w:tcPr>
            <w:tcW w:w="1761" w:type="dxa"/>
          </w:tcPr>
          <w:p w14:paraId="6988D990"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y</w:t>
            </w:r>
            <w:r w:rsidRPr="005F4A4C">
              <w:rPr>
                <w:sz w:val="20"/>
                <w:szCs w:val="20"/>
                <w:lang w:val="en-US" w:eastAsia="en-US"/>
              </w:rPr>
              <w:t xml:space="preserve"> </w:t>
            </w:r>
          </w:p>
        </w:tc>
        <w:tc>
          <w:tcPr>
            <w:tcW w:w="6561" w:type="dxa"/>
          </w:tcPr>
          <w:p w14:paraId="420F6219"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Acceleration in the y axis, in g </w:t>
            </w:r>
          </w:p>
        </w:tc>
      </w:tr>
      <w:tr w:rsidR="005F4A4C" w:rsidRPr="008662F3" w14:paraId="04AA45F0" w14:textId="77777777" w:rsidTr="0075155C">
        <w:tc>
          <w:tcPr>
            <w:tcW w:w="1761" w:type="dxa"/>
          </w:tcPr>
          <w:p w14:paraId="3D15E657"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z</w:t>
            </w:r>
            <w:r w:rsidRPr="005F4A4C">
              <w:rPr>
                <w:sz w:val="20"/>
                <w:szCs w:val="20"/>
                <w:lang w:val="en-US" w:eastAsia="en-US"/>
              </w:rPr>
              <w:t xml:space="preserve"> </w:t>
            </w:r>
          </w:p>
        </w:tc>
        <w:tc>
          <w:tcPr>
            <w:tcW w:w="6561" w:type="dxa"/>
          </w:tcPr>
          <w:p w14:paraId="0C32671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Acceleration in the z axis, in g </w:t>
            </w:r>
          </w:p>
        </w:tc>
      </w:tr>
    </w:tbl>
    <w:p w14:paraId="1349B479"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"resetBuffers:posture\:\:Posture"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"posture\:\:Posture:resetBuffers"</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posture.Posture.resetBuffers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0D9D46D9" w14:textId="77777777" w:rsidR="005F4A4C" w:rsidRPr="005F4A4C" w:rsidRDefault="005F4A4C" w:rsidP="005F4A4C">
      <w:pPr>
        <w:autoSpaceDE w:val="0"/>
        <w:autoSpaceDN w:val="0"/>
        <w:spacing w:before="30" w:after="60"/>
        <w:ind w:left="360"/>
        <w:jc w:val="both"/>
        <w:rPr>
          <w:sz w:val="20"/>
          <w:szCs w:val="20"/>
          <w:lang w:val="en-US" w:eastAsia="en-US"/>
        </w:rPr>
      </w:pPr>
      <w:bookmarkStart w:id="724" w:name="AAAAAAAAHT"/>
      <w:bookmarkEnd w:id="724"/>
    </w:p>
    <w:p w14:paraId="65B3B1D8"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Clean buffers. </w:t>
      </w:r>
    </w:p>
    <w:p w14:paraId="39BAA275" w14:textId="77777777" w:rsidR="005F4A4C" w:rsidRPr="005F4A4C" w:rsidRDefault="005F4A4C" w:rsidP="005F4A4C">
      <w:pPr>
        <w:autoSpaceDE w:val="0"/>
        <w:autoSpaceDN w:val="0"/>
        <w:spacing w:before="30" w:after="60"/>
        <w:ind w:left="360"/>
        <w:jc w:val="both"/>
        <w:rPr>
          <w:sz w:val="22"/>
          <w:szCs w:val="22"/>
          <w:lang w:val="en-US" w:eastAsia="en-US"/>
        </w:rPr>
      </w:pPr>
    </w:p>
    <w:p w14:paraId="47F72710"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19052FD0" w14:textId="77777777" w:rsidTr="0075155C">
        <w:tc>
          <w:tcPr>
            <w:tcW w:w="1761" w:type="dxa"/>
          </w:tcPr>
          <w:p w14:paraId="6FA2725E"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60A6D05"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7707ED9D"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0633A2F0"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05FE9141"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Graph/posture.py</w:t>
      </w:r>
    </w:p>
    <w:p w14:paraId="121729B5"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1DA7B5FC"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45FD44FC"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sensorFusion.SensorFusion Class Reference</w:t>
      </w:r>
    </w:p>
    <w:p w14:paraId="204C597B"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"sensorFusion.SensorFusion"</w:instrText>
      </w:r>
      <w:r w:rsidRPr="005F4A4C">
        <w:rPr>
          <w:lang w:val="en-US" w:eastAsia="en-US"/>
        </w:rPr>
        <w:fldChar w:fldCharType="end"/>
      </w:r>
      <w:r w:rsidRPr="005F4A4C">
        <w:rPr>
          <w:lang w:val="en-US" w:eastAsia="en-US"/>
        </w:rPr>
        <w:fldChar w:fldCharType="begin"/>
      </w:r>
      <w:r w:rsidRPr="005F4A4C">
        <w:rPr>
          <w:lang w:val="en-US" w:eastAsia="en-US"/>
        </w:rPr>
        <w:instrText>xe "sensorFusion.SensorFusion"</w:instrText>
      </w:r>
      <w:r w:rsidRPr="005F4A4C">
        <w:rPr>
          <w:lang w:val="en-US" w:eastAsia="en-US"/>
        </w:rPr>
        <w:fldChar w:fldCharType="end"/>
      </w:r>
      <w:bookmarkStart w:id="725" w:name="AAAAAAAAHU"/>
      <w:bookmarkEnd w:id="725"/>
    </w:p>
    <w:p w14:paraId="2C1186AC" w14:textId="77777777" w:rsidR="005F4A4C" w:rsidRPr="005F4A4C" w:rsidRDefault="005F4A4C" w:rsidP="005F4A4C">
      <w:pPr>
        <w:widowControl w:val="0"/>
        <w:autoSpaceDE w:val="0"/>
        <w:autoSpaceDN w:val="0"/>
        <w:adjustRightInd w:val="0"/>
        <w:rPr>
          <w:lang w:val="en-US" w:eastAsia="en-US"/>
        </w:rPr>
      </w:pPr>
      <w:r w:rsidRPr="005F4A4C">
        <w:rPr>
          <w:sz w:val="20"/>
          <w:szCs w:val="20"/>
          <w:lang w:val="en-US" w:eastAsia="en-US"/>
        </w:rPr>
        <w:t xml:space="preserve">Algorithms and functions for 9DOF fusion. </w:t>
      </w:r>
    </w:p>
    <w:p w14:paraId="376836CC"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340B006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p>
    <w:p w14:paraId="251C7160"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Constructor. </w:t>
      </w:r>
    </w:p>
    <w:p w14:paraId="4F363B8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update9DOF</w:t>
      </w:r>
    </w:p>
    <w:p w14:paraId="6E977B98"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Update the orientatation with sensors data. </w:t>
      </w:r>
    </w:p>
    <w:p w14:paraId="446D5B3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LinearAcceleration</w:t>
      </w:r>
    </w:p>
    <w:p w14:paraId="32516DDA"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Compensate the accelerometer readings from gravity. </w:t>
      </w:r>
    </w:p>
    <w:p w14:paraId="78F01D5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Gravity</w:t>
      </w:r>
    </w:p>
    <w:p w14:paraId="2EA3321B"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Determinates the expected direction of the gravity. </w:t>
      </w:r>
    </w:p>
    <w:p w14:paraId="45C60E0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getQ</w:t>
      </w:r>
    </w:p>
    <w:p w14:paraId="5A13E7D2"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Quaternions. </w:t>
      </w:r>
    </w:p>
    <w:p w14:paraId="48B14A9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getLinearAcceleration</w:t>
      </w:r>
    </w:p>
    <w:p w14:paraId="54885561"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Linear Acceleration. </w:t>
      </w:r>
    </w:p>
    <w:p w14:paraId="0D405D1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getGravityDirection</w:t>
      </w:r>
    </w:p>
    <w:p w14:paraId="794099BD"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Gravity direction. </w:t>
      </w:r>
    </w:p>
    <w:p w14:paraId="3E56EC0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getYawPitchRoll</w:t>
      </w:r>
    </w:p>
    <w:p w14:paraId="27AAD3CB"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Orientation as Yaw, Pith, Roll. </w:t>
      </w:r>
    </w:p>
    <w:p w14:paraId="5F8BCC2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getEuler</w:t>
      </w:r>
    </w:p>
    <w:p w14:paraId="1123602A"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Orientation as Euler angles. </w:t>
      </w:r>
    </w:p>
    <w:p w14:paraId="152CF1FE"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784C62B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q</w:t>
      </w:r>
      <w:bookmarkStart w:id="726" w:name="AAAAAAAAHV"/>
      <w:bookmarkEnd w:id="726"/>
    </w:p>
    <w:p w14:paraId="25748863"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Last quaternion holder. </w:t>
      </w:r>
    </w:p>
    <w:p w14:paraId="02A0F98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linearAcceleration</w:t>
      </w:r>
      <w:bookmarkStart w:id="727" w:name="AAAAAAAAHW"/>
      <w:bookmarkEnd w:id="727"/>
    </w:p>
    <w:p w14:paraId="7491BFC1"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Last Linear accerlation. </w:t>
      </w:r>
    </w:p>
    <w:p w14:paraId="167637C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Kp</w:t>
      </w:r>
      <w:bookmarkStart w:id="728" w:name="AAAAAAAAHX"/>
      <w:bookmarkEnd w:id="728"/>
    </w:p>
    <w:p w14:paraId="504727B5"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Gains of the algorithm. </w:t>
      </w:r>
    </w:p>
    <w:p w14:paraId="54CB371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Ki</w:t>
      </w:r>
      <w:bookmarkStart w:id="729" w:name="AAAAAAAAHY"/>
      <w:bookmarkEnd w:id="729"/>
    </w:p>
    <w:p w14:paraId="130DACF3"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Gains of the algorithm. </w:t>
      </w:r>
    </w:p>
    <w:p w14:paraId="0EB0AB3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lastUpdate</w:t>
      </w:r>
      <w:bookmarkStart w:id="730" w:name="AAAAAAAAHZ"/>
      <w:bookmarkEnd w:id="730"/>
    </w:p>
    <w:p w14:paraId="2AA514A7"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Time between updates. </w:t>
      </w:r>
    </w:p>
    <w:p w14:paraId="1A1622F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exInt</w:t>
      </w:r>
      <w:bookmarkStart w:id="731" w:name="AAAAAAAAIA"/>
      <w:bookmarkEnd w:id="731"/>
    </w:p>
    <w:p w14:paraId="5E47039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eyInt</w:t>
      </w:r>
      <w:bookmarkStart w:id="732" w:name="AAAAAAAAIB"/>
      <w:bookmarkEnd w:id="732"/>
    </w:p>
    <w:p w14:paraId="6562813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ezInt</w:t>
      </w:r>
      <w:bookmarkStart w:id="733" w:name="AAAAAAAAIC"/>
      <w:bookmarkEnd w:id="733"/>
    </w:p>
    <w:p w14:paraId="0F04EDE2" w14:textId="77777777" w:rsidR="005F4A4C" w:rsidRPr="005F4A4C" w:rsidRDefault="005F4A4C" w:rsidP="005F4A4C">
      <w:pPr>
        <w:pBdr>
          <w:bottom w:val="single" w:sz="2" w:space="1" w:color="auto"/>
        </w:pBdr>
        <w:autoSpaceDE w:val="0"/>
        <w:autoSpaceDN w:val="0"/>
        <w:rPr>
          <w:lang w:val="en-US" w:eastAsia="en-US"/>
        </w:rPr>
      </w:pPr>
    </w:p>
    <w:p w14:paraId="4B26C015"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28A3BC53"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Algorithms and functions for 9DOF fusion. </w:t>
      </w:r>
    </w:p>
    <w:p w14:paraId="2C7C75B3"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Uses data from accelerometers, gyroscopes and magnetometers to do sensor fusion and obtain orientation of the device in a quaternion representation. </w:t>
      </w:r>
    </w:p>
    <w:p w14:paraId="3DBC1AAF"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s-ES" w:eastAsia="en-US"/>
        </w:rPr>
      </w:pPr>
      <w:r w:rsidRPr="005F4A4C">
        <w:rPr>
          <w:rFonts w:ascii="Calibri" w:hAnsi="Calibri"/>
          <w:lang w:val="es-ES" w:eastAsia="en-US"/>
        </w:rPr>
        <w:t>Author:</w:t>
      </w:r>
    </w:p>
    <w:p w14:paraId="7458906D" w14:textId="77777777" w:rsidR="005F4A4C" w:rsidRPr="005F4A4C" w:rsidRDefault="005F4A4C" w:rsidP="005F4A4C">
      <w:pPr>
        <w:autoSpaceDE w:val="0"/>
        <w:autoSpaceDN w:val="0"/>
        <w:ind w:left="360"/>
        <w:rPr>
          <w:sz w:val="20"/>
          <w:szCs w:val="20"/>
          <w:lang w:val="es-ES" w:eastAsia="en-US"/>
        </w:rPr>
      </w:pPr>
      <w:r w:rsidRPr="005F4A4C">
        <w:rPr>
          <w:sz w:val="20"/>
          <w:szCs w:val="20"/>
          <w:lang w:val="es-ES" w:eastAsia="en-US"/>
        </w:rPr>
        <w:t xml:space="preserve">Sebastian Sepulveda </w:t>
      </w:r>
    </w:p>
    <w:p w14:paraId="04A9922C" w14:textId="77777777" w:rsidR="005F4A4C" w:rsidRPr="005F4A4C" w:rsidRDefault="005F4A4C" w:rsidP="005F4A4C">
      <w:pPr>
        <w:pBdr>
          <w:bottom w:val="single" w:sz="2" w:space="1" w:color="auto"/>
        </w:pBdr>
        <w:autoSpaceDE w:val="0"/>
        <w:autoSpaceDN w:val="0"/>
        <w:rPr>
          <w:lang w:val="es-ES" w:eastAsia="en-US"/>
        </w:rPr>
      </w:pPr>
    </w:p>
    <w:p w14:paraId="78595D1A"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s-ES" w:eastAsia="en-US"/>
        </w:rPr>
      </w:pPr>
      <w:r w:rsidRPr="005F4A4C">
        <w:rPr>
          <w:rFonts w:ascii="Arial" w:hAnsi="Arial" w:cs="Arial"/>
          <w:b/>
          <w:bCs/>
          <w:sz w:val="20"/>
          <w:szCs w:val="20"/>
          <w:lang w:val="es-ES" w:eastAsia="en-US"/>
        </w:rPr>
        <w:lastRenderedPageBreak/>
        <w:t>Constructor &amp; Destructor Documentation</w:t>
      </w:r>
    </w:p>
    <w:p w14:paraId="1755945A"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"__init__:sensorFusion\:\:SensorFusion"</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"sensorFusion\:\:SensorFusion:__init__"</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sensorFusion.SensorFusion.__init__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4928F55F" w14:textId="77777777" w:rsidR="005F4A4C" w:rsidRPr="005F4A4C" w:rsidRDefault="005F4A4C" w:rsidP="005F4A4C">
      <w:pPr>
        <w:autoSpaceDE w:val="0"/>
        <w:autoSpaceDN w:val="0"/>
        <w:spacing w:before="30" w:after="60"/>
        <w:ind w:left="360"/>
        <w:jc w:val="both"/>
        <w:rPr>
          <w:sz w:val="20"/>
          <w:szCs w:val="20"/>
          <w:lang w:val="en-US" w:eastAsia="en-US"/>
        </w:rPr>
      </w:pPr>
      <w:bookmarkStart w:id="734" w:name="AAAAAAAAID"/>
      <w:bookmarkEnd w:id="734"/>
    </w:p>
    <w:p w14:paraId="435A0B96"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Constructor. </w:t>
      </w:r>
    </w:p>
    <w:p w14:paraId="707B5DAB"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Initializes variables for the algorithm </w:t>
      </w:r>
    </w:p>
    <w:p w14:paraId="47C563B4"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35EA32A" w14:textId="77777777" w:rsidTr="0075155C">
        <w:tc>
          <w:tcPr>
            <w:tcW w:w="1761" w:type="dxa"/>
          </w:tcPr>
          <w:p w14:paraId="7A8ED08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53E2803E"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50A65787"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1878A4A5"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Function Documentation</w:t>
      </w:r>
    </w:p>
    <w:p w14:paraId="6751162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"getEuler:sensorFusion\:\:SensorFusion"</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"sensorFusion\:\:SensorFusion:getEuler"</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sensorFusion.SensorFusion.getEuler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deg</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False</w:t>
      </w:r>
      <w:r w:rsidRPr="005F4A4C">
        <w:rPr>
          <w:rFonts w:ascii="Calibri" w:hAnsi="Calibri"/>
          <w:b/>
          <w:bCs/>
          <w:sz w:val="22"/>
          <w:szCs w:val="22"/>
          <w:lang w:val="en-US" w:eastAsia="en-US"/>
        </w:rPr>
        <w:t>)</w:t>
      </w:r>
    </w:p>
    <w:p w14:paraId="2CCC73B9" w14:textId="77777777" w:rsidR="005F4A4C" w:rsidRPr="005F4A4C" w:rsidRDefault="005F4A4C" w:rsidP="005F4A4C">
      <w:pPr>
        <w:autoSpaceDE w:val="0"/>
        <w:autoSpaceDN w:val="0"/>
        <w:spacing w:before="30" w:after="60"/>
        <w:ind w:left="360"/>
        <w:jc w:val="both"/>
        <w:rPr>
          <w:sz w:val="20"/>
          <w:szCs w:val="20"/>
          <w:lang w:val="en-US" w:eastAsia="en-US"/>
        </w:rPr>
      </w:pPr>
      <w:bookmarkStart w:id="735" w:name="AAAAAAAAIE"/>
      <w:bookmarkEnd w:id="735"/>
    </w:p>
    <w:p w14:paraId="3A803C9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Orientation as Euler angles. </w:t>
      </w:r>
    </w:p>
    <w:p w14:paraId="64A1A2DB"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Return last calculated orientation expresed as euler angles from the last call of updateAHRS </w:t>
      </w:r>
    </w:p>
    <w:p w14:paraId="27F18D44"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637B6C08" w14:textId="77777777" w:rsidTr="0075155C">
        <w:tc>
          <w:tcPr>
            <w:tcW w:w="1761" w:type="dxa"/>
          </w:tcPr>
          <w:p w14:paraId="78C53E2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1EE067B"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66E55FD4" w14:textId="77777777" w:rsidTr="0075155C">
        <w:tc>
          <w:tcPr>
            <w:tcW w:w="1761" w:type="dxa"/>
          </w:tcPr>
          <w:p w14:paraId="10EC5676"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deg</w:t>
            </w:r>
            <w:r w:rsidRPr="005F4A4C">
              <w:rPr>
                <w:sz w:val="20"/>
                <w:szCs w:val="20"/>
                <w:lang w:val="en-US" w:eastAsia="en-US"/>
              </w:rPr>
              <w:t xml:space="preserve"> </w:t>
            </w:r>
          </w:p>
        </w:tc>
        <w:tc>
          <w:tcPr>
            <w:tcW w:w="6561" w:type="dxa"/>
          </w:tcPr>
          <w:p w14:paraId="55BDA164" w14:textId="77777777" w:rsidR="005F4A4C" w:rsidRPr="005F4A4C" w:rsidRDefault="005F4A4C" w:rsidP="005F4A4C">
            <w:pPr>
              <w:autoSpaceDE w:val="0"/>
              <w:autoSpaceDN w:val="0"/>
              <w:rPr>
                <w:sz w:val="20"/>
                <w:szCs w:val="20"/>
                <w:lang w:val="en-US" w:eastAsia="en-US"/>
              </w:rPr>
            </w:pPr>
          </w:p>
        </w:tc>
      </w:tr>
    </w:tbl>
    <w:p w14:paraId="089A3471"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TRUE</w:t>
      </w:r>
      <w:r w:rsidRPr="005F4A4C">
        <w:rPr>
          <w:sz w:val="20"/>
          <w:szCs w:val="20"/>
          <w:lang w:val="en-US" w:eastAsia="en-US"/>
        </w:rPr>
        <w:t xml:space="preserve">  : Return angles in degrees</w:t>
      </w:r>
    </w:p>
    <w:p w14:paraId="1EDA8029"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FALSE</w:t>
      </w:r>
      <w:r w:rsidRPr="005F4A4C">
        <w:rPr>
          <w:sz w:val="20"/>
          <w:szCs w:val="20"/>
          <w:lang w:val="en-US" w:eastAsia="en-US"/>
        </w:rPr>
        <w:t xml:space="preserve">  : Return angles in radians </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6561"/>
      </w:tblGrid>
      <w:tr w:rsidR="005F4A4C" w:rsidRPr="008662F3" w14:paraId="4911AF2A" w14:textId="77777777" w:rsidTr="0075155C">
        <w:tc>
          <w:tcPr>
            <w:tcW w:w="6561" w:type="dxa"/>
          </w:tcPr>
          <w:p w14:paraId="3F7365B5" w14:textId="77777777" w:rsidR="005F4A4C" w:rsidRPr="005F4A4C" w:rsidRDefault="005F4A4C" w:rsidP="005F4A4C">
            <w:pPr>
              <w:autoSpaceDE w:val="0"/>
              <w:autoSpaceDN w:val="0"/>
              <w:rPr>
                <w:sz w:val="20"/>
                <w:szCs w:val="20"/>
                <w:lang w:val="en-US" w:eastAsia="en-US"/>
              </w:rPr>
            </w:pPr>
          </w:p>
        </w:tc>
      </w:tr>
    </w:tbl>
    <w:p w14:paraId="4679B300"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45D4F18C"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Vector with Euler angles </w:t>
      </w:r>
    </w:p>
    <w:p w14:paraId="15436CF1"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Author:</w:t>
      </w:r>
    </w:p>
    <w:p w14:paraId="56B70E4D"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Fabio Varesano </w:t>
      </w:r>
    </w:p>
    <w:p w14:paraId="47AC7504"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"getGravityDirection:sensorFusion\:\:SensorFusion"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"sensorFusion\:\:SensorFusion:getGravityDirection"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sensorFusion.SensorFusion.getGravityDirection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3E11FA83" w14:textId="77777777" w:rsidR="005F4A4C" w:rsidRPr="005F4A4C" w:rsidRDefault="005F4A4C" w:rsidP="005F4A4C">
      <w:pPr>
        <w:autoSpaceDE w:val="0"/>
        <w:autoSpaceDN w:val="0"/>
        <w:spacing w:before="30" w:after="60"/>
        <w:ind w:left="360"/>
        <w:jc w:val="both"/>
        <w:rPr>
          <w:sz w:val="20"/>
          <w:szCs w:val="20"/>
          <w:lang w:val="en-US" w:eastAsia="en-US"/>
        </w:rPr>
      </w:pPr>
      <w:bookmarkStart w:id="736" w:name="AAAAAAAAIF"/>
      <w:bookmarkEnd w:id="736"/>
    </w:p>
    <w:p w14:paraId="52C4482F"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Gravity direction. </w:t>
      </w:r>
    </w:p>
    <w:p w14:paraId="4F120FAF"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Return last calculated gravity direction from the last call of updateAHRS </w:t>
      </w:r>
    </w:p>
    <w:p w14:paraId="02F099E6"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68C23764" w14:textId="77777777" w:rsidTr="0075155C">
        <w:tc>
          <w:tcPr>
            <w:tcW w:w="1761" w:type="dxa"/>
          </w:tcPr>
          <w:p w14:paraId="634CC08E"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283E3AE"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7DD3E578"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45172D3F"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Last calculated Gravity Direction </w:t>
      </w:r>
    </w:p>
    <w:p w14:paraId="252F9F15"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"getLinearAcceleration:sensorFusion\:\:SensorFusion"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"sensorFusion\:\:SensorFusion:getLinearAcceleration"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sensorFusion.SensorFusion.getLinearAcceleration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2EF6B043" w14:textId="77777777" w:rsidR="005F4A4C" w:rsidRPr="005F4A4C" w:rsidRDefault="005F4A4C" w:rsidP="005F4A4C">
      <w:pPr>
        <w:autoSpaceDE w:val="0"/>
        <w:autoSpaceDN w:val="0"/>
        <w:spacing w:before="30" w:after="60"/>
        <w:ind w:left="360"/>
        <w:jc w:val="both"/>
        <w:rPr>
          <w:sz w:val="20"/>
          <w:szCs w:val="20"/>
          <w:lang w:val="en-US" w:eastAsia="en-US"/>
        </w:rPr>
      </w:pPr>
      <w:bookmarkStart w:id="737" w:name="AAAAAAAAIG"/>
      <w:bookmarkEnd w:id="737"/>
    </w:p>
    <w:p w14:paraId="48D4C6B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Linear Acceleration. </w:t>
      </w:r>
    </w:p>
    <w:p w14:paraId="25D751AA"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Return last calculated linear acceleration from the last call of updateAHRS </w:t>
      </w:r>
    </w:p>
    <w:p w14:paraId="5064A6AC"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lastRenderedPageBreak/>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1393206F" w14:textId="77777777" w:rsidTr="0075155C">
        <w:tc>
          <w:tcPr>
            <w:tcW w:w="1761" w:type="dxa"/>
          </w:tcPr>
          <w:p w14:paraId="405AEC00"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7B1C9BD4"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0E500517"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2EDFF0C3"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Last calculated Linear Acceleration </w:t>
      </w:r>
    </w:p>
    <w:p w14:paraId="60244586"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"getQ:sensorFusion\:\:SensorFusion"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"sensorFusion\:\:SensorFusion:getQ"</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sensorFusion.SensorFusion.getQ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6A8C19F7" w14:textId="77777777" w:rsidR="005F4A4C" w:rsidRPr="005F4A4C" w:rsidRDefault="005F4A4C" w:rsidP="005F4A4C">
      <w:pPr>
        <w:autoSpaceDE w:val="0"/>
        <w:autoSpaceDN w:val="0"/>
        <w:spacing w:before="30" w:after="60"/>
        <w:ind w:left="360"/>
        <w:jc w:val="both"/>
        <w:rPr>
          <w:sz w:val="20"/>
          <w:szCs w:val="20"/>
          <w:lang w:val="en-US" w:eastAsia="en-US"/>
        </w:rPr>
      </w:pPr>
      <w:bookmarkStart w:id="738" w:name="AAAAAAAAIH"/>
      <w:bookmarkEnd w:id="738"/>
    </w:p>
    <w:p w14:paraId="1BCD1557"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Quaternions. </w:t>
      </w:r>
    </w:p>
    <w:p w14:paraId="25B860B5"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Return last calculated quaternion from the last call of updateAHRS </w:t>
      </w:r>
    </w:p>
    <w:p w14:paraId="2D62B8C7"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46D102C2" w14:textId="77777777" w:rsidTr="0075155C">
        <w:tc>
          <w:tcPr>
            <w:tcW w:w="1761" w:type="dxa"/>
          </w:tcPr>
          <w:p w14:paraId="3F576689"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705711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5B63A02C"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18048DB5"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Last calculated quaternion </w:t>
      </w:r>
    </w:p>
    <w:p w14:paraId="01BD047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"getYawPitchRoll:sensorFusion\:\:SensorFusion"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"sensorFusion\:\:SensorFusion:getYawPitchRoll"</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sensorFusion.SensorFusion.getYawPitchRoll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deg</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False</w:t>
      </w:r>
      <w:r w:rsidRPr="005F4A4C">
        <w:rPr>
          <w:rFonts w:ascii="Calibri" w:hAnsi="Calibri"/>
          <w:b/>
          <w:bCs/>
          <w:sz w:val="22"/>
          <w:szCs w:val="22"/>
          <w:lang w:val="en-US" w:eastAsia="en-US"/>
        </w:rPr>
        <w:t>)</w:t>
      </w:r>
    </w:p>
    <w:p w14:paraId="4B60128E" w14:textId="77777777" w:rsidR="005F4A4C" w:rsidRPr="005F4A4C" w:rsidRDefault="005F4A4C" w:rsidP="005F4A4C">
      <w:pPr>
        <w:autoSpaceDE w:val="0"/>
        <w:autoSpaceDN w:val="0"/>
        <w:spacing w:before="30" w:after="60"/>
        <w:ind w:left="360"/>
        <w:jc w:val="both"/>
        <w:rPr>
          <w:sz w:val="20"/>
          <w:szCs w:val="20"/>
          <w:lang w:val="en-US" w:eastAsia="en-US"/>
        </w:rPr>
      </w:pPr>
      <w:bookmarkStart w:id="739" w:name="AAAAAAAAII"/>
      <w:bookmarkEnd w:id="739"/>
    </w:p>
    <w:p w14:paraId="3FB4B192"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Orientation as Yaw, Pith, Roll. </w:t>
      </w:r>
    </w:p>
    <w:p w14:paraId="120D12AC"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Return last calculated orientation expresed as yaw, pitch and roll from the last call of updateAHRS </w:t>
      </w:r>
    </w:p>
    <w:p w14:paraId="1A9201CA"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5A3C6986" w14:textId="77777777" w:rsidTr="0075155C">
        <w:tc>
          <w:tcPr>
            <w:tcW w:w="1761" w:type="dxa"/>
          </w:tcPr>
          <w:p w14:paraId="6E5B69C9"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3F6483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0CC186CB" w14:textId="77777777" w:rsidTr="0075155C">
        <w:tc>
          <w:tcPr>
            <w:tcW w:w="1761" w:type="dxa"/>
          </w:tcPr>
          <w:p w14:paraId="5AA91ED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deg</w:t>
            </w:r>
            <w:r w:rsidRPr="005F4A4C">
              <w:rPr>
                <w:sz w:val="20"/>
                <w:szCs w:val="20"/>
                <w:lang w:val="en-US" w:eastAsia="en-US"/>
              </w:rPr>
              <w:t xml:space="preserve"> </w:t>
            </w:r>
          </w:p>
        </w:tc>
        <w:tc>
          <w:tcPr>
            <w:tcW w:w="6561" w:type="dxa"/>
          </w:tcPr>
          <w:p w14:paraId="2510B376" w14:textId="77777777" w:rsidR="005F4A4C" w:rsidRPr="005F4A4C" w:rsidRDefault="005F4A4C" w:rsidP="005F4A4C">
            <w:pPr>
              <w:autoSpaceDE w:val="0"/>
              <w:autoSpaceDN w:val="0"/>
              <w:rPr>
                <w:sz w:val="20"/>
                <w:szCs w:val="20"/>
                <w:lang w:val="en-US" w:eastAsia="en-US"/>
              </w:rPr>
            </w:pPr>
          </w:p>
        </w:tc>
      </w:tr>
    </w:tbl>
    <w:p w14:paraId="775CD3D0"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TRUE</w:t>
      </w:r>
      <w:r w:rsidRPr="005F4A4C">
        <w:rPr>
          <w:sz w:val="20"/>
          <w:szCs w:val="20"/>
          <w:lang w:val="en-US" w:eastAsia="en-US"/>
        </w:rPr>
        <w:t xml:space="preserve">  : Return angles in degrees</w:t>
      </w:r>
    </w:p>
    <w:p w14:paraId="3F36CA00"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FALSE</w:t>
      </w:r>
      <w:r w:rsidRPr="005F4A4C">
        <w:rPr>
          <w:sz w:val="20"/>
          <w:szCs w:val="20"/>
          <w:lang w:val="en-US" w:eastAsia="en-US"/>
        </w:rPr>
        <w:t xml:space="preserve">  : Return angles in radians </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6561"/>
      </w:tblGrid>
      <w:tr w:rsidR="005F4A4C" w:rsidRPr="008662F3" w14:paraId="1F8E174D" w14:textId="77777777" w:rsidTr="0075155C">
        <w:tc>
          <w:tcPr>
            <w:tcW w:w="6561" w:type="dxa"/>
          </w:tcPr>
          <w:p w14:paraId="33F02A28" w14:textId="77777777" w:rsidR="005F4A4C" w:rsidRPr="005F4A4C" w:rsidRDefault="005F4A4C" w:rsidP="005F4A4C">
            <w:pPr>
              <w:autoSpaceDE w:val="0"/>
              <w:autoSpaceDN w:val="0"/>
              <w:rPr>
                <w:sz w:val="20"/>
                <w:szCs w:val="20"/>
                <w:lang w:val="en-US" w:eastAsia="en-US"/>
              </w:rPr>
            </w:pPr>
          </w:p>
        </w:tc>
      </w:tr>
    </w:tbl>
    <w:p w14:paraId="2920A57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64796EF2"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Vector with yaw, pitch and roll </w:t>
      </w:r>
    </w:p>
    <w:p w14:paraId="21A21F25"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Author:</w:t>
      </w:r>
    </w:p>
    <w:p w14:paraId="63919120"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Fabio Varesano </w:t>
      </w:r>
    </w:p>
    <w:p w14:paraId="62796BCA"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"Gravity:sensorFusion\:\:SensorFusion"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"sensorFusion\:\:SensorFusion:Gravity"</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sensorFusion.SensorFusion.Gravity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q</w:t>
      </w:r>
      <w:r w:rsidRPr="005F4A4C">
        <w:rPr>
          <w:rFonts w:ascii="Calibri" w:hAnsi="Calibri"/>
          <w:b/>
          <w:bCs/>
          <w:sz w:val="22"/>
          <w:szCs w:val="22"/>
          <w:lang w:val="en-US" w:eastAsia="en-US"/>
        </w:rPr>
        <w:t>)</w:t>
      </w:r>
    </w:p>
    <w:p w14:paraId="67290530" w14:textId="77777777" w:rsidR="005F4A4C" w:rsidRPr="005F4A4C" w:rsidRDefault="005F4A4C" w:rsidP="005F4A4C">
      <w:pPr>
        <w:autoSpaceDE w:val="0"/>
        <w:autoSpaceDN w:val="0"/>
        <w:spacing w:before="30" w:after="60"/>
        <w:ind w:left="360"/>
        <w:jc w:val="both"/>
        <w:rPr>
          <w:sz w:val="20"/>
          <w:szCs w:val="20"/>
          <w:lang w:val="en-US" w:eastAsia="en-US"/>
        </w:rPr>
      </w:pPr>
      <w:bookmarkStart w:id="740" w:name="AAAAAAAAIJ"/>
      <w:bookmarkEnd w:id="740"/>
    </w:p>
    <w:p w14:paraId="2BB8F65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Determinates the expected direction of the gravity. </w:t>
      </w:r>
    </w:p>
    <w:p w14:paraId="71CFB475"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Calculated the expected directions of the gravity in x, y and z frame of reference </w:t>
      </w:r>
    </w:p>
    <w:p w14:paraId="484ADD92"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1CF6411" w14:textId="77777777" w:rsidTr="0075155C">
        <w:tc>
          <w:tcPr>
            <w:tcW w:w="1761" w:type="dxa"/>
          </w:tcPr>
          <w:p w14:paraId="7B23079F"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09E859F3"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7B86D9B3" w14:textId="77777777" w:rsidTr="0075155C">
        <w:tc>
          <w:tcPr>
            <w:tcW w:w="1761" w:type="dxa"/>
          </w:tcPr>
          <w:p w14:paraId="7C3EC121"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q</w:t>
            </w:r>
            <w:r w:rsidRPr="005F4A4C">
              <w:rPr>
                <w:sz w:val="20"/>
                <w:szCs w:val="20"/>
                <w:lang w:val="en-US" w:eastAsia="en-US"/>
              </w:rPr>
              <w:t xml:space="preserve"> </w:t>
            </w:r>
          </w:p>
        </w:tc>
        <w:tc>
          <w:tcPr>
            <w:tcW w:w="6561" w:type="dxa"/>
          </w:tcPr>
          <w:p w14:paraId="0E8410D8"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Quaternion representing the orientation </w:t>
            </w:r>
          </w:p>
        </w:tc>
      </w:tr>
    </w:tbl>
    <w:p w14:paraId="7F5AA0CF"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lastRenderedPageBreak/>
        <w:t>Returns:</w:t>
      </w:r>
    </w:p>
    <w:p w14:paraId="52D81DE8"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g vector with expected direction of the gravity </w:t>
      </w:r>
    </w:p>
    <w:p w14:paraId="48003F19"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"LinearAcceleration:sensorFusion\:\:SensorFusion"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"sensorFusion\:\:SensorFusion:LinearAcceleration"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sensorFusion.SensorFusion.LinearAcceleration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q</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ax</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ay</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az</w:t>
      </w:r>
      <w:r w:rsidRPr="005F4A4C">
        <w:rPr>
          <w:rFonts w:ascii="Calibri" w:hAnsi="Calibri"/>
          <w:b/>
          <w:bCs/>
          <w:sz w:val="22"/>
          <w:szCs w:val="22"/>
          <w:lang w:val="en-US" w:eastAsia="en-US"/>
        </w:rPr>
        <w:t>)</w:t>
      </w:r>
    </w:p>
    <w:p w14:paraId="4C81788D" w14:textId="77777777" w:rsidR="005F4A4C" w:rsidRPr="005F4A4C" w:rsidRDefault="005F4A4C" w:rsidP="005F4A4C">
      <w:pPr>
        <w:autoSpaceDE w:val="0"/>
        <w:autoSpaceDN w:val="0"/>
        <w:spacing w:before="30" w:after="60"/>
        <w:ind w:left="360"/>
        <w:jc w:val="both"/>
        <w:rPr>
          <w:sz w:val="20"/>
          <w:szCs w:val="20"/>
          <w:lang w:val="en-US" w:eastAsia="en-US"/>
        </w:rPr>
      </w:pPr>
      <w:bookmarkStart w:id="741" w:name="AAAAAAAAIK"/>
      <w:bookmarkEnd w:id="741"/>
    </w:p>
    <w:p w14:paraId="1DFA843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Compensate the accelerometer readings from gravity. </w:t>
      </w:r>
    </w:p>
    <w:p w14:paraId="2EAF7818"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Removes the offset generated by the earth's gravity </w:t>
      </w:r>
    </w:p>
    <w:p w14:paraId="1C9EEE16"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281E1B58" w14:textId="77777777" w:rsidTr="0075155C">
        <w:tc>
          <w:tcPr>
            <w:tcW w:w="1761" w:type="dxa"/>
          </w:tcPr>
          <w:p w14:paraId="182092C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34AB3BB3"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6D6D0584" w14:textId="77777777" w:rsidTr="0075155C">
        <w:tc>
          <w:tcPr>
            <w:tcW w:w="1761" w:type="dxa"/>
          </w:tcPr>
          <w:p w14:paraId="260BC63A"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q</w:t>
            </w:r>
            <w:r w:rsidRPr="005F4A4C">
              <w:rPr>
                <w:sz w:val="20"/>
                <w:szCs w:val="20"/>
                <w:lang w:val="en-US" w:eastAsia="en-US"/>
              </w:rPr>
              <w:t xml:space="preserve"> </w:t>
            </w:r>
          </w:p>
        </w:tc>
        <w:tc>
          <w:tcPr>
            <w:tcW w:w="6561" w:type="dxa"/>
          </w:tcPr>
          <w:p w14:paraId="2CC06EF2"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Quaternion representing the orientation </w:t>
            </w:r>
          </w:p>
        </w:tc>
      </w:tr>
      <w:tr w:rsidR="005F4A4C" w:rsidRPr="008662F3" w14:paraId="122CDFD9" w14:textId="77777777" w:rsidTr="0075155C">
        <w:tc>
          <w:tcPr>
            <w:tcW w:w="1761" w:type="dxa"/>
          </w:tcPr>
          <w:p w14:paraId="0A797D5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acc</w:t>
            </w:r>
            <w:r w:rsidRPr="005F4A4C">
              <w:rPr>
                <w:sz w:val="20"/>
                <w:szCs w:val="20"/>
                <w:lang w:val="en-US" w:eastAsia="en-US"/>
              </w:rPr>
              <w:t xml:space="preserve"> </w:t>
            </w:r>
          </w:p>
        </w:tc>
        <w:tc>
          <w:tcPr>
            <w:tcW w:w="6561" w:type="dxa"/>
          </w:tcPr>
          <w:p w14:paraId="71CAF52E"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Readings coming from an accelerometer, in g </w:t>
            </w:r>
          </w:p>
        </w:tc>
      </w:tr>
    </w:tbl>
    <w:p w14:paraId="5E943E4E"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78271232"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3D vector with the Linear acceleration, in g </w:t>
      </w:r>
    </w:p>
    <w:p w14:paraId="0DF1FC88"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Author:</w:t>
      </w:r>
    </w:p>
    <w:p w14:paraId="1771A455"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Fabio Varesano </w:t>
      </w:r>
    </w:p>
    <w:p w14:paraId="7DBA09D2"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"update9DOF:sensorFusion\:\:SensorFusion"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"sensorFusion\:\:SensorFusion:update9DOF"</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sensorFusion.SensorFusion.update9DOF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gyroscope</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accelerometer</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magnetometer</w:t>
      </w:r>
      <w:r w:rsidRPr="005F4A4C">
        <w:rPr>
          <w:rFonts w:ascii="Calibri" w:hAnsi="Calibri"/>
          <w:b/>
          <w:bCs/>
          <w:sz w:val="22"/>
          <w:szCs w:val="22"/>
          <w:lang w:val="en-US" w:eastAsia="en-US"/>
        </w:rPr>
        <w:t>)</w:t>
      </w:r>
    </w:p>
    <w:p w14:paraId="6517BF4A" w14:textId="77777777" w:rsidR="005F4A4C" w:rsidRPr="005F4A4C" w:rsidRDefault="005F4A4C" w:rsidP="005F4A4C">
      <w:pPr>
        <w:autoSpaceDE w:val="0"/>
        <w:autoSpaceDN w:val="0"/>
        <w:spacing w:before="30" w:after="60"/>
        <w:ind w:left="360"/>
        <w:jc w:val="both"/>
        <w:rPr>
          <w:sz w:val="20"/>
          <w:szCs w:val="20"/>
          <w:lang w:val="en-US" w:eastAsia="en-US"/>
        </w:rPr>
      </w:pPr>
      <w:bookmarkStart w:id="742" w:name="AAAAAAAAIL"/>
      <w:bookmarkEnd w:id="742"/>
    </w:p>
    <w:p w14:paraId="5B12596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Update the orientatation with sensors data. </w:t>
      </w:r>
    </w:p>
    <w:p w14:paraId="69FD280C"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Sensor fusion algorithm ported by Fabio Varesano to Python from the Sebastian Madgwick 9DOF fusion.</w:t>
      </w:r>
    </w:p>
    <w:p w14:paraId="2FF64DD2"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Data must be inputed as:</w:t>
      </w:r>
    </w:p>
    <w:p w14:paraId="171435A0"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Accelerations in g (gravities)</w:t>
      </w:r>
    </w:p>
    <w:p w14:paraId="7D5A07C6"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Gyroscope in radians per second (rad/sec)</w:t>
      </w:r>
    </w:p>
    <w:p w14:paraId="01E9302B"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Magnetometer in Gauss (Gs)</w:t>
      </w:r>
    </w:p>
    <w:p w14:paraId="69E99133"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4BC5DAD7" w14:textId="77777777" w:rsidTr="0075155C">
        <w:tc>
          <w:tcPr>
            <w:tcW w:w="1761" w:type="dxa"/>
          </w:tcPr>
          <w:p w14:paraId="4074387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5A7A73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8662F3" w14:paraId="216F25F1" w14:textId="77777777" w:rsidTr="0075155C">
        <w:tc>
          <w:tcPr>
            <w:tcW w:w="1761" w:type="dxa"/>
          </w:tcPr>
          <w:p w14:paraId="0069545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gyroscope</w:t>
            </w:r>
            <w:r w:rsidRPr="005F4A4C">
              <w:rPr>
                <w:sz w:val="20"/>
                <w:szCs w:val="20"/>
                <w:lang w:val="en-US" w:eastAsia="en-US"/>
              </w:rPr>
              <w:t xml:space="preserve"> </w:t>
            </w:r>
          </w:p>
        </w:tc>
        <w:tc>
          <w:tcPr>
            <w:tcW w:w="6561" w:type="dxa"/>
          </w:tcPr>
          <w:p w14:paraId="63D5F043"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Gyroscope data as [X,Y,Z] in rad/sec </w:t>
            </w:r>
          </w:p>
        </w:tc>
      </w:tr>
      <w:tr w:rsidR="005F4A4C" w:rsidRPr="008662F3" w14:paraId="517C3B90" w14:textId="77777777" w:rsidTr="0075155C">
        <w:tc>
          <w:tcPr>
            <w:tcW w:w="1761" w:type="dxa"/>
          </w:tcPr>
          <w:p w14:paraId="400F4A1E"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accelerometer</w:t>
            </w:r>
            <w:r w:rsidRPr="005F4A4C">
              <w:rPr>
                <w:sz w:val="20"/>
                <w:szCs w:val="20"/>
                <w:lang w:val="en-US" w:eastAsia="en-US"/>
              </w:rPr>
              <w:t xml:space="preserve"> </w:t>
            </w:r>
          </w:p>
        </w:tc>
        <w:tc>
          <w:tcPr>
            <w:tcW w:w="6561" w:type="dxa"/>
          </w:tcPr>
          <w:p w14:paraId="259B4A40"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Accelerometer data as [X,Y,Z] in g (gravities) </w:t>
            </w:r>
          </w:p>
        </w:tc>
      </w:tr>
      <w:tr w:rsidR="005F4A4C" w:rsidRPr="008662F3" w14:paraId="12DF7362" w14:textId="77777777" w:rsidTr="0075155C">
        <w:tc>
          <w:tcPr>
            <w:tcW w:w="1761" w:type="dxa"/>
          </w:tcPr>
          <w:p w14:paraId="2605D3A3"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magnetometer</w:t>
            </w:r>
            <w:r w:rsidRPr="005F4A4C">
              <w:rPr>
                <w:sz w:val="20"/>
                <w:szCs w:val="20"/>
                <w:lang w:val="en-US" w:eastAsia="en-US"/>
              </w:rPr>
              <w:t xml:space="preserve"> </w:t>
            </w:r>
          </w:p>
        </w:tc>
        <w:tc>
          <w:tcPr>
            <w:tcW w:w="6561" w:type="dxa"/>
          </w:tcPr>
          <w:p w14:paraId="4894E344"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Magnetometer data as [X,Y,Z] in Gs</w:t>
            </w:r>
          </w:p>
        </w:tc>
      </w:tr>
    </w:tbl>
    <w:p w14:paraId="215A3B9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Author:</w:t>
      </w:r>
    </w:p>
    <w:p w14:paraId="1DADB4AD"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Fabio Varesano </w:t>
      </w:r>
    </w:p>
    <w:p w14:paraId="2BF924FE"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Sebastian Madgwick </w:t>
      </w:r>
    </w:p>
    <w:p w14:paraId="100CFD71"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5D63915F"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4FCCC1A0"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Graph/sensorFusion.py</w:t>
      </w:r>
    </w:p>
    <w:p w14:paraId="7D2D0857"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43A5DD0E"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4D1E27D8"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serialThread.SerialThread Class Reference</w:t>
      </w:r>
    </w:p>
    <w:p w14:paraId="18EB676E"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"serialThread.SerialThread"</w:instrText>
      </w:r>
      <w:r w:rsidRPr="005F4A4C">
        <w:rPr>
          <w:lang w:val="en-US" w:eastAsia="en-US"/>
        </w:rPr>
        <w:fldChar w:fldCharType="end"/>
      </w:r>
      <w:r w:rsidRPr="005F4A4C">
        <w:rPr>
          <w:lang w:val="en-US" w:eastAsia="en-US"/>
        </w:rPr>
        <w:fldChar w:fldCharType="begin"/>
      </w:r>
      <w:r w:rsidRPr="005F4A4C">
        <w:rPr>
          <w:lang w:val="en-US" w:eastAsia="en-US"/>
        </w:rPr>
        <w:instrText>xe "serialThread.SerialThread"</w:instrText>
      </w:r>
      <w:r w:rsidRPr="005F4A4C">
        <w:rPr>
          <w:lang w:val="en-US" w:eastAsia="en-US"/>
        </w:rPr>
        <w:fldChar w:fldCharType="end"/>
      </w:r>
      <w:bookmarkStart w:id="743" w:name="AAAAAAAAIM"/>
      <w:bookmarkEnd w:id="743"/>
    </w:p>
    <w:p w14:paraId="19EBB843" w14:textId="77777777" w:rsidR="005F4A4C" w:rsidRPr="005F4A4C" w:rsidRDefault="005F4A4C" w:rsidP="005F4A4C">
      <w:pPr>
        <w:widowControl w:val="0"/>
        <w:autoSpaceDE w:val="0"/>
        <w:autoSpaceDN w:val="0"/>
        <w:adjustRightInd w:val="0"/>
        <w:rPr>
          <w:lang w:val="en-US" w:eastAsia="en-US"/>
        </w:rPr>
      </w:pPr>
      <w:r w:rsidRPr="005F4A4C">
        <w:rPr>
          <w:sz w:val="20"/>
          <w:szCs w:val="20"/>
          <w:lang w:val="en-US" w:eastAsia="en-US"/>
        </w:rPr>
        <w:t xml:space="preserve">Obtain and scale serial data in a thread. </w:t>
      </w:r>
    </w:p>
    <w:p w14:paraId="030898E4" w14:textId="77777777" w:rsidR="005F4A4C" w:rsidRPr="005F4A4C" w:rsidRDefault="005F4A4C" w:rsidP="005F4A4C">
      <w:pPr>
        <w:widowControl w:val="0"/>
        <w:autoSpaceDE w:val="0"/>
        <w:autoSpaceDN w:val="0"/>
        <w:adjustRightInd w:val="0"/>
        <w:rPr>
          <w:lang w:val="en-US" w:eastAsia="en-US"/>
        </w:rPr>
      </w:pPr>
      <w:r w:rsidRPr="005F4A4C">
        <w:rPr>
          <w:lang w:val="en-US" w:eastAsia="en-US"/>
        </w:rPr>
        <w:t>Inheritance diagram for serialThread.SerialThread:</w:t>
      </w:r>
    </w:p>
    <w:p w14:paraId="7BDE1F4B"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4C552CE0" wp14:editId="7AA760FE">
            <wp:extent cx="1727200" cy="1784350"/>
            <wp:effectExtent l="0" t="0" r="6350" b="6350"/>
            <wp:docPr id="29" name="Imagen 29" descr="classserial_thread_1_1_serial_thread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serial_thread_1_1_serial_thread__inherit__graph.png"/>
                    <pic:cNvPicPr>
                      <a:picLocks noChangeAspect="1" noChangeArrowheads="1"/>
                    </pic:cNvPicPr>
                  </pic:nvPicPr>
                  <pic:blipFill>
                    <a:blip r:link="rId42">
                      <a:extLst>
                        <a:ext uri="{28A0092B-C50C-407E-A947-70E740481C1C}">
                          <a14:useLocalDpi xmlns:a14="http://schemas.microsoft.com/office/drawing/2010/main" val="0"/>
                        </a:ext>
                      </a:extLst>
                    </a:blip>
                    <a:srcRect/>
                    <a:stretch>
                      <a:fillRect/>
                    </a:stretch>
                  </pic:blipFill>
                  <pic:spPr bwMode="auto">
                    <a:xfrm>
                      <a:off x="0" y="0"/>
                      <a:ext cx="1727200" cy="1784350"/>
                    </a:xfrm>
                    <a:prstGeom prst="rect">
                      <a:avLst/>
                    </a:prstGeom>
                    <a:noFill/>
                    <a:ln>
                      <a:noFill/>
                    </a:ln>
                  </pic:spPr>
                </pic:pic>
              </a:graphicData>
            </a:graphic>
          </wp:inline>
        </w:drawing>
      </w:r>
    </w:p>
    <w:p w14:paraId="1363707E" w14:textId="77777777" w:rsidR="005F4A4C" w:rsidRPr="005F4A4C" w:rsidRDefault="005F4A4C" w:rsidP="005F4A4C">
      <w:pPr>
        <w:widowControl w:val="0"/>
        <w:autoSpaceDE w:val="0"/>
        <w:autoSpaceDN w:val="0"/>
        <w:adjustRightInd w:val="0"/>
        <w:rPr>
          <w:lang w:val="en-US" w:eastAsia="en-US"/>
        </w:rPr>
      </w:pPr>
    </w:p>
    <w:p w14:paraId="68DF6012" w14:textId="77777777" w:rsidR="005F4A4C" w:rsidRPr="005F4A4C" w:rsidRDefault="005F4A4C" w:rsidP="005F4A4C">
      <w:pPr>
        <w:widowControl w:val="0"/>
        <w:autoSpaceDE w:val="0"/>
        <w:autoSpaceDN w:val="0"/>
        <w:adjustRightInd w:val="0"/>
        <w:rPr>
          <w:lang w:val="en-US" w:eastAsia="en-US"/>
        </w:rPr>
      </w:pPr>
      <w:r w:rsidRPr="005F4A4C">
        <w:rPr>
          <w:lang w:val="en-US" w:eastAsia="en-US"/>
        </w:rPr>
        <w:t>Collaboration diagram for serialThread.SerialThread:</w:t>
      </w:r>
    </w:p>
    <w:p w14:paraId="5C758B9F"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0240E564" wp14:editId="0EACDD36">
            <wp:extent cx="1727200" cy="1784350"/>
            <wp:effectExtent l="0" t="0" r="6350" b="6350"/>
            <wp:docPr id="30" name="Imagen 30" descr="classserial_thread_1_1_serial_thread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serial_thread_1_1_serial_thread__coll__graph.png"/>
                    <pic:cNvPicPr>
                      <a:picLocks noChangeAspect="1" noChangeArrowheads="1"/>
                    </pic:cNvPicPr>
                  </pic:nvPicPr>
                  <pic:blipFill>
                    <a:blip r:link="rId43">
                      <a:extLst>
                        <a:ext uri="{28A0092B-C50C-407E-A947-70E740481C1C}">
                          <a14:useLocalDpi xmlns:a14="http://schemas.microsoft.com/office/drawing/2010/main" val="0"/>
                        </a:ext>
                      </a:extLst>
                    </a:blip>
                    <a:srcRect/>
                    <a:stretch>
                      <a:fillRect/>
                    </a:stretch>
                  </pic:blipFill>
                  <pic:spPr bwMode="auto">
                    <a:xfrm>
                      <a:off x="0" y="0"/>
                      <a:ext cx="1727200" cy="1784350"/>
                    </a:xfrm>
                    <a:prstGeom prst="rect">
                      <a:avLst/>
                    </a:prstGeom>
                    <a:noFill/>
                    <a:ln>
                      <a:noFill/>
                    </a:ln>
                  </pic:spPr>
                </pic:pic>
              </a:graphicData>
            </a:graphic>
          </wp:inline>
        </w:drawing>
      </w:r>
    </w:p>
    <w:p w14:paraId="247A40FC" w14:textId="77777777" w:rsidR="005F4A4C" w:rsidRPr="005F4A4C" w:rsidRDefault="005F4A4C" w:rsidP="005F4A4C">
      <w:pPr>
        <w:widowControl w:val="0"/>
        <w:autoSpaceDE w:val="0"/>
        <w:autoSpaceDN w:val="0"/>
        <w:adjustRightInd w:val="0"/>
        <w:rPr>
          <w:lang w:val="en-US" w:eastAsia="en-US"/>
        </w:rPr>
      </w:pPr>
    </w:p>
    <w:p w14:paraId="011BBE72"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2065C60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p>
    <w:p w14:paraId="7B6BA1C2"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Constructor. </w:t>
      </w:r>
    </w:p>
    <w:p w14:paraId="6B298E4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openPort</w:t>
      </w:r>
    </w:p>
    <w:p w14:paraId="3444AA64"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Open the defined point. </w:t>
      </w:r>
    </w:p>
    <w:p w14:paraId="49497B6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run</w:t>
      </w:r>
    </w:p>
    <w:p w14:paraId="230FACF5"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The thread process itself. </w:t>
      </w:r>
    </w:p>
    <w:p w14:paraId="2B6AEF9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closePort</w:t>
      </w:r>
    </w:p>
    <w:p w14:paraId="40777E94"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Closes the self.serial port and waits for the thread to stop. </w:t>
      </w:r>
    </w:p>
    <w:p w14:paraId="433FC91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getAcceleration</w:t>
      </w:r>
      <w:bookmarkStart w:id="744" w:name="AAAAAAAAIN"/>
      <w:bookmarkEnd w:id="744"/>
    </w:p>
    <w:p w14:paraId="01130CB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getLinearAccel</w:t>
      </w:r>
      <w:bookmarkStart w:id="745" w:name="AAAAAAAAIO"/>
      <w:bookmarkEnd w:id="745"/>
    </w:p>
    <w:p w14:paraId="52DC992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getGyroscope</w:t>
      </w:r>
      <w:bookmarkStart w:id="746" w:name="AAAAAAAAIP"/>
      <w:bookmarkEnd w:id="746"/>
    </w:p>
    <w:p w14:paraId="73EB8B7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getMagnetometer</w:t>
      </w:r>
      <w:bookmarkStart w:id="747" w:name="AAAAAAAAIQ"/>
      <w:bookmarkEnd w:id="747"/>
    </w:p>
    <w:p w14:paraId="2E52189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getEulerDMP</w:t>
      </w:r>
      <w:bookmarkStart w:id="748" w:name="AAAAAAAAIR"/>
      <w:bookmarkEnd w:id="748"/>
    </w:p>
    <w:p w14:paraId="1E853F5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getEuler</w:t>
      </w:r>
      <w:bookmarkStart w:id="749" w:name="AAAAAAAAIS"/>
      <w:bookmarkEnd w:id="749"/>
    </w:p>
    <w:p w14:paraId="78DB4C62"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100E47C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imu</w:t>
      </w:r>
      <w:bookmarkStart w:id="750" w:name="AAAAAAAAIT"/>
      <w:bookmarkEnd w:id="750"/>
    </w:p>
    <w:p w14:paraId="0EE3B69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csvScale</w:t>
      </w:r>
      <w:bookmarkStart w:id="751" w:name="AAAAAAAAIU"/>
      <w:bookmarkEnd w:id="751"/>
    </w:p>
    <w:p w14:paraId="50DFB16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csvSize</w:t>
      </w:r>
      <w:bookmarkStart w:id="752" w:name="AAAAAAAAIV"/>
      <w:bookmarkEnd w:id="752"/>
    </w:p>
    <w:p w14:paraId="30A5259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lastRenderedPageBreak/>
        <w:t>range_accel</w:t>
      </w:r>
      <w:bookmarkStart w:id="753" w:name="AAAAAAAAIW"/>
      <w:bookmarkEnd w:id="753"/>
    </w:p>
    <w:p w14:paraId="4A9EF62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range_gyro</w:t>
      </w:r>
      <w:bookmarkStart w:id="754" w:name="AAAAAAAAIX"/>
      <w:bookmarkEnd w:id="754"/>
    </w:p>
    <w:p w14:paraId="4F56252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range_mag</w:t>
      </w:r>
      <w:bookmarkStart w:id="755" w:name="AAAAAAAAIY"/>
      <w:bookmarkEnd w:id="755"/>
    </w:p>
    <w:p w14:paraId="36DB89E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range_euler</w:t>
      </w:r>
      <w:bookmarkStart w:id="756" w:name="AAAAAAAAIZ"/>
      <w:bookmarkEnd w:id="756"/>
    </w:p>
    <w:p w14:paraId="1F473D9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fusion</w:t>
      </w:r>
      <w:bookmarkStart w:id="757" w:name="AAAAAAAAJA"/>
      <w:bookmarkEnd w:id="757"/>
    </w:p>
    <w:p w14:paraId="0B1374D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LA</w:t>
      </w:r>
      <w:bookmarkStart w:id="758" w:name="AAAAAAAAJB"/>
      <w:bookmarkEnd w:id="758"/>
    </w:p>
    <w:p w14:paraId="04756C6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w:t>
      </w:r>
      <w:bookmarkStart w:id="759" w:name="AAAAAAAAJC"/>
      <w:bookmarkEnd w:id="759"/>
    </w:p>
    <w:p w14:paraId="27CBF27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exiting</w:t>
      </w:r>
      <w:bookmarkStart w:id="760" w:name="AAAAAAAAJD"/>
      <w:bookmarkEnd w:id="760"/>
    </w:p>
    <w:p w14:paraId="5621E3FF"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Static Public Attributes</w:t>
      </w:r>
    </w:p>
    <w:p w14:paraId="6D3497E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tuple </w:t>
      </w:r>
      <w:r w:rsidRPr="005F4A4C">
        <w:rPr>
          <w:b/>
          <w:bCs/>
          <w:sz w:val="20"/>
          <w:szCs w:val="20"/>
          <w:lang w:val="en-US" w:eastAsia="en-US"/>
        </w:rPr>
        <w:t>ser</w:t>
      </w:r>
      <w:r w:rsidRPr="005F4A4C">
        <w:rPr>
          <w:sz w:val="20"/>
          <w:szCs w:val="20"/>
          <w:lang w:val="en-US" w:eastAsia="en-US"/>
        </w:rPr>
        <w:t xml:space="preserve"> = serial.Serial()</w:t>
      </w:r>
      <w:bookmarkStart w:id="761" w:name="AAAAAAAAJE"/>
      <w:bookmarkEnd w:id="761"/>
    </w:p>
    <w:p w14:paraId="15B3A8A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A</w:t>
      </w:r>
      <w:r w:rsidRPr="005F4A4C">
        <w:rPr>
          <w:sz w:val="20"/>
          <w:szCs w:val="20"/>
          <w:lang w:val="en-US" w:eastAsia="en-US"/>
        </w:rPr>
        <w:t xml:space="preserve"> = [.0]</w:t>
      </w:r>
      <w:bookmarkStart w:id="762" w:name="AAAAAAAAJF"/>
      <w:bookmarkEnd w:id="762"/>
    </w:p>
    <w:p w14:paraId="285A93C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G</w:t>
      </w:r>
      <w:r w:rsidRPr="005F4A4C">
        <w:rPr>
          <w:sz w:val="20"/>
          <w:szCs w:val="20"/>
          <w:lang w:val="en-US" w:eastAsia="en-US"/>
        </w:rPr>
        <w:t xml:space="preserve"> = [.0]</w:t>
      </w:r>
      <w:bookmarkStart w:id="763" w:name="AAAAAAAAJG"/>
      <w:bookmarkEnd w:id="763"/>
    </w:p>
    <w:p w14:paraId="35E4AD4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M</w:t>
      </w:r>
      <w:r w:rsidRPr="005F4A4C">
        <w:rPr>
          <w:sz w:val="20"/>
          <w:szCs w:val="20"/>
          <w:lang w:val="en-US" w:eastAsia="en-US"/>
        </w:rPr>
        <w:t xml:space="preserve"> = [.0]</w:t>
      </w:r>
      <w:bookmarkStart w:id="764" w:name="AAAAAAAAJH"/>
      <w:bookmarkEnd w:id="764"/>
    </w:p>
    <w:p w14:paraId="20D7A70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E_dmp</w:t>
      </w:r>
      <w:r w:rsidRPr="005F4A4C">
        <w:rPr>
          <w:sz w:val="20"/>
          <w:szCs w:val="20"/>
          <w:lang w:val="en-US" w:eastAsia="en-US"/>
        </w:rPr>
        <w:t xml:space="preserve"> = [.3]</w:t>
      </w:r>
      <w:bookmarkStart w:id="765" w:name="AAAAAAAAJI"/>
      <w:bookmarkEnd w:id="765"/>
    </w:p>
    <w:p w14:paraId="0C2E85A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E</w:t>
      </w:r>
      <w:r w:rsidRPr="005F4A4C">
        <w:rPr>
          <w:sz w:val="20"/>
          <w:szCs w:val="20"/>
          <w:lang w:val="en-US" w:eastAsia="en-US"/>
        </w:rPr>
        <w:t xml:space="preserve"> = [.0]</w:t>
      </w:r>
      <w:bookmarkStart w:id="766" w:name="AAAAAAAAJJ"/>
      <w:bookmarkEnd w:id="766"/>
    </w:p>
    <w:p w14:paraId="6FCA9C5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LA</w:t>
      </w:r>
      <w:r w:rsidRPr="005F4A4C">
        <w:rPr>
          <w:sz w:val="20"/>
          <w:szCs w:val="20"/>
          <w:lang w:val="en-US" w:eastAsia="en-US"/>
        </w:rPr>
        <w:t xml:space="preserve"> = [.0]</w:t>
      </w:r>
      <w:bookmarkStart w:id="767" w:name="AAAAAAAAJK"/>
      <w:bookmarkEnd w:id="767"/>
    </w:p>
    <w:p w14:paraId="4ADD217B" w14:textId="77777777" w:rsidR="005F4A4C" w:rsidRPr="005F4A4C" w:rsidRDefault="005F4A4C" w:rsidP="005F4A4C">
      <w:pPr>
        <w:pBdr>
          <w:bottom w:val="single" w:sz="2" w:space="1" w:color="auto"/>
        </w:pBdr>
        <w:autoSpaceDE w:val="0"/>
        <w:autoSpaceDN w:val="0"/>
        <w:rPr>
          <w:lang w:val="en-US" w:eastAsia="en-US"/>
        </w:rPr>
      </w:pPr>
    </w:p>
    <w:p w14:paraId="205A3E08"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410A8449"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Obtain and scale serial data in a thread. </w:t>
      </w:r>
    </w:p>
    <w:p w14:paraId="4B81B405"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Based on the BaseThread methods, enables a Qt4 thread for adquiring data from a serial port, using a Qt4 signal to interrupt Qt4 main thread process. </w:t>
      </w:r>
    </w:p>
    <w:p w14:paraId="49E3F2F1"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8662F3" w14:paraId="7FA3A2E2" w14:textId="77777777" w:rsidTr="0075155C">
        <w:tc>
          <w:tcPr>
            <w:tcW w:w="1761" w:type="dxa"/>
          </w:tcPr>
          <w:p w14:paraId="48EBDA32"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BaseThread</w:t>
            </w:r>
            <w:r w:rsidRPr="005F4A4C">
              <w:rPr>
                <w:sz w:val="20"/>
                <w:szCs w:val="20"/>
                <w:lang w:val="en-US" w:eastAsia="en-US"/>
              </w:rPr>
              <w:t xml:space="preserve"> </w:t>
            </w:r>
          </w:p>
        </w:tc>
        <w:tc>
          <w:tcPr>
            <w:tcW w:w="6561" w:type="dxa"/>
          </w:tcPr>
          <w:p w14:paraId="1B1E976B"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Basic class for thread handling </w:t>
            </w:r>
          </w:p>
        </w:tc>
      </w:tr>
    </w:tbl>
    <w:p w14:paraId="43ACAF16" w14:textId="77777777" w:rsidR="005F4A4C" w:rsidRPr="005F4A4C" w:rsidRDefault="005F4A4C" w:rsidP="005F4A4C">
      <w:pPr>
        <w:pBdr>
          <w:bottom w:val="single" w:sz="2" w:space="1" w:color="auto"/>
        </w:pBdr>
        <w:autoSpaceDE w:val="0"/>
        <w:autoSpaceDN w:val="0"/>
        <w:rPr>
          <w:lang w:val="en-US" w:eastAsia="en-US"/>
        </w:rPr>
      </w:pPr>
    </w:p>
    <w:p w14:paraId="52C5C9EA"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Constructor &amp; Destructor Documentation</w:t>
      </w:r>
    </w:p>
    <w:p w14:paraId="08DFF79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"__init__:serialThread\:\:SerialThread"</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"serialThread\:\:SerialThread:__init__"</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serialThread.SerialThread.__init__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device</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'MPU-9150'</w:t>
      </w:r>
      <w:r w:rsidRPr="005F4A4C">
        <w:rPr>
          <w:rFonts w:ascii="Calibri" w:hAnsi="Calibri"/>
          <w:b/>
          <w:bCs/>
          <w:sz w:val="22"/>
          <w:szCs w:val="22"/>
          <w:lang w:val="en-US" w:eastAsia="en-US"/>
        </w:rPr>
        <w:t>)</w:t>
      </w:r>
    </w:p>
    <w:p w14:paraId="13293C30" w14:textId="77777777" w:rsidR="005F4A4C" w:rsidRPr="005F4A4C" w:rsidRDefault="005F4A4C" w:rsidP="005F4A4C">
      <w:pPr>
        <w:autoSpaceDE w:val="0"/>
        <w:autoSpaceDN w:val="0"/>
        <w:spacing w:before="30" w:after="60"/>
        <w:ind w:left="360"/>
        <w:jc w:val="both"/>
        <w:rPr>
          <w:sz w:val="20"/>
          <w:szCs w:val="20"/>
          <w:lang w:val="en-US" w:eastAsia="en-US"/>
        </w:rPr>
      </w:pPr>
      <w:bookmarkStart w:id="768" w:name="AAAAAAAAJL"/>
      <w:bookmarkEnd w:id="768"/>
    </w:p>
    <w:p w14:paraId="2FF6ADFE"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Constructor. </w:t>
      </w:r>
    </w:p>
    <w:p w14:paraId="257DB7BA"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Enables the basic thread functions and logs </w:t>
      </w:r>
    </w:p>
    <w:p w14:paraId="62FE14D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1021644A" w14:textId="77777777" w:rsidTr="0075155C">
        <w:tc>
          <w:tcPr>
            <w:tcW w:w="1761" w:type="dxa"/>
          </w:tcPr>
          <w:p w14:paraId="48734843"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09A8145A"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6C112912"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69618E99"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Function Documentation</w:t>
      </w:r>
    </w:p>
    <w:p w14:paraId="5EA8758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"closePort:serialThread\:\:SerialThread"</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"serialThread\:\:SerialThread:closePort"</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serialThread.SerialThread.closePort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7FB26042" w14:textId="77777777" w:rsidR="005F4A4C" w:rsidRPr="005F4A4C" w:rsidRDefault="005F4A4C" w:rsidP="005F4A4C">
      <w:pPr>
        <w:autoSpaceDE w:val="0"/>
        <w:autoSpaceDN w:val="0"/>
        <w:spacing w:before="30" w:after="60"/>
        <w:ind w:left="360"/>
        <w:jc w:val="both"/>
        <w:rPr>
          <w:sz w:val="20"/>
          <w:szCs w:val="20"/>
          <w:lang w:val="en-US" w:eastAsia="en-US"/>
        </w:rPr>
      </w:pPr>
      <w:bookmarkStart w:id="769" w:name="AAAAAAAAJM"/>
      <w:bookmarkEnd w:id="769"/>
    </w:p>
    <w:p w14:paraId="7923D376"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Closes the self.serial port and waits for the thread to stop. </w:t>
      </w:r>
    </w:p>
    <w:p w14:paraId="6E745013" w14:textId="77777777" w:rsidR="005F4A4C" w:rsidRPr="005F4A4C" w:rsidRDefault="005F4A4C" w:rsidP="005F4A4C">
      <w:pPr>
        <w:autoSpaceDE w:val="0"/>
        <w:autoSpaceDN w:val="0"/>
        <w:spacing w:before="30" w:after="60"/>
        <w:ind w:left="360"/>
        <w:jc w:val="both"/>
        <w:rPr>
          <w:sz w:val="22"/>
          <w:szCs w:val="22"/>
          <w:lang w:val="en-US" w:eastAsia="en-US"/>
        </w:rPr>
      </w:pPr>
    </w:p>
    <w:p w14:paraId="7F30CCA1"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76821DD6" w14:textId="77777777" w:rsidTr="0075155C">
        <w:tc>
          <w:tcPr>
            <w:tcW w:w="1761" w:type="dxa"/>
          </w:tcPr>
          <w:p w14:paraId="0E2733B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0F73392"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objet pointer# </w:t>
            </w:r>
          </w:p>
        </w:tc>
      </w:tr>
    </w:tbl>
    <w:p w14:paraId="78BF849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"openPort:serialThread\:\:SerialThread"</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"serialThread\:\:SerialThread:openPort"</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serialThread.SerialThread.openPort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port</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'/dev/ttyUSB0'</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baud</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115200</w:t>
      </w:r>
      <w:r w:rsidRPr="005F4A4C">
        <w:rPr>
          <w:rFonts w:ascii="Calibri" w:hAnsi="Calibri"/>
          <w:b/>
          <w:bCs/>
          <w:sz w:val="22"/>
          <w:szCs w:val="22"/>
          <w:lang w:val="en-US" w:eastAsia="en-US"/>
        </w:rPr>
        <w:t>)</w:t>
      </w:r>
    </w:p>
    <w:p w14:paraId="664F6E33" w14:textId="77777777" w:rsidR="005F4A4C" w:rsidRPr="005F4A4C" w:rsidRDefault="005F4A4C" w:rsidP="005F4A4C">
      <w:pPr>
        <w:autoSpaceDE w:val="0"/>
        <w:autoSpaceDN w:val="0"/>
        <w:spacing w:before="30" w:after="60"/>
        <w:ind w:left="360"/>
        <w:jc w:val="both"/>
        <w:rPr>
          <w:sz w:val="20"/>
          <w:szCs w:val="20"/>
          <w:lang w:val="en-US" w:eastAsia="en-US"/>
        </w:rPr>
      </w:pPr>
      <w:bookmarkStart w:id="770" w:name="AAAAAAAAJN"/>
      <w:bookmarkEnd w:id="770"/>
    </w:p>
    <w:p w14:paraId="10437B6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Open the defined point. </w:t>
      </w:r>
    </w:p>
    <w:p w14:paraId="07E23FAB"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Configures the serial port, address and speed, and verifies correct initialization and status </w:t>
      </w:r>
    </w:p>
    <w:p w14:paraId="0DB13267"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00B4493D" w14:textId="77777777" w:rsidTr="0075155C">
        <w:tc>
          <w:tcPr>
            <w:tcW w:w="1761" w:type="dxa"/>
          </w:tcPr>
          <w:p w14:paraId="61E7647F"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0507362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1F6A53F2"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"run:serialThread\:\:SerialThread"</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"serialThread\:\:SerialThread:run"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serialThread.SerialThread.run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4D2339E4" w14:textId="77777777" w:rsidR="005F4A4C" w:rsidRPr="005F4A4C" w:rsidRDefault="005F4A4C" w:rsidP="005F4A4C">
      <w:pPr>
        <w:autoSpaceDE w:val="0"/>
        <w:autoSpaceDN w:val="0"/>
        <w:spacing w:before="30" w:after="60"/>
        <w:ind w:left="360"/>
        <w:jc w:val="both"/>
        <w:rPr>
          <w:sz w:val="20"/>
          <w:szCs w:val="20"/>
          <w:lang w:val="en-US" w:eastAsia="en-US"/>
        </w:rPr>
      </w:pPr>
      <w:bookmarkStart w:id="771" w:name="AAAAAAAAJO"/>
      <w:bookmarkEnd w:id="771"/>
    </w:p>
    <w:p w14:paraId="5B70B00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The thread process itself. </w:t>
      </w:r>
    </w:p>
    <w:p w14:paraId="0D1E4774"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Defines the "loop" method of the thread</w:t>
      </w:r>
    </w:p>
    <w:p w14:paraId="5DA7DC1F"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Obtain self.data from the defined self.serial port</w:t>
      </w:r>
    </w:p>
    <w:p w14:paraId="0BB466D5"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Separate in CSV format</w:t>
      </w:r>
    </w:p>
    <w:p w14:paraId="22D9BD7E"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Assuming the input from a MPU-9150, scales self.data</w:t>
      </w:r>
    </w:p>
    <w:p w14:paraId="16474286"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Manage incorrect CSV format (by size)</w:t>
      </w:r>
    </w:p>
    <w:p w14:paraId="46CFC78D"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Manage incomplete self.data transfer</w:t>
      </w:r>
    </w:p>
    <w:p w14:paraId="2C2740E5"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 xml:space="preserve">Notify main thread (Qt4) with a signal </w:t>
      </w:r>
    </w:p>
    <w:p w14:paraId="78F14E68"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7A3AE54C" w14:textId="77777777" w:rsidTr="0075155C">
        <w:tc>
          <w:tcPr>
            <w:tcW w:w="1761" w:type="dxa"/>
          </w:tcPr>
          <w:p w14:paraId="5C59D4F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7D4C7BEB"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objetc pointer </w:t>
            </w:r>
          </w:p>
        </w:tc>
      </w:tr>
    </w:tbl>
    <w:p w14:paraId="407B896C" w14:textId="77777777" w:rsidR="005F4A4C" w:rsidRPr="005F4A4C" w:rsidRDefault="005F4A4C" w:rsidP="005F4A4C">
      <w:pPr>
        <w:tabs>
          <w:tab w:val="num" w:pos="720"/>
        </w:tabs>
        <w:autoSpaceDE w:val="0"/>
        <w:autoSpaceDN w:val="0"/>
        <w:ind w:left="720" w:hanging="360"/>
        <w:rPr>
          <w:sz w:val="20"/>
          <w:szCs w:val="20"/>
          <w:lang w:val="en-US" w:eastAsia="en-US"/>
        </w:rPr>
      </w:pPr>
    </w:p>
    <w:p w14:paraId="5E53D4F7"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511DF4A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05406EBD"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Graph/serialThread.py</w:t>
      </w:r>
    </w:p>
    <w:p w14:paraId="13E4ECA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50569728"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24F1BBFD"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serialThread_mutiprocessing.SerialThread Class Reference</w:t>
      </w:r>
    </w:p>
    <w:p w14:paraId="68C5A64F"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"serialThread_mutiprocessing.SerialThread"</w:instrText>
      </w:r>
      <w:r w:rsidRPr="005F4A4C">
        <w:rPr>
          <w:lang w:val="en-US" w:eastAsia="en-US"/>
        </w:rPr>
        <w:fldChar w:fldCharType="end"/>
      </w:r>
      <w:r w:rsidRPr="005F4A4C">
        <w:rPr>
          <w:lang w:val="en-US" w:eastAsia="en-US"/>
        </w:rPr>
        <w:fldChar w:fldCharType="begin"/>
      </w:r>
      <w:r w:rsidRPr="005F4A4C">
        <w:rPr>
          <w:lang w:val="en-US" w:eastAsia="en-US"/>
        </w:rPr>
        <w:instrText>xe "serialThread_mutiprocessing.SerialThread"</w:instrText>
      </w:r>
      <w:r w:rsidRPr="005F4A4C">
        <w:rPr>
          <w:lang w:val="en-US" w:eastAsia="en-US"/>
        </w:rPr>
        <w:fldChar w:fldCharType="end"/>
      </w:r>
      <w:bookmarkStart w:id="772" w:name="AAAAAAAAJP"/>
      <w:bookmarkEnd w:id="772"/>
    </w:p>
    <w:p w14:paraId="018A16E5" w14:textId="77777777" w:rsidR="005F4A4C" w:rsidRPr="005F4A4C" w:rsidRDefault="005F4A4C" w:rsidP="005F4A4C">
      <w:pPr>
        <w:widowControl w:val="0"/>
        <w:autoSpaceDE w:val="0"/>
        <w:autoSpaceDN w:val="0"/>
        <w:adjustRightInd w:val="0"/>
        <w:rPr>
          <w:lang w:val="en-US" w:eastAsia="en-US"/>
        </w:rPr>
      </w:pPr>
      <w:r w:rsidRPr="005F4A4C">
        <w:rPr>
          <w:sz w:val="20"/>
          <w:szCs w:val="20"/>
          <w:lang w:val="en-US" w:eastAsia="en-US"/>
        </w:rPr>
        <w:t xml:space="preserve">Obtain and scale serial data in a thread. </w:t>
      </w:r>
    </w:p>
    <w:p w14:paraId="299CFBC7" w14:textId="77777777" w:rsidR="005F4A4C" w:rsidRPr="005F4A4C" w:rsidRDefault="005F4A4C" w:rsidP="005F4A4C">
      <w:pPr>
        <w:widowControl w:val="0"/>
        <w:autoSpaceDE w:val="0"/>
        <w:autoSpaceDN w:val="0"/>
        <w:adjustRightInd w:val="0"/>
        <w:rPr>
          <w:lang w:val="en-US" w:eastAsia="en-US"/>
        </w:rPr>
      </w:pPr>
      <w:r w:rsidRPr="005F4A4C">
        <w:rPr>
          <w:lang w:val="en-US" w:eastAsia="en-US"/>
        </w:rPr>
        <w:t>Inheritance diagram for serialThread_mutiprocessing.SerialThread:</w:t>
      </w:r>
    </w:p>
    <w:p w14:paraId="0673B7B2"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18AF16B8" wp14:editId="100760DF">
            <wp:extent cx="1936750" cy="1936750"/>
            <wp:effectExtent l="0" t="0" r="6350" b="6350"/>
            <wp:docPr id="31" name="Imagen 31" descr="classserial_thread__mutiprocessing_1_1_serial_thread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serial_thread__mutiprocessing_1_1_serial_thread__inherit__graph.png"/>
                    <pic:cNvPicPr>
                      <a:picLocks noChangeAspect="1" noChangeArrowheads="1"/>
                    </pic:cNvPicPr>
                  </pic:nvPicPr>
                  <pic:blipFill>
                    <a:blip r:link="rId44">
                      <a:extLst>
                        <a:ext uri="{28A0092B-C50C-407E-A947-70E740481C1C}">
                          <a14:useLocalDpi xmlns:a14="http://schemas.microsoft.com/office/drawing/2010/main" val="0"/>
                        </a:ext>
                      </a:extLst>
                    </a:blip>
                    <a:srcRect/>
                    <a:stretch>
                      <a:fillRect/>
                    </a:stretch>
                  </pic:blipFill>
                  <pic:spPr bwMode="auto">
                    <a:xfrm>
                      <a:off x="0" y="0"/>
                      <a:ext cx="1936750" cy="1936750"/>
                    </a:xfrm>
                    <a:prstGeom prst="rect">
                      <a:avLst/>
                    </a:prstGeom>
                    <a:noFill/>
                    <a:ln>
                      <a:noFill/>
                    </a:ln>
                  </pic:spPr>
                </pic:pic>
              </a:graphicData>
            </a:graphic>
          </wp:inline>
        </w:drawing>
      </w:r>
    </w:p>
    <w:p w14:paraId="205AE1B3" w14:textId="77777777" w:rsidR="005F4A4C" w:rsidRPr="005F4A4C" w:rsidRDefault="005F4A4C" w:rsidP="005F4A4C">
      <w:pPr>
        <w:widowControl w:val="0"/>
        <w:autoSpaceDE w:val="0"/>
        <w:autoSpaceDN w:val="0"/>
        <w:adjustRightInd w:val="0"/>
        <w:rPr>
          <w:lang w:val="en-US" w:eastAsia="en-US"/>
        </w:rPr>
      </w:pPr>
    </w:p>
    <w:p w14:paraId="59914A6F" w14:textId="77777777" w:rsidR="005F4A4C" w:rsidRPr="005F4A4C" w:rsidRDefault="005F4A4C" w:rsidP="005F4A4C">
      <w:pPr>
        <w:widowControl w:val="0"/>
        <w:autoSpaceDE w:val="0"/>
        <w:autoSpaceDN w:val="0"/>
        <w:adjustRightInd w:val="0"/>
        <w:rPr>
          <w:lang w:val="en-US" w:eastAsia="en-US"/>
        </w:rPr>
      </w:pPr>
      <w:r w:rsidRPr="005F4A4C">
        <w:rPr>
          <w:lang w:val="en-US" w:eastAsia="en-US"/>
        </w:rPr>
        <w:t>Collaboration diagram for serialThread_mutiprocessing.SerialThread:</w:t>
      </w:r>
    </w:p>
    <w:p w14:paraId="35E16193"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061BFE31" wp14:editId="7AF35399">
            <wp:extent cx="1936750" cy="1936750"/>
            <wp:effectExtent l="0" t="0" r="6350" b="6350"/>
            <wp:docPr id="32" name="Imagen 32" descr="classserial_thread__mutiprocessing_1_1_serial_thread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serial_thread__mutiprocessing_1_1_serial_thread__coll__graph.png"/>
                    <pic:cNvPicPr>
                      <a:picLocks noChangeAspect="1" noChangeArrowheads="1"/>
                    </pic:cNvPicPr>
                  </pic:nvPicPr>
                  <pic:blipFill>
                    <a:blip r:link="rId45">
                      <a:extLst>
                        <a:ext uri="{28A0092B-C50C-407E-A947-70E740481C1C}">
                          <a14:useLocalDpi xmlns:a14="http://schemas.microsoft.com/office/drawing/2010/main" val="0"/>
                        </a:ext>
                      </a:extLst>
                    </a:blip>
                    <a:srcRect/>
                    <a:stretch>
                      <a:fillRect/>
                    </a:stretch>
                  </pic:blipFill>
                  <pic:spPr bwMode="auto">
                    <a:xfrm>
                      <a:off x="0" y="0"/>
                      <a:ext cx="1936750" cy="1936750"/>
                    </a:xfrm>
                    <a:prstGeom prst="rect">
                      <a:avLst/>
                    </a:prstGeom>
                    <a:noFill/>
                    <a:ln>
                      <a:noFill/>
                    </a:ln>
                  </pic:spPr>
                </pic:pic>
              </a:graphicData>
            </a:graphic>
          </wp:inline>
        </w:drawing>
      </w:r>
    </w:p>
    <w:p w14:paraId="22690D16" w14:textId="77777777" w:rsidR="005F4A4C" w:rsidRPr="005F4A4C" w:rsidRDefault="005F4A4C" w:rsidP="005F4A4C">
      <w:pPr>
        <w:widowControl w:val="0"/>
        <w:autoSpaceDE w:val="0"/>
        <w:autoSpaceDN w:val="0"/>
        <w:adjustRightInd w:val="0"/>
        <w:rPr>
          <w:lang w:val="en-US" w:eastAsia="en-US"/>
        </w:rPr>
      </w:pPr>
    </w:p>
    <w:p w14:paraId="3327BFD0"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16F65898"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p>
    <w:p w14:paraId="03B18462"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Constructor. </w:t>
      </w:r>
    </w:p>
    <w:p w14:paraId="4C3049D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openPort</w:t>
      </w:r>
    </w:p>
    <w:p w14:paraId="738CA2D3"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Open the defined point. </w:t>
      </w:r>
    </w:p>
    <w:p w14:paraId="754F78E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run</w:t>
      </w:r>
    </w:p>
    <w:p w14:paraId="04DF1B1B"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The thread process itself. </w:t>
      </w:r>
    </w:p>
    <w:p w14:paraId="7E1F89C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closePort</w:t>
      </w:r>
    </w:p>
    <w:p w14:paraId="1AF5DFF4"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Closes the self.serial port and waits for the thread to stop. </w:t>
      </w:r>
    </w:p>
    <w:p w14:paraId="659D57E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getAcceleration</w:t>
      </w:r>
      <w:bookmarkStart w:id="773" w:name="AAAAAAAAJQ"/>
      <w:bookmarkEnd w:id="773"/>
    </w:p>
    <w:p w14:paraId="6041FE9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getLinearAccel</w:t>
      </w:r>
      <w:bookmarkStart w:id="774" w:name="AAAAAAAAJR"/>
      <w:bookmarkEnd w:id="774"/>
    </w:p>
    <w:p w14:paraId="5ED130E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getGyroscope</w:t>
      </w:r>
      <w:bookmarkStart w:id="775" w:name="AAAAAAAAJS"/>
      <w:bookmarkEnd w:id="775"/>
    </w:p>
    <w:p w14:paraId="1A4F3C9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getMagnetometer</w:t>
      </w:r>
      <w:bookmarkStart w:id="776" w:name="AAAAAAAAJT"/>
      <w:bookmarkEnd w:id="776"/>
    </w:p>
    <w:p w14:paraId="6CD4E2D8"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getEulerDMP</w:t>
      </w:r>
      <w:bookmarkStart w:id="777" w:name="AAAAAAAAJU"/>
      <w:bookmarkEnd w:id="777"/>
    </w:p>
    <w:p w14:paraId="3E0F5ED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getEuler</w:t>
      </w:r>
      <w:bookmarkStart w:id="778" w:name="AAAAAAAAJV"/>
      <w:bookmarkEnd w:id="778"/>
    </w:p>
    <w:p w14:paraId="6EB57CEC"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4386536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imu</w:t>
      </w:r>
      <w:bookmarkStart w:id="779" w:name="AAAAAAAAJW"/>
      <w:bookmarkEnd w:id="779"/>
    </w:p>
    <w:p w14:paraId="1339B4F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lastRenderedPageBreak/>
        <w:t>csvScale</w:t>
      </w:r>
      <w:bookmarkStart w:id="780" w:name="AAAAAAAAJX"/>
      <w:bookmarkEnd w:id="780"/>
    </w:p>
    <w:p w14:paraId="27DF28F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csvSize</w:t>
      </w:r>
      <w:bookmarkStart w:id="781" w:name="AAAAAAAAJY"/>
      <w:bookmarkEnd w:id="781"/>
    </w:p>
    <w:p w14:paraId="3733540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range_accel</w:t>
      </w:r>
      <w:bookmarkStart w:id="782" w:name="AAAAAAAAJZ"/>
      <w:bookmarkEnd w:id="782"/>
    </w:p>
    <w:p w14:paraId="472BC1F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range_gyro</w:t>
      </w:r>
      <w:bookmarkStart w:id="783" w:name="AAAAAAAAKA"/>
      <w:bookmarkEnd w:id="783"/>
    </w:p>
    <w:p w14:paraId="74BD4C1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range_mag</w:t>
      </w:r>
      <w:bookmarkStart w:id="784" w:name="AAAAAAAAKB"/>
      <w:bookmarkEnd w:id="784"/>
    </w:p>
    <w:p w14:paraId="1D1CF80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range_euler</w:t>
      </w:r>
      <w:bookmarkStart w:id="785" w:name="AAAAAAAAKC"/>
      <w:bookmarkEnd w:id="785"/>
    </w:p>
    <w:p w14:paraId="7B631CB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fusion</w:t>
      </w:r>
      <w:bookmarkStart w:id="786" w:name="AAAAAAAAKD"/>
      <w:bookmarkEnd w:id="786"/>
    </w:p>
    <w:p w14:paraId="2450CCC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LA</w:t>
      </w:r>
      <w:bookmarkStart w:id="787" w:name="AAAAAAAAKE"/>
      <w:bookmarkEnd w:id="787"/>
    </w:p>
    <w:p w14:paraId="4ACDC34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w:t>
      </w:r>
      <w:bookmarkStart w:id="788" w:name="AAAAAAAAKF"/>
      <w:bookmarkEnd w:id="788"/>
    </w:p>
    <w:p w14:paraId="52C9E08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exiting</w:t>
      </w:r>
      <w:bookmarkStart w:id="789" w:name="AAAAAAAAKG"/>
      <w:bookmarkEnd w:id="789"/>
    </w:p>
    <w:p w14:paraId="25B74B13"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Static Public Attributes</w:t>
      </w:r>
    </w:p>
    <w:p w14:paraId="03C7DBF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tuple </w:t>
      </w:r>
      <w:r w:rsidRPr="005F4A4C">
        <w:rPr>
          <w:b/>
          <w:bCs/>
          <w:sz w:val="20"/>
          <w:szCs w:val="20"/>
          <w:lang w:val="en-US" w:eastAsia="en-US"/>
        </w:rPr>
        <w:t>ser</w:t>
      </w:r>
      <w:r w:rsidRPr="005F4A4C">
        <w:rPr>
          <w:sz w:val="20"/>
          <w:szCs w:val="20"/>
          <w:lang w:val="en-US" w:eastAsia="en-US"/>
        </w:rPr>
        <w:t xml:space="preserve"> = serial.Serial()</w:t>
      </w:r>
      <w:bookmarkStart w:id="790" w:name="AAAAAAAAKH"/>
      <w:bookmarkEnd w:id="790"/>
    </w:p>
    <w:p w14:paraId="254D5D5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A</w:t>
      </w:r>
      <w:r w:rsidRPr="005F4A4C">
        <w:rPr>
          <w:sz w:val="20"/>
          <w:szCs w:val="20"/>
          <w:lang w:val="en-US" w:eastAsia="en-US"/>
        </w:rPr>
        <w:t xml:space="preserve"> = [.0]</w:t>
      </w:r>
      <w:bookmarkStart w:id="791" w:name="AAAAAAAAKI"/>
      <w:bookmarkEnd w:id="791"/>
    </w:p>
    <w:p w14:paraId="240242D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G</w:t>
      </w:r>
      <w:r w:rsidRPr="005F4A4C">
        <w:rPr>
          <w:sz w:val="20"/>
          <w:szCs w:val="20"/>
          <w:lang w:val="en-US" w:eastAsia="en-US"/>
        </w:rPr>
        <w:t xml:space="preserve"> = [.0]</w:t>
      </w:r>
      <w:bookmarkStart w:id="792" w:name="AAAAAAAAKJ"/>
      <w:bookmarkEnd w:id="792"/>
    </w:p>
    <w:p w14:paraId="05CC394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M</w:t>
      </w:r>
      <w:r w:rsidRPr="005F4A4C">
        <w:rPr>
          <w:sz w:val="20"/>
          <w:szCs w:val="20"/>
          <w:lang w:val="en-US" w:eastAsia="en-US"/>
        </w:rPr>
        <w:t xml:space="preserve"> = [.0]</w:t>
      </w:r>
      <w:bookmarkStart w:id="793" w:name="AAAAAAAAKK"/>
      <w:bookmarkEnd w:id="793"/>
    </w:p>
    <w:p w14:paraId="06BF4C7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E_dmp</w:t>
      </w:r>
      <w:r w:rsidRPr="005F4A4C">
        <w:rPr>
          <w:sz w:val="20"/>
          <w:szCs w:val="20"/>
          <w:lang w:val="en-US" w:eastAsia="en-US"/>
        </w:rPr>
        <w:t xml:space="preserve"> = [.3]</w:t>
      </w:r>
      <w:bookmarkStart w:id="794" w:name="AAAAAAAAKL"/>
      <w:bookmarkEnd w:id="794"/>
    </w:p>
    <w:p w14:paraId="73E43C2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E</w:t>
      </w:r>
      <w:r w:rsidRPr="005F4A4C">
        <w:rPr>
          <w:sz w:val="20"/>
          <w:szCs w:val="20"/>
          <w:lang w:val="en-US" w:eastAsia="en-US"/>
        </w:rPr>
        <w:t xml:space="preserve"> = [.0]</w:t>
      </w:r>
      <w:bookmarkStart w:id="795" w:name="AAAAAAAAKM"/>
      <w:bookmarkEnd w:id="795"/>
    </w:p>
    <w:p w14:paraId="15E396D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LA</w:t>
      </w:r>
      <w:r w:rsidRPr="005F4A4C">
        <w:rPr>
          <w:sz w:val="20"/>
          <w:szCs w:val="20"/>
          <w:lang w:val="en-US" w:eastAsia="en-US"/>
        </w:rPr>
        <w:t xml:space="preserve"> = [.0]</w:t>
      </w:r>
      <w:bookmarkStart w:id="796" w:name="AAAAAAAAKN"/>
      <w:bookmarkEnd w:id="796"/>
    </w:p>
    <w:p w14:paraId="571F1384" w14:textId="77777777" w:rsidR="005F4A4C" w:rsidRPr="005F4A4C" w:rsidRDefault="005F4A4C" w:rsidP="005F4A4C">
      <w:pPr>
        <w:pBdr>
          <w:bottom w:val="single" w:sz="2" w:space="1" w:color="auto"/>
        </w:pBdr>
        <w:autoSpaceDE w:val="0"/>
        <w:autoSpaceDN w:val="0"/>
        <w:rPr>
          <w:lang w:val="en-US" w:eastAsia="en-US"/>
        </w:rPr>
      </w:pPr>
    </w:p>
    <w:p w14:paraId="5E3CA57D"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57A593E3"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Obtain and scale serial data in a thread. </w:t>
      </w:r>
    </w:p>
    <w:p w14:paraId="06273F63"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Based on the BaseThread methods, enables a Qt4 thread for adquiring data from a serial port, using a Qt4 signal to interrupt Qt4 main thread process. </w:t>
      </w:r>
    </w:p>
    <w:p w14:paraId="2AB77D3A"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8662F3" w14:paraId="0863CF3B" w14:textId="77777777" w:rsidTr="0075155C">
        <w:tc>
          <w:tcPr>
            <w:tcW w:w="1761" w:type="dxa"/>
          </w:tcPr>
          <w:p w14:paraId="5C4BDFC1"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BaseThread</w:t>
            </w:r>
            <w:r w:rsidRPr="005F4A4C">
              <w:rPr>
                <w:sz w:val="20"/>
                <w:szCs w:val="20"/>
                <w:lang w:val="en-US" w:eastAsia="en-US"/>
              </w:rPr>
              <w:t xml:space="preserve"> </w:t>
            </w:r>
          </w:p>
        </w:tc>
        <w:tc>
          <w:tcPr>
            <w:tcW w:w="6561" w:type="dxa"/>
          </w:tcPr>
          <w:p w14:paraId="65D3C61A"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Basic class for thread handling </w:t>
            </w:r>
          </w:p>
        </w:tc>
      </w:tr>
    </w:tbl>
    <w:p w14:paraId="7811C09B" w14:textId="77777777" w:rsidR="005F4A4C" w:rsidRPr="005F4A4C" w:rsidRDefault="005F4A4C" w:rsidP="005F4A4C">
      <w:pPr>
        <w:pBdr>
          <w:bottom w:val="single" w:sz="2" w:space="1" w:color="auto"/>
        </w:pBdr>
        <w:autoSpaceDE w:val="0"/>
        <w:autoSpaceDN w:val="0"/>
        <w:rPr>
          <w:lang w:val="en-US" w:eastAsia="en-US"/>
        </w:rPr>
      </w:pPr>
    </w:p>
    <w:p w14:paraId="5C16E0A9"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Constructor &amp; Destructor Documentation</w:t>
      </w:r>
    </w:p>
    <w:p w14:paraId="74B59207"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"__init__:serialThread_mutiprocessing\:\:SerialThread"</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"serialThread_mutiprocessing\:\:SerialThread:__init__"</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serialThread_mutiprocessing.SerialThread.__init__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device</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'MPU-9150'</w:t>
      </w:r>
      <w:r w:rsidRPr="005F4A4C">
        <w:rPr>
          <w:rFonts w:ascii="Calibri" w:hAnsi="Calibri"/>
          <w:b/>
          <w:bCs/>
          <w:sz w:val="22"/>
          <w:szCs w:val="22"/>
          <w:lang w:val="en-US" w:eastAsia="en-US"/>
        </w:rPr>
        <w:t>)</w:t>
      </w:r>
    </w:p>
    <w:p w14:paraId="74B00030" w14:textId="77777777" w:rsidR="005F4A4C" w:rsidRPr="005F4A4C" w:rsidRDefault="005F4A4C" w:rsidP="005F4A4C">
      <w:pPr>
        <w:autoSpaceDE w:val="0"/>
        <w:autoSpaceDN w:val="0"/>
        <w:spacing w:before="30" w:after="60"/>
        <w:ind w:left="360"/>
        <w:jc w:val="both"/>
        <w:rPr>
          <w:sz w:val="20"/>
          <w:szCs w:val="20"/>
          <w:lang w:val="en-US" w:eastAsia="en-US"/>
        </w:rPr>
      </w:pPr>
      <w:bookmarkStart w:id="797" w:name="AAAAAAAAKO"/>
      <w:bookmarkEnd w:id="797"/>
    </w:p>
    <w:p w14:paraId="1F043623"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Constructor. </w:t>
      </w:r>
    </w:p>
    <w:p w14:paraId="7F9DAA90"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Enables the basic thread functions and logs </w:t>
      </w:r>
    </w:p>
    <w:p w14:paraId="5EA54BF3"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654FB35E" w14:textId="77777777" w:rsidTr="0075155C">
        <w:tc>
          <w:tcPr>
            <w:tcW w:w="1761" w:type="dxa"/>
          </w:tcPr>
          <w:p w14:paraId="065F8A03"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A3E5BAD"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3DA10DD7"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669CD223"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Function Documentation</w:t>
      </w:r>
    </w:p>
    <w:p w14:paraId="29366B2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"closePort:serialThread_mutiprocessing\:\:SerialThread"</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"serialThread_mutiprocessing\:\:SerialThread:closePort"</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serialThread_mutiprocessing.SerialThread.closePort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27BA4463" w14:textId="77777777" w:rsidR="005F4A4C" w:rsidRPr="005F4A4C" w:rsidRDefault="005F4A4C" w:rsidP="005F4A4C">
      <w:pPr>
        <w:autoSpaceDE w:val="0"/>
        <w:autoSpaceDN w:val="0"/>
        <w:spacing w:before="30" w:after="60"/>
        <w:ind w:left="360"/>
        <w:jc w:val="both"/>
        <w:rPr>
          <w:sz w:val="20"/>
          <w:szCs w:val="20"/>
          <w:lang w:val="en-US" w:eastAsia="en-US"/>
        </w:rPr>
      </w:pPr>
      <w:bookmarkStart w:id="798" w:name="AAAAAAAAKP"/>
      <w:bookmarkEnd w:id="798"/>
    </w:p>
    <w:p w14:paraId="2FDE55CB"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Closes the self.serial port and waits for the thread to stop. </w:t>
      </w:r>
    </w:p>
    <w:p w14:paraId="7F8E1FB0" w14:textId="77777777" w:rsidR="005F4A4C" w:rsidRPr="005F4A4C" w:rsidRDefault="005F4A4C" w:rsidP="005F4A4C">
      <w:pPr>
        <w:autoSpaceDE w:val="0"/>
        <w:autoSpaceDN w:val="0"/>
        <w:spacing w:before="30" w:after="60"/>
        <w:ind w:left="360"/>
        <w:jc w:val="both"/>
        <w:rPr>
          <w:sz w:val="22"/>
          <w:szCs w:val="22"/>
          <w:lang w:val="en-US" w:eastAsia="en-US"/>
        </w:rPr>
      </w:pPr>
    </w:p>
    <w:p w14:paraId="0A62A611"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1D6796FF" w14:textId="77777777" w:rsidTr="0075155C">
        <w:tc>
          <w:tcPr>
            <w:tcW w:w="1761" w:type="dxa"/>
          </w:tcPr>
          <w:p w14:paraId="058988D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0854199F"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objet pointer# </w:t>
            </w:r>
          </w:p>
        </w:tc>
      </w:tr>
    </w:tbl>
    <w:p w14:paraId="2A186AE3"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lastRenderedPageBreak/>
        <w:fldChar w:fldCharType="begin"/>
      </w:r>
      <w:r w:rsidRPr="005F4A4C">
        <w:rPr>
          <w:rFonts w:ascii="Calibri" w:hAnsi="Calibri"/>
          <w:b/>
          <w:bCs/>
          <w:sz w:val="22"/>
          <w:szCs w:val="22"/>
          <w:lang w:val="en-US" w:eastAsia="en-US"/>
        </w:rPr>
        <w:instrText>xe "openPort:serialThread_mutiprocessing\:\:SerialThread"</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"serialThread_mutiprocessing\:\:SerialThread:openPort"</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serialThread_mutiprocessing.SerialThread.openPort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port</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'/dev/ttyUSB0'</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baud</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115200</w:t>
      </w:r>
      <w:r w:rsidRPr="005F4A4C">
        <w:rPr>
          <w:rFonts w:ascii="Calibri" w:hAnsi="Calibri"/>
          <w:b/>
          <w:bCs/>
          <w:sz w:val="22"/>
          <w:szCs w:val="22"/>
          <w:lang w:val="en-US" w:eastAsia="en-US"/>
        </w:rPr>
        <w:t>)</w:t>
      </w:r>
    </w:p>
    <w:p w14:paraId="05C94D6D" w14:textId="77777777" w:rsidR="005F4A4C" w:rsidRPr="005F4A4C" w:rsidRDefault="005F4A4C" w:rsidP="005F4A4C">
      <w:pPr>
        <w:autoSpaceDE w:val="0"/>
        <w:autoSpaceDN w:val="0"/>
        <w:spacing w:before="30" w:after="60"/>
        <w:ind w:left="360"/>
        <w:jc w:val="both"/>
        <w:rPr>
          <w:sz w:val="20"/>
          <w:szCs w:val="20"/>
          <w:lang w:val="en-US" w:eastAsia="en-US"/>
        </w:rPr>
      </w:pPr>
      <w:bookmarkStart w:id="799" w:name="AAAAAAAAKQ"/>
      <w:bookmarkEnd w:id="799"/>
    </w:p>
    <w:p w14:paraId="16AC029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Open the defined point. </w:t>
      </w:r>
    </w:p>
    <w:p w14:paraId="5FEC83AB"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Configures the serial port, address and speed, and verifies correct initialization and status </w:t>
      </w:r>
    </w:p>
    <w:p w14:paraId="0F841A08"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62D5A8F0" w14:textId="77777777" w:rsidTr="0075155C">
        <w:tc>
          <w:tcPr>
            <w:tcW w:w="1761" w:type="dxa"/>
          </w:tcPr>
          <w:p w14:paraId="59E74F6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9DD88C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39BEED2F"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"run:serialThread_mutiprocessing\:\:SerialThread"</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"serialThread_mutiprocessing\:\:SerialThread:run"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serialThread_mutiprocessing.SerialThread.run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6C9DF06C" w14:textId="77777777" w:rsidR="005F4A4C" w:rsidRPr="005F4A4C" w:rsidRDefault="005F4A4C" w:rsidP="005F4A4C">
      <w:pPr>
        <w:autoSpaceDE w:val="0"/>
        <w:autoSpaceDN w:val="0"/>
        <w:spacing w:before="30" w:after="60"/>
        <w:ind w:left="360"/>
        <w:jc w:val="both"/>
        <w:rPr>
          <w:sz w:val="20"/>
          <w:szCs w:val="20"/>
          <w:lang w:val="en-US" w:eastAsia="en-US"/>
        </w:rPr>
      </w:pPr>
      <w:bookmarkStart w:id="800" w:name="AAAAAAAAKR"/>
      <w:bookmarkEnd w:id="800"/>
    </w:p>
    <w:p w14:paraId="021D62F6"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The thread process itself. </w:t>
      </w:r>
    </w:p>
    <w:p w14:paraId="3C6A376E"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Defines the "loop" method of the thread</w:t>
      </w:r>
    </w:p>
    <w:p w14:paraId="51DD5C6A"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Obtain self.data from the defined self.serial port</w:t>
      </w:r>
    </w:p>
    <w:p w14:paraId="342F3D1A"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Separate in CSV format</w:t>
      </w:r>
    </w:p>
    <w:p w14:paraId="1347EC2F"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Assuming the input from a MPU-9150, scales self.data</w:t>
      </w:r>
    </w:p>
    <w:p w14:paraId="493C8377"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Manage incorrect CSV format (by size)</w:t>
      </w:r>
    </w:p>
    <w:p w14:paraId="318C5582"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Manage incomplete self.data transfer</w:t>
      </w:r>
    </w:p>
    <w:p w14:paraId="6FB91791"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 xml:space="preserve">Notify main thread (Qt4) with a signal </w:t>
      </w:r>
    </w:p>
    <w:p w14:paraId="2ACA107C"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227A4C4A" w14:textId="77777777" w:rsidTr="0075155C">
        <w:tc>
          <w:tcPr>
            <w:tcW w:w="1761" w:type="dxa"/>
          </w:tcPr>
          <w:p w14:paraId="24E733C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54BAEF47"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objetc pointer </w:t>
            </w:r>
          </w:p>
        </w:tc>
      </w:tr>
    </w:tbl>
    <w:p w14:paraId="48CD7006" w14:textId="77777777" w:rsidR="005F4A4C" w:rsidRPr="005F4A4C" w:rsidRDefault="005F4A4C" w:rsidP="005F4A4C">
      <w:pPr>
        <w:tabs>
          <w:tab w:val="num" w:pos="720"/>
        </w:tabs>
        <w:autoSpaceDE w:val="0"/>
        <w:autoSpaceDN w:val="0"/>
        <w:ind w:left="720" w:hanging="360"/>
        <w:rPr>
          <w:sz w:val="20"/>
          <w:szCs w:val="20"/>
          <w:lang w:val="en-US" w:eastAsia="en-US"/>
        </w:rPr>
      </w:pPr>
    </w:p>
    <w:p w14:paraId="0C4F786A"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5FCB330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1170858F"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Graph/serialThread_mutiprocessing.py</w:t>
      </w:r>
    </w:p>
    <w:p w14:paraId="24C06A69"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04BEFF1C"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2E4D9B28"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gui.Ui_MainWindow Class Reference</w:t>
      </w:r>
    </w:p>
    <w:p w14:paraId="72461A08"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"gui.Ui_MainWindow"</w:instrText>
      </w:r>
      <w:r w:rsidRPr="005F4A4C">
        <w:rPr>
          <w:lang w:val="en-US" w:eastAsia="en-US"/>
        </w:rPr>
        <w:fldChar w:fldCharType="end"/>
      </w:r>
      <w:r w:rsidRPr="005F4A4C">
        <w:rPr>
          <w:lang w:val="en-US" w:eastAsia="en-US"/>
        </w:rPr>
        <w:fldChar w:fldCharType="begin"/>
      </w:r>
      <w:r w:rsidRPr="005F4A4C">
        <w:rPr>
          <w:lang w:val="en-US" w:eastAsia="en-US"/>
        </w:rPr>
        <w:instrText>xe "gui.Ui_MainWindow"</w:instrText>
      </w:r>
      <w:r w:rsidRPr="005F4A4C">
        <w:rPr>
          <w:lang w:val="en-US" w:eastAsia="en-US"/>
        </w:rPr>
        <w:fldChar w:fldCharType="end"/>
      </w:r>
      <w:bookmarkStart w:id="801" w:name="AAAAAAAACU"/>
      <w:bookmarkEnd w:id="801"/>
      <w:r w:rsidRPr="005F4A4C">
        <w:rPr>
          <w:lang w:val="en-US" w:eastAsia="en-US"/>
        </w:rPr>
        <w:t>Inheritance diagram for gui.Ui_MainWindow:</w:t>
      </w:r>
    </w:p>
    <w:p w14:paraId="06619035"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63DAFE74" wp14:editId="63609B4E">
            <wp:extent cx="1422400" cy="1066800"/>
            <wp:effectExtent l="0" t="0" r="6350" b="0"/>
            <wp:docPr id="33" name="Imagen 33" descr="classgui_1_1_ui___main_window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gui_1_1_ui___main_window__inherit__graph.png"/>
                    <pic:cNvPicPr>
                      <a:picLocks noChangeAspect="1" noChangeArrowheads="1"/>
                    </pic:cNvPicPr>
                  </pic:nvPicPr>
                  <pic:blipFill>
                    <a:blip r:link="rId46">
                      <a:extLst>
                        <a:ext uri="{28A0092B-C50C-407E-A947-70E740481C1C}">
                          <a14:useLocalDpi xmlns:a14="http://schemas.microsoft.com/office/drawing/2010/main" val="0"/>
                        </a:ext>
                      </a:extLst>
                    </a:blip>
                    <a:srcRect/>
                    <a:stretch>
                      <a:fillRect/>
                    </a:stretch>
                  </pic:blipFill>
                  <pic:spPr bwMode="auto">
                    <a:xfrm>
                      <a:off x="0" y="0"/>
                      <a:ext cx="1422400" cy="1066800"/>
                    </a:xfrm>
                    <a:prstGeom prst="rect">
                      <a:avLst/>
                    </a:prstGeom>
                    <a:noFill/>
                    <a:ln>
                      <a:noFill/>
                    </a:ln>
                  </pic:spPr>
                </pic:pic>
              </a:graphicData>
            </a:graphic>
          </wp:inline>
        </w:drawing>
      </w:r>
    </w:p>
    <w:p w14:paraId="67E5F8EC" w14:textId="77777777" w:rsidR="005F4A4C" w:rsidRPr="005F4A4C" w:rsidRDefault="005F4A4C" w:rsidP="005F4A4C">
      <w:pPr>
        <w:widowControl w:val="0"/>
        <w:autoSpaceDE w:val="0"/>
        <w:autoSpaceDN w:val="0"/>
        <w:adjustRightInd w:val="0"/>
        <w:rPr>
          <w:lang w:val="en-US" w:eastAsia="en-US"/>
        </w:rPr>
      </w:pPr>
    </w:p>
    <w:p w14:paraId="7C8B745C" w14:textId="77777777" w:rsidR="005F4A4C" w:rsidRPr="005F4A4C" w:rsidRDefault="005F4A4C" w:rsidP="005F4A4C">
      <w:pPr>
        <w:widowControl w:val="0"/>
        <w:autoSpaceDE w:val="0"/>
        <w:autoSpaceDN w:val="0"/>
        <w:adjustRightInd w:val="0"/>
        <w:rPr>
          <w:lang w:val="en-US" w:eastAsia="en-US"/>
        </w:rPr>
      </w:pPr>
      <w:r w:rsidRPr="005F4A4C">
        <w:rPr>
          <w:lang w:val="en-US" w:eastAsia="en-US"/>
        </w:rPr>
        <w:t>Collaboration diagram for gui.Ui_MainWindow:</w:t>
      </w:r>
    </w:p>
    <w:p w14:paraId="0CFBEC94"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0C32E026" wp14:editId="16CDB8FF">
            <wp:extent cx="1422400" cy="1066800"/>
            <wp:effectExtent l="0" t="0" r="6350" b="0"/>
            <wp:docPr id="34" name="Imagen 34" descr="classgui_1_1_ui___main_window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assgui_1_1_ui___main_window__coll__graph.png"/>
                    <pic:cNvPicPr>
                      <a:picLocks noChangeAspect="1" noChangeArrowheads="1"/>
                    </pic:cNvPicPr>
                  </pic:nvPicPr>
                  <pic:blipFill>
                    <a:blip r:link="rId47">
                      <a:extLst>
                        <a:ext uri="{28A0092B-C50C-407E-A947-70E740481C1C}">
                          <a14:useLocalDpi xmlns:a14="http://schemas.microsoft.com/office/drawing/2010/main" val="0"/>
                        </a:ext>
                      </a:extLst>
                    </a:blip>
                    <a:srcRect/>
                    <a:stretch>
                      <a:fillRect/>
                    </a:stretch>
                  </pic:blipFill>
                  <pic:spPr bwMode="auto">
                    <a:xfrm>
                      <a:off x="0" y="0"/>
                      <a:ext cx="1422400" cy="1066800"/>
                    </a:xfrm>
                    <a:prstGeom prst="rect">
                      <a:avLst/>
                    </a:prstGeom>
                    <a:noFill/>
                    <a:ln>
                      <a:noFill/>
                    </a:ln>
                  </pic:spPr>
                </pic:pic>
              </a:graphicData>
            </a:graphic>
          </wp:inline>
        </w:drawing>
      </w:r>
    </w:p>
    <w:p w14:paraId="37AFA6AF" w14:textId="77777777" w:rsidR="005F4A4C" w:rsidRPr="005F4A4C" w:rsidRDefault="005F4A4C" w:rsidP="005F4A4C">
      <w:pPr>
        <w:widowControl w:val="0"/>
        <w:autoSpaceDE w:val="0"/>
        <w:autoSpaceDN w:val="0"/>
        <w:adjustRightInd w:val="0"/>
        <w:rPr>
          <w:lang w:val="en-US" w:eastAsia="en-US"/>
        </w:rPr>
      </w:pPr>
    </w:p>
    <w:p w14:paraId="689A54E6"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03B7E6C8"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setupUi</w:t>
      </w:r>
      <w:bookmarkStart w:id="802" w:name="AAAAAAAACV"/>
      <w:bookmarkEnd w:id="802"/>
    </w:p>
    <w:p w14:paraId="411D375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retranslateUi</w:t>
      </w:r>
      <w:bookmarkStart w:id="803" w:name="AAAAAAAACW"/>
      <w:bookmarkEnd w:id="803"/>
    </w:p>
    <w:p w14:paraId="18E1A0D0"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22E2FD9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centralwidget</w:t>
      </w:r>
      <w:bookmarkStart w:id="804" w:name="AAAAAAAACX"/>
      <w:bookmarkEnd w:id="804"/>
    </w:p>
    <w:p w14:paraId="792856C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gridLayout</w:t>
      </w:r>
      <w:bookmarkStart w:id="805" w:name="AAAAAAAACY"/>
      <w:bookmarkEnd w:id="805"/>
    </w:p>
    <w:p w14:paraId="1B9551C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cBox_Speed</w:t>
      </w:r>
      <w:bookmarkStart w:id="806" w:name="AAAAAAAACZ"/>
      <w:bookmarkEnd w:id="806"/>
    </w:p>
    <w:p w14:paraId="4A701318"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pButton_Stop</w:t>
      </w:r>
      <w:bookmarkStart w:id="807" w:name="AAAAAAAADA"/>
      <w:bookmarkEnd w:id="807"/>
    </w:p>
    <w:p w14:paraId="48994F98"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cBox_Port</w:t>
      </w:r>
      <w:bookmarkStart w:id="808" w:name="AAAAAAAADB"/>
      <w:bookmarkEnd w:id="808"/>
    </w:p>
    <w:p w14:paraId="3C8F45D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plt1</w:t>
      </w:r>
      <w:bookmarkStart w:id="809" w:name="AAAAAAAADC"/>
      <w:bookmarkEnd w:id="809"/>
    </w:p>
    <w:p w14:paraId="5F766DB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plt5</w:t>
      </w:r>
      <w:bookmarkStart w:id="810" w:name="AAAAAAAADD"/>
      <w:bookmarkEnd w:id="810"/>
    </w:p>
    <w:p w14:paraId="5D5B086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plt4</w:t>
      </w:r>
      <w:bookmarkStart w:id="811" w:name="AAAAAAAADE"/>
      <w:bookmarkEnd w:id="811"/>
    </w:p>
    <w:p w14:paraId="085F115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plt2</w:t>
      </w:r>
      <w:bookmarkStart w:id="812" w:name="AAAAAAAADF"/>
      <w:bookmarkEnd w:id="812"/>
    </w:p>
    <w:p w14:paraId="422A1FD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pButton_Start</w:t>
      </w:r>
      <w:bookmarkStart w:id="813" w:name="AAAAAAAADG"/>
      <w:bookmarkEnd w:id="813"/>
    </w:p>
    <w:p w14:paraId="651422A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plt3</w:t>
      </w:r>
      <w:bookmarkStart w:id="814" w:name="AAAAAAAADH"/>
      <w:bookmarkEnd w:id="814"/>
    </w:p>
    <w:p w14:paraId="5082D05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plt6</w:t>
      </w:r>
      <w:bookmarkStart w:id="815" w:name="AAAAAAAADI"/>
      <w:bookmarkEnd w:id="815"/>
    </w:p>
    <w:p w14:paraId="45805C3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pButton_Cube</w:t>
      </w:r>
      <w:bookmarkStart w:id="816" w:name="AAAAAAAADJ"/>
      <w:bookmarkEnd w:id="816"/>
    </w:p>
    <w:p w14:paraId="685FBC4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chBox_export</w:t>
      </w:r>
      <w:bookmarkStart w:id="817" w:name="AAAAAAAADK"/>
      <w:bookmarkEnd w:id="817"/>
    </w:p>
    <w:p w14:paraId="3BC685A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cBox_IMU</w:t>
      </w:r>
      <w:bookmarkStart w:id="818" w:name="AAAAAAAADL"/>
      <w:bookmarkEnd w:id="818"/>
    </w:p>
    <w:p w14:paraId="4A02F2D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pButton_Reset</w:t>
      </w:r>
      <w:bookmarkStart w:id="819" w:name="AAAAAAAADM"/>
      <w:bookmarkEnd w:id="819"/>
    </w:p>
    <w:p w14:paraId="6E2A4C3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statusbar</w:t>
      </w:r>
      <w:bookmarkStart w:id="820" w:name="AAAAAAAADN"/>
      <w:bookmarkEnd w:id="820"/>
    </w:p>
    <w:p w14:paraId="67BB93D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menubar</w:t>
      </w:r>
      <w:bookmarkStart w:id="821" w:name="AAAAAAAADO"/>
      <w:bookmarkEnd w:id="821"/>
    </w:p>
    <w:p w14:paraId="22240E5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menuFile</w:t>
      </w:r>
      <w:bookmarkStart w:id="822" w:name="AAAAAAAADP"/>
      <w:bookmarkEnd w:id="822"/>
    </w:p>
    <w:p w14:paraId="5C476BB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actionLinear_Acceleration</w:t>
      </w:r>
      <w:bookmarkStart w:id="823" w:name="AAAAAAAADQ"/>
      <w:bookmarkEnd w:id="823"/>
    </w:p>
    <w:p w14:paraId="3AFBF6D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actionEuler_Rotation</w:t>
      </w:r>
      <w:bookmarkStart w:id="824" w:name="AAAAAAAADR"/>
      <w:bookmarkEnd w:id="824"/>
    </w:p>
    <w:p w14:paraId="6F3A5CA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actionLinear_Acceleration_2</w:t>
      </w:r>
      <w:bookmarkStart w:id="825" w:name="AAAAAAAADS"/>
      <w:bookmarkEnd w:id="825"/>
    </w:p>
    <w:p w14:paraId="2D00F00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actionG_force</w:t>
      </w:r>
      <w:bookmarkStart w:id="826" w:name="AAAAAAAADT"/>
      <w:bookmarkEnd w:id="826"/>
    </w:p>
    <w:p w14:paraId="1805C89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actionMeters_seg_2</w:t>
      </w:r>
      <w:bookmarkStart w:id="827" w:name="AAAAAAAADU"/>
      <w:bookmarkEnd w:id="827"/>
    </w:p>
    <w:p w14:paraId="30EC0BB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actionRad_seg</w:t>
      </w:r>
      <w:bookmarkStart w:id="828" w:name="AAAAAAAADV"/>
      <w:bookmarkEnd w:id="828"/>
    </w:p>
    <w:p w14:paraId="6A8B19D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actionDeg_seg</w:t>
      </w:r>
      <w:bookmarkStart w:id="829" w:name="AAAAAAAADW"/>
      <w:bookmarkEnd w:id="829"/>
    </w:p>
    <w:p w14:paraId="756A3DB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actionYawn_Pitch_Roll</w:t>
      </w:r>
      <w:bookmarkStart w:id="830" w:name="AAAAAAAADX"/>
      <w:bookmarkEnd w:id="830"/>
    </w:p>
    <w:p w14:paraId="07CD962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actionEuler_Angles</w:t>
      </w:r>
      <w:bookmarkStart w:id="831" w:name="AAAAAAAADY"/>
      <w:bookmarkEnd w:id="831"/>
    </w:p>
    <w:p w14:paraId="7507255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actionScan_Serial_ports</w:t>
      </w:r>
      <w:bookmarkStart w:id="832" w:name="AAAAAAAADZ"/>
      <w:bookmarkEnd w:id="832"/>
    </w:p>
    <w:p w14:paraId="2E2FA6FD" w14:textId="77777777" w:rsidR="005F4A4C" w:rsidRPr="005F4A4C" w:rsidRDefault="005F4A4C" w:rsidP="005F4A4C">
      <w:pPr>
        <w:pBdr>
          <w:bottom w:val="single" w:sz="2" w:space="1" w:color="auto"/>
        </w:pBdr>
        <w:autoSpaceDE w:val="0"/>
        <w:autoSpaceDN w:val="0"/>
        <w:rPr>
          <w:lang w:val="en-US" w:eastAsia="en-US"/>
        </w:rPr>
      </w:pPr>
    </w:p>
    <w:p w14:paraId="7525F679" w14:textId="77777777" w:rsidR="005F4A4C" w:rsidRPr="005F4A4C" w:rsidRDefault="005F4A4C" w:rsidP="005F4A4C">
      <w:pPr>
        <w:widowControl w:val="0"/>
        <w:autoSpaceDE w:val="0"/>
        <w:autoSpaceDN w:val="0"/>
        <w:adjustRightInd w:val="0"/>
        <w:rPr>
          <w:lang w:val="en-US" w:eastAsia="en-US"/>
        </w:rPr>
      </w:pPr>
      <w:r w:rsidRPr="005F4A4C">
        <w:rPr>
          <w:lang w:val="en-US" w:eastAsia="en-US"/>
        </w:rPr>
        <w:t>The documentation for this class was generated from the following file:</w:t>
      </w:r>
    </w:p>
    <w:p w14:paraId="4C6D737F"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Graph/gui.py</w:t>
      </w:r>
    </w:p>
    <w:p w14:paraId="1DF4AC93"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4E8D4A49" w14:textId="77777777" w:rsidR="005F4A4C" w:rsidRPr="005F4A4C" w:rsidRDefault="005F4A4C" w:rsidP="005F4A4C">
      <w:pPr>
        <w:keepNext/>
        <w:numPr>
          <w:ilvl w:val="0"/>
          <w:numId w:val="16"/>
        </w:numPr>
        <w:autoSpaceDE w:val="0"/>
        <w:autoSpaceDN w:val="0"/>
        <w:spacing w:before="240" w:after="60"/>
        <w:ind w:left="0" w:firstLine="0"/>
        <w:outlineLvl w:val="2"/>
        <w:rPr>
          <w:rFonts w:ascii="Arial" w:hAnsi="Arial" w:cs="Arial"/>
          <w:b/>
          <w:bCs/>
          <w:lang w:val="en-US" w:eastAsia="en-US"/>
        </w:rPr>
      </w:pPr>
      <w:r w:rsidRPr="005F4A4C">
        <w:rPr>
          <w:rFonts w:ascii="Arial" w:hAnsi="Arial" w:cs="Arial"/>
          <w:b/>
          <w:bCs/>
          <w:lang w:val="en-US" w:eastAsia="en-US"/>
        </w:rPr>
        <w:lastRenderedPageBreak/>
        <w:t>Index</w:t>
      </w:r>
    </w:p>
    <w:p w14:paraId="1D67A5EB" w14:textId="77777777" w:rsidR="005F4A4C" w:rsidRPr="005F4A4C" w:rsidRDefault="005F4A4C" w:rsidP="005F4A4C">
      <w:pPr>
        <w:widowControl w:val="0"/>
        <w:autoSpaceDE w:val="0"/>
        <w:autoSpaceDN w:val="0"/>
        <w:adjustRightInd w:val="0"/>
        <w:rPr>
          <w:sz w:val="20"/>
          <w:szCs w:val="20"/>
          <w:lang w:val="en-US" w:eastAsia="en-US"/>
        </w:rPr>
      </w:pPr>
      <w:r w:rsidRPr="005F4A4C">
        <w:rPr>
          <w:lang w:val="en-US" w:eastAsia="en-US"/>
        </w:rPr>
        <w:fldChar w:fldCharType="begin"/>
      </w:r>
      <w:r w:rsidRPr="005F4A4C">
        <w:rPr>
          <w:lang w:val="en-US" w:eastAsia="en-US"/>
        </w:rPr>
        <w:instrText>tc "Index"</w:instrText>
      </w:r>
      <w:r w:rsidRPr="005F4A4C">
        <w:rPr>
          <w:lang w:val="en-US" w:eastAsia="en-US"/>
        </w:rPr>
        <w:fldChar w:fldCharType="end"/>
      </w:r>
      <w:r w:rsidRPr="005F4A4C">
        <w:rPr>
          <w:lang w:val="en-US" w:eastAsia="en-US"/>
        </w:rPr>
        <w:fldChar w:fldCharType="begin"/>
      </w:r>
      <w:r w:rsidRPr="005F4A4C">
        <w:rPr>
          <w:lang w:val="en-US" w:eastAsia="en-US"/>
        </w:rPr>
        <w:instrText>INDEX \c2 \*MERGEFORMAT</w:instrText>
      </w:r>
      <w:r w:rsidRPr="005F4A4C">
        <w:rPr>
          <w:lang w:val="en-US" w:eastAsia="en-US"/>
        </w:rPr>
        <w:fldChar w:fldCharType="separate"/>
      </w:r>
      <w:r w:rsidRPr="005F4A4C">
        <w:rPr>
          <w:lang w:val="en-US" w:eastAsia="en-US"/>
        </w:rPr>
        <w:t>INDEX</w:t>
      </w:r>
      <w:r w:rsidRPr="005F4A4C">
        <w:rPr>
          <w:lang w:val="en-US" w:eastAsia="en-US"/>
        </w:rPr>
        <w:fldChar w:fldCharType="end"/>
      </w:r>
    </w:p>
    <w:p w14:paraId="57AC0005" w14:textId="77777777" w:rsidR="00FC496F" w:rsidRDefault="00FC496F">
      <w:pPr>
        <w:rPr>
          <w:rFonts w:ascii="Apple Garamond Light Italic" w:hAnsi="Apple Garamond Light Italic"/>
        </w:rPr>
      </w:pPr>
      <w:r>
        <w:br w:type="page"/>
      </w:r>
    </w:p>
    <w:p w14:paraId="68DE7508" w14:textId="7B17B5F2" w:rsidR="00F4460F" w:rsidRPr="00F4460F" w:rsidRDefault="00F4460F" w:rsidP="00F4460F">
      <w:pPr>
        <w:pStyle w:val="Ttulo2"/>
      </w:pPr>
      <w:r>
        <w:lastRenderedPageBreak/>
        <w:t>Documentación de IMU Monitor</w:t>
      </w:r>
      <w:bookmarkEnd w:id="619"/>
    </w:p>
    <w:p w14:paraId="7A53CDE3" w14:textId="77777777" w:rsidR="00A6148E" w:rsidRPr="00A6148E" w:rsidRDefault="00A6148E" w:rsidP="00A6148E">
      <w:pPr>
        <w:keepNext/>
        <w:autoSpaceDE w:val="0"/>
        <w:autoSpaceDN w:val="0"/>
        <w:spacing w:before="240" w:after="60"/>
        <w:outlineLvl w:val="2"/>
        <w:rPr>
          <w:rFonts w:ascii="Arial" w:hAnsi="Arial" w:cs="Arial"/>
          <w:b/>
          <w:bCs/>
          <w:lang w:val="en-US" w:eastAsia="en-US"/>
        </w:rPr>
      </w:pPr>
      <w:r w:rsidRPr="00A6148E">
        <w:rPr>
          <w:rFonts w:ascii="Arial" w:hAnsi="Arial" w:cs="Arial"/>
          <w:b/>
          <w:bCs/>
          <w:lang w:val="en-US" w:eastAsia="en-US"/>
        </w:rPr>
        <w:t>Class Documentation</w:t>
      </w:r>
      <w:r w:rsidRPr="00A6148E">
        <w:rPr>
          <w:rFonts w:ascii="Arial" w:hAnsi="Arial" w:cs="Arial"/>
          <w:b/>
          <w:bCs/>
          <w:lang w:val="en-US" w:eastAsia="en-US"/>
        </w:rPr>
        <w:fldChar w:fldCharType="begin"/>
      </w:r>
      <w:r w:rsidRPr="00A6148E">
        <w:rPr>
          <w:rFonts w:ascii="Arial" w:hAnsi="Arial" w:cs="Arial"/>
          <w:b/>
          <w:bCs/>
          <w:lang w:val="en-US" w:eastAsia="en-US"/>
        </w:rPr>
        <w:instrText>tc "Class Documentation"</w:instrText>
      </w:r>
      <w:r w:rsidRPr="00A6148E">
        <w:rPr>
          <w:rFonts w:ascii="Arial" w:hAnsi="Arial" w:cs="Arial"/>
          <w:b/>
          <w:bCs/>
          <w:lang w:val="en-US" w:eastAsia="en-US"/>
        </w:rPr>
        <w:fldChar w:fldCharType="end"/>
      </w:r>
    </w:p>
    <w:p w14:paraId="7C0E6F47" w14:textId="77777777" w:rsidR="00A6148E" w:rsidRPr="00A6148E" w:rsidRDefault="00A6148E" w:rsidP="00A6148E">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A6148E">
        <w:rPr>
          <w:rFonts w:ascii="Arial" w:hAnsi="Arial" w:cs="Arial"/>
          <w:b/>
          <w:bCs/>
          <w:sz w:val="20"/>
          <w:szCs w:val="20"/>
          <w:lang w:val="en-US" w:eastAsia="en-US"/>
        </w:rPr>
        <w:t>csvExport.CSVExport Class Reference</w:t>
      </w:r>
    </w:p>
    <w:p w14:paraId="50CFF3B3" w14:textId="77777777" w:rsidR="00A6148E" w:rsidRPr="00A6148E" w:rsidRDefault="00A6148E" w:rsidP="00A6148E">
      <w:pPr>
        <w:widowControl w:val="0"/>
        <w:autoSpaceDE w:val="0"/>
        <w:autoSpaceDN w:val="0"/>
        <w:adjustRightInd w:val="0"/>
        <w:rPr>
          <w:lang w:val="en-US" w:eastAsia="en-US"/>
        </w:rPr>
      </w:pPr>
      <w:r w:rsidRPr="00A6148E">
        <w:rPr>
          <w:lang w:val="en-US" w:eastAsia="en-US"/>
        </w:rPr>
        <w:fldChar w:fldCharType="begin"/>
      </w:r>
      <w:r w:rsidRPr="00A6148E">
        <w:rPr>
          <w:lang w:val="en-US" w:eastAsia="en-US"/>
        </w:rPr>
        <w:instrText>tc  \l 2 "csvExport.CSVExport"</w:instrText>
      </w:r>
      <w:r w:rsidRPr="00A6148E">
        <w:rPr>
          <w:lang w:val="en-US" w:eastAsia="en-US"/>
        </w:rPr>
        <w:fldChar w:fldCharType="end"/>
      </w:r>
      <w:r w:rsidRPr="00A6148E">
        <w:rPr>
          <w:lang w:val="en-US" w:eastAsia="en-US"/>
        </w:rPr>
        <w:fldChar w:fldCharType="begin"/>
      </w:r>
      <w:r w:rsidRPr="00A6148E">
        <w:rPr>
          <w:lang w:val="en-US" w:eastAsia="en-US"/>
        </w:rPr>
        <w:instrText>xe "csvExport.CSVExport"</w:instrText>
      </w:r>
      <w:r w:rsidRPr="00A6148E">
        <w:rPr>
          <w:lang w:val="en-US" w:eastAsia="en-US"/>
        </w:rPr>
        <w:fldChar w:fldCharType="end"/>
      </w:r>
      <w:bookmarkStart w:id="833" w:name="AAAAAAAAAA"/>
      <w:bookmarkEnd w:id="833"/>
    </w:p>
    <w:p w14:paraId="54C4EC13" w14:textId="77777777" w:rsidR="00A6148E" w:rsidRPr="00A6148E" w:rsidRDefault="00A6148E" w:rsidP="00A6148E">
      <w:pPr>
        <w:widowControl w:val="0"/>
        <w:autoSpaceDE w:val="0"/>
        <w:autoSpaceDN w:val="0"/>
        <w:adjustRightInd w:val="0"/>
        <w:rPr>
          <w:lang w:val="en-US" w:eastAsia="en-US"/>
        </w:rPr>
      </w:pPr>
      <w:r w:rsidRPr="00A6148E">
        <w:rPr>
          <w:sz w:val="20"/>
          <w:szCs w:val="20"/>
          <w:lang w:val="en-US" w:eastAsia="en-US"/>
        </w:rPr>
        <w:t xml:space="preserve">Export data in CSV format. </w:t>
      </w:r>
    </w:p>
    <w:p w14:paraId="21A16AC6"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Public Member Functions</w:t>
      </w:r>
    </w:p>
    <w:p w14:paraId="4889E78D"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__init__</w:t>
      </w:r>
    </w:p>
    <w:p w14:paraId="6D84D9D9"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Constructor. </w:t>
      </w:r>
    </w:p>
    <w:p w14:paraId="1CA63A91"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createFile</w:t>
      </w:r>
      <w:bookmarkStart w:id="834" w:name="AAAAAAAAAB"/>
      <w:bookmarkEnd w:id="834"/>
    </w:p>
    <w:p w14:paraId="30219356"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setTitle</w:t>
      </w:r>
      <w:bookmarkStart w:id="835" w:name="AAAAAAAAAC"/>
      <w:bookmarkEnd w:id="835"/>
    </w:p>
    <w:p w14:paraId="131E08BC"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getTitle</w:t>
      </w:r>
      <w:bookmarkStart w:id="836" w:name="AAAAAAAAAD"/>
      <w:bookmarkEnd w:id="836"/>
    </w:p>
    <w:p w14:paraId="0241DA82"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csvWrite</w:t>
      </w:r>
    </w:p>
    <w:p w14:paraId="33686845"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Writes a new line of data. </w:t>
      </w:r>
    </w:p>
    <w:p w14:paraId="4774FE01"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Public Attributes</w:t>
      </w:r>
    </w:p>
    <w:p w14:paraId="6E413C29"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name</w:t>
      </w:r>
      <w:bookmarkStart w:id="837" w:name="AAAAAAAAAE"/>
      <w:bookmarkEnd w:id="837"/>
    </w:p>
    <w:p w14:paraId="57ADDBE4"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CSV</w:t>
      </w:r>
      <w:bookmarkStart w:id="838" w:name="AAAAAAAAAF"/>
      <w:bookmarkEnd w:id="838"/>
    </w:p>
    <w:p w14:paraId="43D9A25A" w14:textId="77777777" w:rsidR="00A6148E" w:rsidRPr="00A6148E" w:rsidRDefault="00A6148E" w:rsidP="00A6148E">
      <w:pPr>
        <w:pBdr>
          <w:bottom w:val="single" w:sz="2" w:space="1" w:color="auto"/>
        </w:pBdr>
        <w:autoSpaceDE w:val="0"/>
        <w:autoSpaceDN w:val="0"/>
        <w:rPr>
          <w:lang w:val="en-US" w:eastAsia="en-US"/>
        </w:rPr>
      </w:pPr>
    </w:p>
    <w:p w14:paraId="0F363F73"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Detailed Description</w:t>
      </w:r>
    </w:p>
    <w:p w14:paraId="2F2CCFB5" w14:textId="77777777" w:rsidR="00A6148E" w:rsidRPr="00A6148E" w:rsidRDefault="00A6148E" w:rsidP="00A6148E">
      <w:pPr>
        <w:autoSpaceDE w:val="0"/>
        <w:autoSpaceDN w:val="0"/>
        <w:adjustRightInd w:val="0"/>
        <w:spacing w:before="30" w:after="60"/>
        <w:jc w:val="both"/>
        <w:rPr>
          <w:sz w:val="22"/>
          <w:szCs w:val="22"/>
          <w:lang w:val="en-US" w:eastAsia="en-US"/>
        </w:rPr>
      </w:pPr>
      <w:r w:rsidRPr="00A6148E">
        <w:rPr>
          <w:sz w:val="22"/>
          <w:szCs w:val="22"/>
          <w:lang w:val="en-US" w:eastAsia="en-US"/>
        </w:rPr>
        <w:t xml:space="preserve">Export data in CSV format. </w:t>
      </w:r>
    </w:p>
    <w:p w14:paraId="65291DAE" w14:textId="77777777" w:rsidR="00A6148E" w:rsidRPr="00A6148E" w:rsidRDefault="00A6148E" w:rsidP="00A6148E">
      <w:pPr>
        <w:autoSpaceDE w:val="0"/>
        <w:autoSpaceDN w:val="0"/>
        <w:adjustRightInd w:val="0"/>
        <w:spacing w:before="30" w:after="60"/>
        <w:jc w:val="both"/>
        <w:rPr>
          <w:sz w:val="22"/>
          <w:szCs w:val="22"/>
          <w:lang w:val="en-US" w:eastAsia="en-US"/>
        </w:rPr>
      </w:pPr>
      <w:r w:rsidRPr="00A6148E">
        <w:rPr>
          <w:sz w:val="22"/>
          <w:szCs w:val="22"/>
          <w:lang w:val="en-US" w:eastAsia="en-US"/>
        </w:rPr>
        <w:t>Export data using date and time as name for the file, avoiding overwriting data in differents adquisitions.</w:t>
      </w:r>
    </w:p>
    <w:p w14:paraId="75648EA0" w14:textId="77777777" w:rsidR="00A6148E" w:rsidRPr="00A6148E" w:rsidRDefault="00A6148E" w:rsidP="00A6148E">
      <w:pPr>
        <w:autoSpaceDE w:val="0"/>
        <w:autoSpaceDN w:val="0"/>
        <w:adjustRightInd w:val="0"/>
        <w:spacing w:before="30" w:after="60"/>
        <w:jc w:val="both"/>
        <w:rPr>
          <w:sz w:val="22"/>
          <w:szCs w:val="22"/>
          <w:lang w:val="en-US" w:eastAsia="en-US"/>
        </w:rPr>
      </w:pPr>
      <w:r w:rsidRPr="00A6148E">
        <w:rPr>
          <w:sz w:val="22"/>
          <w:szCs w:val="22"/>
          <w:lang w:val="en-US" w:eastAsia="en-US"/>
        </w:rPr>
        <w:t>It also registers in the first colummn the elapsed since the first adquisition</w:t>
      </w:r>
    </w:p>
    <w:p w14:paraId="2DC077FA"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Note:</w:t>
      </w:r>
    </w:p>
    <w:p w14:paraId="4BC7825E" w14:textId="77777777" w:rsidR="00A6148E" w:rsidRPr="00A6148E" w:rsidRDefault="00A6148E" w:rsidP="00A6148E">
      <w:pPr>
        <w:autoSpaceDE w:val="0"/>
        <w:autoSpaceDN w:val="0"/>
        <w:ind w:left="360"/>
        <w:rPr>
          <w:sz w:val="20"/>
          <w:szCs w:val="20"/>
          <w:lang w:val="en-US" w:eastAsia="en-US"/>
        </w:rPr>
      </w:pPr>
      <w:r w:rsidRPr="00A6148E">
        <w:rPr>
          <w:sz w:val="20"/>
          <w:szCs w:val="20"/>
          <w:lang w:val="en-US" w:eastAsia="en-US"/>
        </w:rPr>
        <w:t xml:space="preserve">The data is stored in a "data" folder (must be created first) </w:t>
      </w:r>
    </w:p>
    <w:p w14:paraId="3FE1341A" w14:textId="77777777" w:rsidR="00A6148E" w:rsidRPr="00A6148E" w:rsidRDefault="00A6148E" w:rsidP="00A6148E">
      <w:pPr>
        <w:pBdr>
          <w:bottom w:val="single" w:sz="2" w:space="1" w:color="auto"/>
        </w:pBdr>
        <w:autoSpaceDE w:val="0"/>
        <w:autoSpaceDN w:val="0"/>
        <w:rPr>
          <w:lang w:val="en-US" w:eastAsia="en-US"/>
        </w:rPr>
      </w:pPr>
    </w:p>
    <w:p w14:paraId="3D98AF20"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Constructor &amp; Destructor Documentation</w:t>
      </w:r>
    </w:p>
    <w:p w14:paraId="258324C3"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lang w:val="en-US" w:eastAsia="en-US"/>
        </w:rPr>
        <w:fldChar w:fldCharType="begin"/>
      </w:r>
      <w:r w:rsidRPr="00A6148E">
        <w:rPr>
          <w:rFonts w:ascii="Calibri" w:hAnsi="Calibri"/>
          <w:b/>
          <w:bCs/>
          <w:lang w:val="en-US" w:eastAsia="en-US"/>
        </w:rPr>
        <w:instrText>xe "__init__:csvExport\:\:CSVExport"</w:instrText>
      </w:r>
      <w:r w:rsidRPr="00A6148E">
        <w:rPr>
          <w:rFonts w:ascii="Calibri" w:hAnsi="Calibri"/>
          <w:b/>
          <w:bCs/>
          <w:lang w:val="en-US" w:eastAsia="en-US"/>
        </w:rPr>
        <w:fldChar w:fldCharType="end"/>
      </w:r>
      <w:r w:rsidRPr="00A6148E">
        <w:rPr>
          <w:rFonts w:ascii="Calibri" w:hAnsi="Calibri"/>
          <w:b/>
          <w:bCs/>
          <w:lang w:val="en-US" w:eastAsia="en-US"/>
        </w:rPr>
        <w:fldChar w:fldCharType="begin"/>
      </w:r>
      <w:r w:rsidRPr="00A6148E">
        <w:rPr>
          <w:rFonts w:ascii="Calibri" w:hAnsi="Calibri"/>
          <w:b/>
          <w:bCs/>
          <w:lang w:val="en-US" w:eastAsia="en-US"/>
        </w:rPr>
        <w:instrText>xe "csvExport\:\:CSVExport:__init__"</w:instrText>
      </w:r>
      <w:r w:rsidRPr="00A6148E">
        <w:rPr>
          <w:rFonts w:ascii="Calibri" w:hAnsi="Calibri"/>
          <w:b/>
          <w:bCs/>
          <w:lang w:val="en-US" w:eastAsia="en-US"/>
        </w:rPr>
        <w:fldChar w:fldCharType="end"/>
      </w:r>
      <w:r w:rsidRPr="00A6148E">
        <w:rPr>
          <w:rFonts w:ascii="Calibri" w:hAnsi="Calibri"/>
          <w:b/>
          <w:bCs/>
          <w:sz w:val="22"/>
          <w:szCs w:val="22"/>
          <w:lang w:val="en-US" w:eastAsia="en-US"/>
        </w:rPr>
        <w:t xml:space="preserve">def csvExport.CSVExport.__init__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w:t>
      </w:r>
    </w:p>
    <w:p w14:paraId="332600EB" w14:textId="77777777" w:rsidR="00A6148E" w:rsidRPr="00A6148E" w:rsidRDefault="00A6148E" w:rsidP="00A6148E">
      <w:pPr>
        <w:autoSpaceDE w:val="0"/>
        <w:autoSpaceDN w:val="0"/>
        <w:spacing w:before="30" w:after="60"/>
        <w:ind w:left="360"/>
        <w:jc w:val="both"/>
        <w:rPr>
          <w:sz w:val="20"/>
          <w:szCs w:val="20"/>
          <w:lang w:val="en-US" w:eastAsia="en-US"/>
        </w:rPr>
      </w:pPr>
      <w:bookmarkStart w:id="839" w:name="AAAAAAAAAG"/>
      <w:bookmarkEnd w:id="839"/>
    </w:p>
    <w:p w14:paraId="53FDF410"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Constructor. </w:t>
      </w:r>
    </w:p>
    <w:p w14:paraId="5088E899" w14:textId="77777777" w:rsidR="00A6148E" w:rsidRPr="00A6148E" w:rsidRDefault="00A6148E" w:rsidP="00A6148E">
      <w:pPr>
        <w:autoSpaceDE w:val="0"/>
        <w:autoSpaceDN w:val="0"/>
        <w:spacing w:before="30" w:after="60"/>
        <w:ind w:left="360"/>
        <w:jc w:val="both"/>
        <w:rPr>
          <w:sz w:val="22"/>
          <w:szCs w:val="22"/>
          <w:lang w:val="en-US" w:eastAsia="en-US"/>
        </w:rPr>
      </w:pPr>
      <w:r w:rsidRPr="00A6148E">
        <w:rPr>
          <w:sz w:val="22"/>
          <w:szCs w:val="22"/>
          <w:lang w:val="en-US" w:eastAsia="en-US"/>
        </w:rPr>
        <w:t xml:space="preserve">Gets time to create the filename and instanciate the start of the adquisition </w:t>
      </w:r>
    </w:p>
    <w:p w14:paraId="2F5006CE"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Note:</w:t>
      </w:r>
    </w:p>
    <w:p w14:paraId="2C21E2C8" w14:textId="77777777" w:rsidR="00A6148E" w:rsidRPr="00A6148E" w:rsidRDefault="00A6148E" w:rsidP="00A6148E">
      <w:pPr>
        <w:autoSpaceDE w:val="0"/>
        <w:autoSpaceDN w:val="0"/>
        <w:ind w:left="720"/>
        <w:rPr>
          <w:sz w:val="20"/>
          <w:szCs w:val="20"/>
          <w:lang w:val="en-US" w:eastAsia="en-US"/>
        </w:rPr>
      </w:pPr>
      <w:r w:rsidRPr="00A6148E">
        <w:rPr>
          <w:sz w:val="20"/>
          <w:szCs w:val="20"/>
          <w:lang w:val="en-US" w:eastAsia="en-US"/>
        </w:rPr>
        <w:t xml:space="preserve">The filename format is Year-Moth-Day_Hours-minutes-seconds.csv </w:t>
      </w:r>
    </w:p>
    <w:p w14:paraId="2B05D33F" w14:textId="77777777" w:rsidR="00A6148E" w:rsidRPr="00A6148E" w:rsidRDefault="00A6148E" w:rsidP="00A6148E">
      <w:pPr>
        <w:pBdr>
          <w:bottom w:val="single" w:sz="2" w:space="1" w:color="auto"/>
        </w:pBdr>
        <w:autoSpaceDE w:val="0"/>
        <w:autoSpaceDN w:val="0"/>
        <w:rPr>
          <w:rFonts w:ascii="Arial" w:hAnsi="Arial" w:cs="Arial"/>
          <w:b/>
          <w:bCs/>
          <w:sz w:val="20"/>
          <w:szCs w:val="20"/>
          <w:lang w:val="en-US" w:eastAsia="en-US"/>
        </w:rPr>
      </w:pPr>
    </w:p>
    <w:p w14:paraId="1985E165"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Member Function Documentation</w:t>
      </w:r>
    </w:p>
    <w:p w14:paraId="40249A6F"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lang w:val="en-US" w:eastAsia="en-US"/>
        </w:rPr>
        <w:fldChar w:fldCharType="begin"/>
      </w:r>
      <w:r w:rsidRPr="00A6148E">
        <w:rPr>
          <w:rFonts w:ascii="Calibri" w:hAnsi="Calibri"/>
          <w:b/>
          <w:bCs/>
          <w:lang w:val="en-US" w:eastAsia="en-US"/>
        </w:rPr>
        <w:instrText>xe "csvWrite:csvExport\:\:CSVExport"</w:instrText>
      </w:r>
      <w:r w:rsidRPr="00A6148E">
        <w:rPr>
          <w:rFonts w:ascii="Calibri" w:hAnsi="Calibri"/>
          <w:b/>
          <w:bCs/>
          <w:lang w:val="en-US" w:eastAsia="en-US"/>
        </w:rPr>
        <w:fldChar w:fldCharType="end"/>
      </w:r>
      <w:r w:rsidRPr="00A6148E">
        <w:rPr>
          <w:rFonts w:ascii="Calibri" w:hAnsi="Calibri"/>
          <w:b/>
          <w:bCs/>
          <w:lang w:val="en-US" w:eastAsia="en-US"/>
        </w:rPr>
        <w:fldChar w:fldCharType="begin"/>
      </w:r>
      <w:r w:rsidRPr="00A6148E">
        <w:rPr>
          <w:rFonts w:ascii="Calibri" w:hAnsi="Calibri"/>
          <w:b/>
          <w:bCs/>
          <w:lang w:val="en-US" w:eastAsia="en-US"/>
        </w:rPr>
        <w:instrText>xe "csvExport\:\:CSVExport:csvWrite"</w:instrText>
      </w:r>
      <w:r w:rsidRPr="00A6148E">
        <w:rPr>
          <w:rFonts w:ascii="Calibri" w:hAnsi="Calibri"/>
          <w:b/>
          <w:bCs/>
          <w:lang w:val="en-US" w:eastAsia="en-US"/>
        </w:rPr>
        <w:fldChar w:fldCharType="end"/>
      </w:r>
      <w:r w:rsidRPr="00A6148E">
        <w:rPr>
          <w:rFonts w:ascii="Calibri" w:hAnsi="Calibri"/>
          <w:b/>
          <w:bCs/>
          <w:sz w:val="22"/>
          <w:szCs w:val="22"/>
          <w:lang w:val="en-US" w:eastAsia="en-US"/>
        </w:rPr>
        <w:t xml:space="preserve">def csvExport.CSVExport.csvWrite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txt</w:t>
      </w:r>
      <w:r w:rsidRPr="00A6148E">
        <w:rPr>
          <w:rFonts w:ascii="Calibri" w:hAnsi="Calibri"/>
          <w:b/>
          <w:bCs/>
          <w:sz w:val="22"/>
          <w:szCs w:val="22"/>
          <w:lang w:val="en-US" w:eastAsia="en-US"/>
        </w:rPr>
        <w:t>)</w:t>
      </w:r>
    </w:p>
    <w:p w14:paraId="57457DBF" w14:textId="77777777" w:rsidR="00A6148E" w:rsidRPr="00A6148E" w:rsidRDefault="00A6148E" w:rsidP="00A6148E">
      <w:pPr>
        <w:autoSpaceDE w:val="0"/>
        <w:autoSpaceDN w:val="0"/>
        <w:spacing w:before="30" w:after="60"/>
        <w:ind w:left="360"/>
        <w:jc w:val="both"/>
        <w:rPr>
          <w:sz w:val="20"/>
          <w:szCs w:val="20"/>
          <w:lang w:val="en-US" w:eastAsia="en-US"/>
        </w:rPr>
      </w:pPr>
      <w:bookmarkStart w:id="840" w:name="AAAAAAAAAH"/>
      <w:bookmarkEnd w:id="840"/>
    </w:p>
    <w:p w14:paraId="1FF5F808"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Writes a new line of data. </w:t>
      </w:r>
    </w:p>
    <w:p w14:paraId="3A39171C" w14:textId="77777777" w:rsidR="00A6148E" w:rsidRPr="00A6148E" w:rsidRDefault="00A6148E" w:rsidP="00A6148E">
      <w:pPr>
        <w:autoSpaceDE w:val="0"/>
        <w:autoSpaceDN w:val="0"/>
        <w:spacing w:before="30" w:after="60"/>
        <w:ind w:left="360"/>
        <w:jc w:val="both"/>
        <w:rPr>
          <w:sz w:val="22"/>
          <w:szCs w:val="22"/>
          <w:lang w:val="en-US" w:eastAsia="en-US"/>
        </w:rPr>
      </w:pPr>
    </w:p>
    <w:p w14:paraId="3B385C99"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4FCB0AA0" w14:textId="77777777" w:rsidTr="0075155C">
        <w:tc>
          <w:tcPr>
            <w:tcW w:w="1761" w:type="dxa"/>
          </w:tcPr>
          <w:p w14:paraId="7C4521BC"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032C266E"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r w:rsidR="00A6148E" w:rsidRPr="00A6148E" w14:paraId="665D4AC5" w14:textId="77777777" w:rsidTr="0075155C">
        <w:tc>
          <w:tcPr>
            <w:tcW w:w="1761" w:type="dxa"/>
          </w:tcPr>
          <w:p w14:paraId="3B636C9A"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lastRenderedPageBreak/>
              <w:t>txt</w:t>
            </w:r>
            <w:r w:rsidRPr="00A6148E">
              <w:rPr>
                <w:sz w:val="20"/>
                <w:szCs w:val="20"/>
                <w:lang w:val="en-US" w:eastAsia="en-US"/>
              </w:rPr>
              <w:t xml:space="preserve"> </w:t>
            </w:r>
          </w:p>
        </w:tc>
        <w:tc>
          <w:tcPr>
            <w:tcW w:w="6561" w:type="dxa"/>
          </w:tcPr>
          <w:p w14:paraId="704A1D92"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data to export </w:t>
            </w:r>
          </w:p>
        </w:tc>
      </w:tr>
    </w:tbl>
    <w:p w14:paraId="240A5497" w14:textId="77777777" w:rsidR="00A6148E" w:rsidRPr="00A6148E" w:rsidRDefault="00A6148E" w:rsidP="00A6148E">
      <w:pPr>
        <w:pBdr>
          <w:bottom w:val="single" w:sz="2" w:space="1" w:color="auto"/>
        </w:pBdr>
        <w:autoSpaceDE w:val="0"/>
        <w:autoSpaceDN w:val="0"/>
        <w:rPr>
          <w:rFonts w:ascii="Arial" w:hAnsi="Arial" w:cs="Arial"/>
          <w:b/>
          <w:bCs/>
          <w:sz w:val="20"/>
          <w:szCs w:val="20"/>
          <w:lang w:val="en-US" w:eastAsia="en-US"/>
        </w:rPr>
      </w:pPr>
    </w:p>
    <w:p w14:paraId="3B5BE359"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t>The documentation for this class was generated from the following file:</w:t>
      </w:r>
    </w:p>
    <w:p w14:paraId="4F2D938A" w14:textId="77777777" w:rsidR="00A6148E" w:rsidRPr="00A6148E" w:rsidRDefault="00A6148E" w:rsidP="00A6148E">
      <w:pPr>
        <w:tabs>
          <w:tab w:val="num" w:pos="720"/>
        </w:tabs>
        <w:autoSpaceDE w:val="0"/>
        <w:autoSpaceDN w:val="0"/>
        <w:ind w:left="720" w:hanging="360"/>
        <w:rPr>
          <w:sz w:val="20"/>
          <w:szCs w:val="20"/>
          <w:lang w:val="en-US" w:eastAsia="en-US"/>
        </w:rPr>
      </w:pPr>
      <w:r w:rsidRPr="00A6148E">
        <w:rPr>
          <w:sz w:val="20"/>
          <w:szCs w:val="20"/>
          <w:lang w:val="en-US" w:eastAsia="en-US"/>
        </w:rPr>
        <w:t>Test6/csvExport.py</w:t>
      </w:r>
    </w:p>
    <w:p w14:paraId="2281F68B"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6EDBEB10" w14:textId="77777777" w:rsidR="00A6148E" w:rsidRPr="00A6148E" w:rsidRDefault="00A6148E" w:rsidP="00A6148E">
      <w:pPr>
        <w:widowControl w:val="0"/>
        <w:autoSpaceDE w:val="0"/>
        <w:autoSpaceDN w:val="0"/>
        <w:adjustRightInd w:val="0"/>
        <w:rPr>
          <w:lang w:val="en-US" w:eastAsia="en-US"/>
        </w:rPr>
        <w:sectPr w:rsidR="00A6148E" w:rsidRPr="00A6148E" w:rsidSect="00A6148E">
          <w:footerReference w:type="default" r:id="rId48"/>
          <w:type w:val="continuous"/>
          <w:pgSz w:w="12240" w:h="15840"/>
          <w:pgMar w:top="1440" w:right="1440" w:bottom="1440" w:left="1440" w:header="720" w:footer="720" w:gutter="0"/>
          <w:cols w:space="720"/>
          <w:noEndnote/>
        </w:sectPr>
      </w:pPr>
    </w:p>
    <w:p w14:paraId="05D5CA57" w14:textId="77777777" w:rsidR="00A6148E" w:rsidRPr="00A6148E" w:rsidRDefault="00A6148E" w:rsidP="00A6148E">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A6148E">
        <w:rPr>
          <w:rFonts w:ascii="Arial" w:hAnsi="Arial" w:cs="Arial"/>
          <w:b/>
          <w:bCs/>
          <w:sz w:val="20"/>
          <w:szCs w:val="20"/>
          <w:lang w:val="en-US" w:eastAsia="en-US"/>
        </w:rPr>
        <w:lastRenderedPageBreak/>
        <w:t>server.Imu Class Reference</w:t>
      </w:r>
    </w:p>
    <w:p w14:paraId="75C01317" w14:textId="77777777" w:rsidR="00A6148E" w:rsidRPr="00A6148E" w:rsidRDefault="00A6148E" w:rsidP="00A6148E">
      <w:pPr>
        <w:widowControl w:val="0"/>
        <w:autoSpaceDE w:val="0"/>
        <w:autoSpaceDN w:val="0"/>
        <w:adjustRightInd w:val="0"/>
        <w:rPr>
          <w:lang w:val="en-US" w:eastAsia="en-US"/>
        </w:rPr>
      </w:pPr>
      <w:r w:rsidRPr="00A6148E">
        <w:rPr>
          <w:lang w:val="en-US" w:eastAsia="en-US"/>
        </w:rPr>
        <w:fldChar w:fldCharType="begin"/>
      </w:r>
      <w:r w:rsidRPr="00A6148E">
        <w:rPr>
          <w:lang w:val="en-US" w:eastAsia="en-US"/>
        </w:rPr>
        <w:instrText>tc  \l 2 "server.Imu"</w:instrText>
      </w:r>
      <w:r w:rsidRPr="00A6148E">
        <w:rPr>
          <w:lang w:val="en-US" w:eastAsia="en-US"/>
        </w:rPr>
        <w:fldChar w:fldCharType="end"/>
      </w:r>
      <w:r w:rsidRPr="00A6148E">
        <w:rPr>
          <w:lang w:val="en-US" w:eastAsia="en-US"/>
        </w:rPr>
        <w:fldChar w:fldCharType="begin"/>
      </w:r>
      <w:r w:rsidRPr="00A6148E">
        <w:rPr>
          <w:lang w:val="en-US" w:eastAsia="en-US"/>
        </w:rPr>
        <w:instrText>xe "server.Imu"</w:instrText>
      </w:r>
      <w:r w:rsidRPr="00A6148E">
        <w:rPr>
          <w:lang w:val="en-US" w:eastAsia="en-US"/>
        </w:rPr>
        <w:fldChar w:fldCharType="end"/>
      </w:r>
      <w:bookmarkStart w:id="841" w:name="AAAAAAAACC"/>
      <w:bookmarkEnd w:id="841"/>
    </w:p>
    <w:p w14:paraId="64A94EFE" w14:textId="77777777" w:rsidR="00A6148E" w:rsidRPr="00A6148E" w:rsidRDefault="00A6148E" w:rsidP="00A6148E">
      <w:pPr>
        <w:widowControl w:val="0"/>
        <w:autoSpaceDE w:val="0"/>
        <w:autoSpaceDN w:val="0"/>
        <w:adjustRightInd w:val="0"/>
        <w:rPr>
          <w:lang w:val="en-US" w:eastAsia="en-US"/>
        </w:rPr>
      </w:pPr>
      <w:r w:rsidRPr="00A6148E">
        <w:rPr>
          <w:sz w:val="20"/>
          <w:szCs w:val="20"/>
          <w:lang w:val="en-US" w:eastAsia="en-US"/>
        </w:rPr>
        <w:t xml:space="preserve">IMU class to access data. </w:t>
      </w:r>
    </w:p>
    <w:p w14:paraId="4E484701" w14:textId="77777777" w:rsidR="00A6148E" w:rsidRPr="00A6148E" w:rsidRDefault="00A6148E" w:rsidP="00A6148E">
      <w:pPr>
        <w:widowControl w:val="0"/>
        <w:autoSpaceDE w:val="0"/>
        <w:autoSpaceDN w:val="0"/>
        <w:adjustRightInd w:val="0"/>
        <w:rPr>
          <w:lang w:val="en-US" w:eastAsia="en-US"/>
        </w:rPr>
      </w:pPr>
      <w:r w:rsidRPr="00A6148E">
        <w:rPr>
          <w:lang w:val="en-US" w:eastAsia="en-US"/>
        </w:rPr>
        <w:t>Inheritance diagram for server.Imu:</w:t>
      </w:r>
    </w:p>
    <w:p w14:paraId="45D8DE4F" w14:textId="77777777" w:rsidR="00A6148E" w:rsidRPr="00A6148E" w:rsidRDefault="00A6148E" w:rsidP="00A6148E">
      <w:pPr>
        <w:widowControl w:val="0"/>
        <w:autoSpaceDE w:val="0"/>
        <w:autoSpaceDN w:val="0"/>
        <w:adjustRightInd w:val="0"/>
        <w:jc w:val="center"/>
        <w:rPr>
          <w:lang w:val="en-US" w:eastAsia="en-US"/>
        </w:rPr>
      </w:pPr>
      <w:r w:rsidRPr="00A6148E">
        <w:rPr>
          <w:noProof/>
          <w:lang w:val="en-US" w:eastAsia="en-US"/>
        </w:rPr>
        <w:drawing>
          <wp:inline distT="0" distB="0" distL="0" distR="0" wp14:anchorId="15A458AE" wp14:editId="5CEABB04">
            <wp:extent cx="1371600" cy="1066800"/>
            <wp:effectExtent l="0" t="0" r="0" b="0"/>
            <wp:docPr id="12" name="Imagen 12" descr="classserver_1_1_imu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server_1_1_imu__inherit__graph.pn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1371600" cy="1066800"/>
                    </a:xfrm>
                    <a:prstGeom prst="rect">
                      <a:avLst/>
                    </a:prstGeom>
                    <a:noFill/>
                    <a:ln>
                      <a:noFill/>
                    </a:ln>
                  </pic:spPr>
                </pic:pic>
              </a:graphicData>
            </a:graphic>
          </wp:inline>
        </w:drawing>
      </w:r>
    </w:p>
    <w:p w14:paraId="2BD55A96" w14:textId="77777777" w:rsidR="00A6148E" w:rsidRPr="00A6148E" w:rsidRDefault="00A6148E" w:rsidP="00A6148E">
      <w:pPr>
        <w:widowControl w:val="0"/>
        <w:autoSpaceDE w:val="0"/>
        <w:autoSpaceDN w:val="0"/>
        <w:adjustRightInd w:val="0"/>
        <w:rPr>
          <w:lang w:val="en-US" w:eastAsia="en-US"/>
        </w:rPr>
      </w:pPr>
    </w:p>
    <w:p w14:paraId="3300F6D2" w14:textId="77777777" w:rsidR="00A6148E" w:rsidRPr="00A6148E" w:rsidRDefault="00A6148E" w:rsidP="00A6148E">
      <w:pPr>
        <w:widowControl w:val="0"/>
        <w:autoSpaceDE w:val="0"/>
        <w:autoSpaceDN w:val="0"/>
        <w:adjustRightInd w:val="0"/>
        <w:rPr>
          <w:lang w:val="en-US" w:eastAsia="en-US"/>
        </w:rPr>
      </w:pPr>
      <w:r w:rsidRPr="00A6148E">
        <w:rPr>
          <w:lang w:val="en-US" w:eastAsia="en-US"/>
        </w:rPr>
        <w:t>Collaboration diagram for server.Imu:</w:t>
      </w:r>
    </w:p>
    <w:p w14:paraId="4709B752" w14:textId="77777777" w:rsidR="00A6148E" w:rsidRPr="00A6148E" w:rsidRDefault="00A6148E" w:rsidP="00A6148E">
      <w:pPr>
        <w:widowControl w:val="0"/>
        <w:autoSpaceDE w:val="0"/>
        <w:autoSpaceDN w:val="0"/>
        <w:adjustRightInd w:val="0"/>
        <w:jc w:val="center"/>
        <w:rPr>
          <w:lang w:val="en-US" w:eastAsia="en-US"/>
        </w:rPr>
      </w:pPr>
      <w:r w:rsidRPr="00A6148E">
        <w:rPr>
          <w:noProof/>
          <w:lang w:val="en-US" w:eastAsia="en-US"/>
        </w:rPr>
        <w:drawing>
          <wp:inline distT="0" distB="0" distL="0" distR="0" wp14:anchorId="34155DF3" wp14:editId="32C1F06C">
            <wp:extent cx="1371600" cy="1066800"/>
            <wp:effectExtent l="0" t="0" r="0" b="0"/>
            <wp:docPr id="15" name="Imagen 15" descr="classserver_1_1_imu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server_1_1_imu__coll__graph.png"/>
                    <pic:cNvPicPr>
                      <a:picLocks noChangeAspect="1" noChangeArrowheads="1"/>
                    </pic:cNvPicPr>
                  </pic:nvPicPr>
                  <pic:blipFill>
                    <a:blip r:link="rId50">
                      <a:extLst>
                        <a:ext uri="{28A0092B-C50C-407E-A947-70E740481C1C}">
                          <a14:useLocalDpi xmlns:a14="http://schemas.microsoft.com/office/drawing/2010/main" val="0"/>
                        </a:ext>
                      </a:extLst>
                    </a:blip>
                    <a:srcRect/>
                    <a:stretch>
                      <a:fillRect/>
                    </a:stretch>
                  </pic:blipFill>
                  <pic:spPr bwMode="auto">
                    <a:xfrm>
                      <a:off x="0" y="0"/>
                      <a:ext cx="1371600" cy="1066800"/>
                    </a:xfrm>
                    <a:prstGeom prst="rect">
                      <a:avLst/>
                    </a:prstGeom>
                    <a:noFill/>
                    <a:ln>
                      <a:noFill/>
                    </a:ln>
                  </pic:spPr>
                </pic:pic>
              </a:graphicData>
            </a:graphic>
          </wp:inline>
        </w:drawing>
      </w:r>
    </w:p>
    <w:p w14:paraId="5ACAA73E" w14:textId="77777777" w:rsidR="00A6148E" w:rsidRPr="00A6148E" w:rsidRDefault="00A6148E" w:rsidP="00A6148E">
      <w:pPr>
        <w:widowControl w:val="0"/>
        <w:autoSpaceDE w:val="0"/>
        <w:autoSpaceDN w:val="0"/>
        <w:adjustRightInd w:val="0"/>
        <w:rPr>
          <w:lang w:val="en-US" w:eastAsia="en-US"/>
        </w:rPr>
      </w:pPr>
    </w:p>
    <w:p w14:paraId="2B7EE94A"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Public Member Functions</w:t>
      </w:r>
    </w:p>
    <w:p w14:paraId="3EC887B6"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onJoin</w:t>
      </w:r>
    </w:p>
    <w:p w14:paraId="2E0B2410"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onJoin event (server connected) </w:t>
      </w:r>
    </w:p>
    <w:p w14:paraId="7C735692"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onLeave</w:t>
      </w:r>
    </w:p>
    <w:p w14:paraId="6FCD1A4B"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onLeave event (server disconnected) </w:t>
      </w:r>
    </w:p>
    <w:p w14:paraId="2A76A7CF"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test</w:t>
      </w:r>
    </w:p>
    <w:p w14:paraId="25106DB8"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test function </w:t>
      </w:r>
    </w:p>
    <w:p w14:paraId="024DE432"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detectImu</w:t>
      </w:r>
    </w:p>
    <w:p w14:paraId="0137F60F"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Detects the number of connected IMUs. </w:t>
      </w:r>
    </w:p>
    <w:p w14:paraId="5AE75127"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setFileName</w:t>
      </w:r>
    </w:p>
    <w:p w14:paraId="77211C60"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Sets filename for the CSV export. </w:t>
      </w:r>
    </w:p>
    <w:p w14:paraId="4C4A8C74"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getFileName</w:t>
      </w:r>
    </w:p>
    <w:p w14:paraId="62FB2876"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Gets filename of the current CSV export. </w:t>
      </w:r>
    </w:p>
    <w:p w14:paraId="584C2D67"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startImu</w:t>
      </w:r>
    </w:p>
    <w:p w14:paraId="7D76AFE4"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Starts adquisition. </w:t>
      </w:r>
    </w:p>
    <w:p w14:paraId="4D46B81C"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stoptImu</w:t>
      </w:r>
    </w:p>
    <w:p w14:paraId="2D11F4CC"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Stops adquisition. </w:t>
      </w:r>
    </w:p>
    <w:p w14:paraId="24E8FBCB"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getImuData</w:t>
      </w:r>
    </w:p>
    <w:p w14:paraId="191071BE"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Get data. </w:t>
      </w:r>
    </w:p>
    <w:p w14:paraId="26E83515"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Public Attributes</w:t>
      </w:r>
    </w:p>
    <w:p w14:paraId="35491CCE"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app</w:t>
      </w:r>
      <w:bookmarkStart w:id="842" w:name="AAAAAAAACD"/>
      <w:bookmarkEnd w:id="842"/>
    </w:p>
    <w:p w14:paraId="50E2CAD3" w14:textId="77777777" w:rsidR="00A6148E" w:rsidRPr="00A6148E" w:rsidRDefault="00A6148E" w:rsidP="00A6148E">
      <w:pPr>
        <w:pBdr>
          <w:bottom w:val="single" w:sz="2" w:space="1" w:color="auto"/>
        </w:pBdr>
        <w:autoSpaceDE w:val="0"/>
        <w:autoSpaceDN w:val="0"/>
        <w:rPr>
          <w:lang w:val="en-US" w:eastAsia="en-US"/>
        </w:rPr>
      </w:pPr>
    </w:p>
    <w:p w14:paraId="278BDF24"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Detailed Description</w:t>
      </w:r>
    </w:p>
    <w:p w14:paraId="3BFC1D6D" w14:textId="77777777" w:rsidR="00A6148E" w:rsidRPr="00A6148E" w:rsidRDefault="00A6148E" w:rsidP="00A6148E">
      <w:pPr>
        <w:autoSpaceDE w:val="0"/>
        <w:autoSpaceDN w:val="0"/>
        <w:adjustRightInd w:val="0"/>
        <w:spacing w:before="30" w:after="60"/>
        <w:jc w:val="both"/>
        <w:rPr>
          <w:sz w:val="22"/>
          <w:szCs w:val="22"/>
          <w:lang w:val="en-US" w:eastAsia="en-US"/>
        </w:rPr>
      </w:pPr>
      <w:r w:rsidRPr="00A6148E">
        <w:rPr>
          <w:sz w:val="22"/>
          <w:szCs w:val="22"/>
          <w:lang w:val="en-US" w:eastAsia="en-US"/>
        </w:rPr>
        <w:t xml:space="preserve">IMU class to access data. </w:t>
      </w:r>
    </w:p>
    <w:p w14:paraId="5201C506" w14:textId="77777777" w:rsidR="00A6148E" w:rsidRPr="00A6148E" w:rsidRDefault="00A6148E" w:rsidP="00A6148E">
      <w:pPr>
        <w:autoSpaceDE w:val="0"/>
        <w:autoSpaceDN w:val="0"/>
        <w:adjustRightInd w:val="0"/>
        <w:spacing w:before="30" w:after="60"/>
        <w:jc w:val="both"/>
        <w:rPr>
          <w:sz w:val="22"/>
          <w:szCs w:val="22"/>
          <w:lang w:val="en-US" w:eastAsia="en-US"/>
        </w:rPr>
      </w:pPr>
      <w:r w:rsidRPr="00A6148E">
        <w:rPr>
          <w:sz w:val="22"/>
          <w:szCs w:val="22"/>
          <w:lang w:val="en-US" w:eastAsia="en-US"/>
        </w:rPr>
        <w:t xml:space="preserve">Defines callbacks and register events for WAMP server </w:t>
      </w:r>
    </w:p>
    <w:p w14:paraId="28F05CA2"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lastRenderedPageBreak/>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647E4820" w14:textId="77777777" w:rsidTr="0075155C">
        <w:tc>
          <w:tcPr>
            <w:tcW w:w="1761" w:type="dxa"/>
          </w:tcPr>
          <w:p w14:paraId="281E8A72"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ApplicationSession</w:t>
            </w:r>
            <w:r w:rsidRPr="00A6148E">
              <w:rPr>
                <w:sz w:val="20"/>
                <w:szCs w:val="20"/>
                <w:lang w:val="en-US" w:eastAsia="en-US"/>
              </w:rPr>
              <w:t xml:space="preserve"> </w:t>
            </w:r>
          </w:p>
        </w:tc>
        <w:tc>
          <w:tcPr>
            <w:tcW w:w="6561" w:type="dxa"/>
          </w:tcPr>
          <w:p w14:paraId="36B1F7DA"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WAMP instance </w:t>
            </w:r>
          </w:p>
        </w:tc>
      </w:tr>
    </w:tbl>
    <w:p w14:paraId="5BA1DCF9" w14:textId="77777777" w:rsidR="00A6148E" w:rsidRPr="00A6148E" w:rsidRDefault="00A6148E" w:rsidP="00A6148E">
      <w:pPr>
        <w:pBdr>
          <w:bottom w:val="single" w:sz="2" w:space="1" w:color="auto"/>
        </w:pBdr>
        <w:autoSpaceDE w:val="0"/>
        <w:autoSpaceDN w:val="0"/>
        <w:rPr>
          <w:lang w:val="en-US" w:eastAsia="en-US"/>
        </w:rPr>
      </w:pPr>
    </w:p>
    <w:p w14:paraId="6BA72521"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Member Function Documentation</w:t>
      </w:r>
    </w:p>
    <w:p w14:paraId="064859AE"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lang w:val="en-US" w:eastAsia="en-US"/>
        </w:rPr>
        <w:fldChar w:fldCharType="begin"/>
      </w:r>
      <w:r w:rsidRPr="00A6148E">
        <w:rPr>
          <w:rFonts w:ascii="Calibri" w:hAnsi="Calibri"/>
          <w:b/>
          <w:bCs/>
          <w:lang w:val="en-US" w:eastAsia="en-US"/>
        </w:rPr>
        <w:instrText>xe "detectImu:server\:\:Imu"</w:instrText>
      </w:r>
      <w:r w:rsidRPr="00A6148E">
        <w:rPr>
          <w:rFonts w:ascii="Calibri" w:hAnsi="Calibri"/>
          <w:b/>
          <w:bCs/>
          <w:lang w:val="en-US" w:eastAsia="en-US"/>
        </w:rPr>
        <w:fldChar w:fldCharType="end"/>
      </w:r>
      <w:r w:rsidRPr="00A6148E">
        <w:rPr>
          <w:rFonts w:ascii="Calibri" w:hAnsi="Calibri"/>
          <w:b/>
          <w:bCs/>
          <w:lang w:val="en-US" w:eastAsia="en-US"/>
        </w:rPr>
        <w:fldChar w:fldCharType="begin"/>
      </w:r>
      <w:r w:rsidRPr="00A6148E">
        <w:rPr>
          <w:rFonts w:ascii="Calibri" w:hAnsi="Calibri"/>
          <w:b/>
          <w:bCs/>
          <w:lang w:val="en-US" w:eastAsia="en-US"/>
        </w:rPr>
        <w:instrText>xe "server\:\:Imu:detectImu"</w:instrText>
      </w:r>
      <w:r w:rsidRPr="00A6148E">
        <w:rPr>
          <w:rFonts w:ascii="Calibri" w:hAnsi="Calibri"/>
          <w:b/>
          <w:bCs/>
          <w:lang w:val="en-US" w:eastAsia="en-US"/>
        </w:rPr>
        <w:fldChar w:fldCharType="end"/>
      </w:r>
      <w:r w:rsidRPr="00A6148E">
        <w:rPr>
          <w:rFonts w:ascii="Calibri" w:hAnsi="Calibri"/>
          <w:b/>
          <w:bCs/>
          <w:sz w:val="22"/>
          <w:szCs w:val="22"/>
          <w:lang w:val="en-US" w:eastAsia="en-US"/>
        </w:rPr>
        <w:t xml:space="preserve">def server.Imu.detectImu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arg</w:t>
      </w:r>
      <w:r w:rsidRPr="00A6148E">
        <w:rPr>
          <w:rFonts w:ascii="Calibri" w:hAnsi="Calibri"/>
          <w:b/>
          <w:bCs/>
          <w:sz w:val="22"/>
          <w:szCs w:val="22"/>
          <w:lang w:val="en-US" w:eastAsia="en-US"/>
        </w:rPr>
        <w:t xml:space="preserve"> = </w:t>
      </w:r>
      <w:r w:rsidRPr="00A6148E">
        <w:rPr>
          <w:rFonts w:ascii="Courier New" w:hAnsi="Courier New" w:cs="Courier New"/>
          <w:b/>
          <w:bCs/>
          <w:sz w:val="22"/>
          <w:szCs w:val="22"/>
          <w:lang w:val="en-US" w:eastAsia="en-US"/>
        </w:rPr>
        <w:t>None</w:t>
      </w:r>
      <w:r w:rsidRPr="00A6148E">
        <w:rPr>
          <w:rFonts w:ascii="Calibri" w:hAnsi="Calibri"/>
          <w:b/>
          <w:bCs/>
          <w:sz w:val="22"/>
          <w:szCs w:val="22"/>
          <w:lang w:val="en-US" w:eastAsia="en-US"/>
        </w:rPr>
        <w:t>)</w:t>
      </w:r>
    </w:p>
    <w:p w14:paraId="20A510E6" w14:textId="77777777" w:rsidR="00A6148E" w:rsidRPr="00A6148E" w:rsidRDefault="00A6148E" w:rsidP="00A6148E">
      <w:pPr>
        <w:autoSpaceDE w:val="0"/>
        <w:autoSpaceDN w:val="0"/>
        <w:spacing w:before="30" w:after="60"/>
        <w:ind w:left="360"/>
        <w:jc w:val="both"/>
        <w:rPr>
          <w:sz w:val="20"/>
          <w:szCs w:val="20"/>
          <w:lang w:val="en-US" w:eastAsia="en-US"/>
        </w:rPr>
      </w:pPr>
      <w:bookmarkStart w:id="843" w:name="AAAAAAAACE"/>
      <w:bookmarkEnd w:id="843"/>
    </w:p>
    <w:p w14:paraId="7786133B"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Detects the number of connected IMUs. </w:t>
      </w:r>
    </w:p>
    <w:p w14:paraId="6D9CA9CE" w14:textId="77777777" w:rsidR="00A6148E" w:rsidRPr="00A6148E" w:rsidRDefault="00A6148E" w:rsidP="00A6148E">
      <w:pPr>
        <w:autoSpaceDE w:val="0"/>
        <w:autoSpaceDN w:val="0"/>
        <w:spacing w:before="30" w:after="60"/>
        <w:ind w:left="360"/>
        <w:jc w:val="both"/>
        <w:rPr>
          <w:sz w:val="22"/>
          <w:szCs w:val="22"/>
          <w:lang w:val="en-US" w:eastAsia="en-US"/>
        </w:rPr>
      </w:pPr>
    </w:p>
    <w:p w14:paraId="2E2B28EA"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5AC86049" w14:textId="77777777" w:rsidTr="0075155C">
        <w:tc>
          <w:tcPr>
            <w:tcW w:w="1761" w:type="dxa"/>
          </w:tcPr>
          <w:p w14:paraId="48CD7432"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0CEF7E2E"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r w:rsidR="00A6148E" w:rsidRPr="008662F3" w14:paraId="63955837" w14:textId="77777777" w:rsidTr="0075155C">
        <w:tc>
          <w:tcPr>
            <w:tcW w:w="1761" w:type="dxa"/>
          </w:tcPr>
          <w:p w14:paraId="5422A57D"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arg</w:t>
            </w:r>
            <w:r w:rsidRPr="00A6148E">
              <w:rPr>
                <w:sz w:val="20"/>
                <w:szCs w:val="20"/>
                <w:lang w:val="en-US" w:eastAsia="en-US"/>
              </w:rPr>
              <w:t xml:space="preserve"> </w:t>
            </w:r>
          </w:p>
        </w:tc>
        <w:tc>
          <w:tcPr>
            <w:tcW w:w="6561" w:type="dxa"/>
          </w:tcPr>
          <w:p w14:paraId="50338580"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Expected data from the WebSocket </w:t>
            </w:r>
          </w:p>
        </w:tc>
      </w:tr>
    </w:tbl>
    <w:p w14:paraId="73661237"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Returns:</w:t>
      </w:r>
    </w:p>
    <w:p w14:paraId="2DD5B8D3" w14:textId="77777777" w:rsidR="00A6148E" w:rsidRPr="00A6148E" w:rsidRDefault="00A6148E" w:rsidP="00A6148E">
      <w:pPr>
        <w:autoSpaceDE w:val="0"/>
        <w:autoSpaceDN w:val="0"/>
        <w:ind w:left="720"/>
        <w:rPr>
          <w:sz w:val="20"/>
          <w:szCs w:val="20"/>
          <w:lang w:val="en-US" w:eastAsia="en-US"/>
        </w:rPr>
      </w:pPr>
      <w:r w:rsidRPr="00A6148E">
        <w:rPr>
          <w:sz w:val="20"/>
          <w:szCs w:val="20"/>
          <w:lang w:val="en-US" w:eastAsia="en-US"/>
        </w:rPr>
        <w:t xml:space="preserve">number of IMUs detected </w:t>
      </w:r>
    </w:p>
    <w:p w14:paraId="7B203F68"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"getFileName:server\:\:Imu"</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"server\:\:Imu:getFileName"</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server.Imu.getFileName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arg</w:t>
      </w:r>
      <w:r w:rsidRPr="00A6148E">
        <w:rPr>
          <w:rFonts w:ascii="Calibri" w:hAnsi="Calibri"/>
          <w:b/>
          <w:bCs/>
          <w:sz w:val="22"/>
          <w:szCs w:val="22"/>
          <w:lang w:val="en-US" w:eastAsia="en-US"/>
        </w:rPr>
        <w:t xml:space="preserve"> = </w:t>
      </w:r>
      <w:r w:rsidRPr="00A6148E">
        <w:rPr>
          <w:rFonts w:ascii="Courier New" w:hAnsi="Courier New" w:cs="Courier New"/>
          <w:b/>
          <w:bCs/>
          <w:sz w:val="22"/>
          <w:szCs w:val="22"/>
          <w:lang w:val="en-US" w:eastAsia="en-US"/>
        </w:rPr>
        <w:t>None</w:t>
      </w:r>
      <w:r w:rsidRPr="00A6148E">
        <w:rPr>
          <w:rFonts w:ascii="Calibri" w:hAnsi="Calibri"/>
          <w:b/>
          <w:bCs/>
          <w:sz w:val="22"/>
          <w:szCs w:val="22"/>
          <w:lang w:val="en-US" w:eastAsia="en-US"/>
        </w:rPr>
        <w:t>)</w:t>
      </w:r>
    </w:p>
    <w:p w14:paraId="1F2D60EF" w14:textId="77777777" w:rsidR="00A6148E" w:rsidRPr="00A6148E" w:rsidRDefault="00A6148E" w:rsidP="00A6148E">
      <w:pPr>
        <w:autoSpaceDE w:val="0"/>
        <w:autoSpaceDN w:val="0"/>
        <w:spacing w:before="30" w:after="60"/>
        <w:ind w:left="360"/>
        <w:jc w:val="both"/>
        <w:rPr>
          <w:sz w:val="20"/>
          <w:szCs w:val="20"/>
          <w:lang w:val="en-US" w:eastAsia="en-US"/>
        </w:rPr>
      </w:pPr>
      <w:bookmarkStart w:id="844" w:name="AAAAAAAACF"/>
      <w:bookmarkEnd w:id="844"/>
    </w:p>
    <w:p w14:paraId="2AEC76E2"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Gets filename of the current CSV export. </w:t>
      </w:r>
    </w:p>
    <w:p w14:paraId="4C998F92" w14:textId="77777777" w:rsidR="00A6148E" w:rsidRPr="00A6148E" w:rsidRDefault="00A6148E" w:rsidP="00A6148E">
      <w:pPr>
        <w:autoSpaceDE w:val="0"/>
        <w:autoSpaceDN w:val="0"/>
        <w:spacing w:before="30" w:after="60"/>
        <w:ind w:left="360"/>
        <w:jc w:val="both"/>
        <w:rPr>
          <w:sz w:val="22"/>
          <w:szCs w:val="22"/>
          <w:lang w:val="en-US" w:eastAsia="en-US"/>
        </w:rPr>
      </w:pPr>
    </w:p>
    <w:p w14:paraId="3A25BB37"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10442D17" w14:textId="77777777" w:rsidTr="0075155C">
        <w:tc>
          <w:tcPr>
            <w:tcW w:w="1761" w:type="dxa"/>
          </w:tcPr>
          <w:p w14:paraId="548C0B64"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1B9DD013"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r w:rsidR="00A6148E" w:rsidRPr="008662F3" w14:paraId="2D1A6EB7" w14:textId="77777777" w:rsidTr="0075155C">
        <w:tc>
          <w:tcPr>
            <w:tcW w:w="1761" w:type="dxa"/>
          </w:tcPr>
          <w:p w14:paraId="22828A13"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arg</w:t>
            </w:r>
            <w:r w:rsidRPr="00A6148E">
              <w:rPr>
                <w:sz w:val="20"/>
                <w:szCs w:val="20"/>
                <w:lang w:val="en-US" w:eastAsia="en-US"/>
              </w:rPr>
              <w:t xml:space="preserve"> </w:t>
            </w:r>
          </w:p>
        </w:tc>
        <w:tc>
          <w:tcPr>
            <w:tcW w:w="6561" w:type="dxa"/>
          </w:tcPr>
          <w:p w14:paraId="04F7AFA8"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Expected data from the WebSocket </w:t>
            </w:r>
          </w:p>
        </w:tc>
      </w:tr>
    </w:tbl>
    <w:p w14:paraId="6A161C2C"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Returns:</w:t>
      </w:r>
    </w:p>
    <w:p w14:paraId="6D43BEF0" w14:textId="77777777" w:rsidR="00A6148E" w:rsidRPr="00A6148E" w:rsidRDefault="00A6148E" w:rsidP="00A6148E">
      <w:pPr>
        <w:autoSpaceDE w:val="0"/>
        <w:autoSpaceDN w:val="0"/>
        <w:ind w:left="720"/>
        <w:rPr>
          <w:sz w:val="20"/>
          <w:szCs w:val="20"/>
          <w:lang w:val="en-US" w:eastAsia="en-US"/>
        </w:rPr>
      </w:pPr>
      <w:r w:rsidRPr="00A6148E">
        <w:rPr>
          <w:sz w:val="20"/>
          <w:szCs w:val="20"/>
          <w:lang w:val="en-US" w:eastAsia="en-US"/>
        </w:rPr>
        <w:t xml:space="preserve">file name </w:t>
      </w:r>
    </w:p>
    <w:p w14:paraId="5B010029"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"getImuData:server\:\:Imu"</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"server\:\:Imu:getImuData"</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server.Imu.getImuData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arg</w:t>
      </w:r>
      <w:r w:rsidRPr="00A6148E">
        <w:rPr>
          <w:rFonts w:ascii="Calibri" w:hAnsi="Calibri"/>
          <w:b/>
          <w:bCs/>
          <w:sz w:val="22"/>
          <w:szCs w:val="22"/>
          <w:lang w:val="en-US" w:eastAsia="en-US"/>
        </w:rPr>
        <w:t xml:space="preserve"> = </w:t>
      </w:r>
      <w:r w:rsidRPr="00A6148E">
        <w:rPr>
          <w:rFonts w:ascii="Courier New" w:hAnsi="Courier New" w:cs="Courier New"/>
          <w:b/>
          <w:bCs/>
          <w:sz w:val="22"/>
          <w:szCs w:val="22"/>
          <w:lang w:val="en-US" w:eastAsia="en-US"/>
        </w:rPr>
        <w:t>None</w:t>
      </w:r>
      <w:r w:rsidRPr="00A6148E">
        <w:rPr>
          <w:rFonts w:ascii="Calibri" w:hAnsi="Calibri"/>
          <w:b/>
          <w:bCs/>
          <w:sz w:val="22"/>
          <w:szCs w:val="22"/>
          <w:lang w:val="en-US" w:eastAsia="en-US"/>
        </w:rPr>
        <w:t>)</w:t>
      </w:r>
    </w:p>
    <w:p w14:paraId="50701237" w14:textId="77777777" w:rsidR="00A6148E" w:rsidRPr="00A6148E" w:rsidRDefault="00A6148E" w:rsidP="00A6148E">
      <w:pPr>
        <w:autoSpaceDE w:val="0"/>
        <w:autoSpaceDN w:val="0"/>
        <w:spacing w:before="30" w:after="60"/>
        <w:ind w:left="360"/>
        <w:jc w:val="both"/>
        <w:rPr>
          <w:sz w:val="20"/>
          <w:szCs w:val="20"/>
          <w:lang w:val="en-US" w:eastAsia="en-US"/>
        </w:rPr>
      </w:pPr>
      <w:bookmarkStart w:id="845" w:name="AAAAAAAACG"/>
      <w:bookmarkEnd w:id="845"/>
    </w:p>
    <w:p w14:paraId="7677A257"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Get data. </w:t>
      </w:r>
    </w:p>
    <w:p w14:paraId="669BE60E" w14:textId="77777777" w:rsidR="00A6148E" w:rsidRPr="00A6148E" w:rsidRDefault="00A6148E" w:rsidP="00A6148E">
      <w:pPr>
        <w:autoSpaceDE w:val="0"/>
        <w:autoSpaceDN w:val="0"/>
        <w:spacing w:before="30" w:after="60"/>
        <w:ind w:left="360"/>
        <w:jc w:val="both"/>
        <w:rPr>
          <w:sz w:val="22"/>
          <w:szCs w:val="22"/>
          <w:lang w:val="en-US" w:eastAsia="en-US"/>
        </w:rPr>
      </w:pPr>
      <w:r w:rsidRPr="00A6148E">
        <w:rPr>
          <w:sz w:val="22"/>
          <w:szCs w:val="22"/>
          <w:lang w:val="en-US" w:eastAsia="en-US"/>
        </w:rPr>
        <w:t xml:space="preserve">Gets the current data from the current enabled sensor </w:t>
      </w:r>
    </w:p>
    <w:p w14:paraId="05D58A12"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31C7210B" w14:textId="77777777" w:rsidTr="0075155C">
        <w:tc>
          <w:tcPr>
            <w:tcW w:w="1761" w:type="dxa"/>
          </w:tcPr>
          <w:p w14:paraId="6C1E85FD"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6A07369D"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r w:rsidR="00A6148E" w:rsidRPr="008662F3" w14:paraId="38BE1270" w14:textId="77777777" w:rsidTr="0075155C">
        <w:tc>
          <w:tcPr>
            <w:tcW w:w="1761" w:type="dxa"/>
          </w:tcPr>
          <w:p w14:paraId="3F4B6E13"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arg</w:t>
            </w:r>
            <w:r w:rsidRPr="00A6148E">
              <w:rPr>
                <w:sz w:val="20"/>
                <w:szCs w:val="20"/>
                <w:lang w:val="en-US" w:eastAsia="en-US"/>
              </w:rPr>
              <w:t xml:space="preserve"> </w:t>
            </w:r>
          </w:p>
        </w:tc>
        <w:tc>
          <w:tcPr>
            <w:tcW w:w="6561" w:type="dxa"/>
          </w:tcPr>
          <w:p w14:paraId="4BCAA8E4"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Expected data from the WebSocket </w:t>
            </w:r>
          </w:p>
        </w:tc>
      </w:tr>
    </w:tbl>
    <w:p w14:paraId="6ED623D5"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Returns:</w:t>
      </w:r>
    </w:p>
    <w:p w14:paraId="282997B8" w14:textId="77777777" w:rsidR="00A6148E" w:rsidRPr="00A6148E" w:rsidRDefault="00A6148E" w:rsidP="00A6148E">
      <w:pPr>
        <w:autoSpaceDE w:val="0"/>
        <w:autoSpaceDN w:val="0"/>
        <w:ind w:left="720"/>
        <w:rPr>
          <w:sz w:val="20"/>
          <w:szCs w:val="20"/>
          <w:lang w:val="en-US" w:eastAsia="en-US"/>
        </w:rPr>
      </w:pPr>
      <w:r w:rsidRPr="00A6148E">
        <w:rPr>
          <w:sz w:val="20"/>
          <w:szCs w:val="20"/>
          <w:lang w:val="en-US" w:eastAsia="en-US"/>
        </w:rPr>
        <w:t xml:space="preserve">sensor data </w:t>
      </w:r>
    </w:p>
    <w:p w14:paraId="5EAE32B4"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"onJoin:server\:\:Imu"</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"server\:\:Imu:onJoin"</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server.Imu.onJoin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details</w:t>
      </w:r>
      <w:r w:rsidRPr="00A6148E">
        <w:rPr>
          <w:rFonts w:ascii="Calibri" w:hAnsi="Calibri"/>
          <w:b/>
          <w:bCs/>
          <w:sz w:val="22"/>
          <w:szCs w:val="22"/>
          <w:lang w:val="en-US" w:eastAsia="en-US"/>
        </w:rPr>
        <w:t>)</w:t>
      </w:r>
    </w:p>
    <w:p w14:paraId="5BDBFA75" w14:textId="77777777" w:rsidR="00A6148E" w:rsidRPr="00A6148E" w:rsidRDefault="00A6148E" w:rsidP="00A6148E">
      <w:pPr>
        <w:autoSpaceDE w:val="0"/>
        <w:autoSpaceDN w:val="0"/>
        <w:spacing w:before="30" w:after="60"/>
        <w:ind w:left="360"/>
        <w:jc w:val="both"/>
        <w:rPr>
          <w:sz w:val="20"/>
          <w:szCs w:val="20"/>
          <w:lang w:val="en-US" w:eastAsia="en-US"/>
        </w:rPr>
      </w:pPr>
      <w:bookmarkStart w:id="846" w:name="AAAAAAAACH"/>
      <w:bookmarkEnd w:id="846"/>
    </w:p>
    <w:p w14:paraId="212436E5"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onJoin event (server connected) </w:t>
      </w:r>
    </w:p>
    <w:p w14:paraId="055AA13F" w14:textId="77777777" w:rsidR="00A6148E" w:rsidRPr="00A6148E" w:rsidRDefault="00A6148E" w:rsidP="00A6148E">
      <w:pPr>
        <w:autoSpaceDE w:val="0"/>
        <w:autoSpaceDN w:val="0"/>
        <w:spacing w:before="30" w:after="60"/>
        <w:ind w:left="360"/>
        <w:jc w:val="both"/>
        <w:rPr>
          <w:sz w:val="22"/>
          <w:szCs w:val="22"/>
          <w:lang w:val="en-US" w:eastAsia="en-US"/>
        </w:rPr>
      </w:pPr>
      <w:r w:rsidRPr="00A6148E">
        <w:rPr>
          <w:sz w:val="22"/>
          <w:szCs w:val="22"/>
          <w:lang w:val="en-US" w:eastAsia="en-US"/>
        </w:rPr>
        <w:t xml:space="preserve">Starts the MainProcess when server starts, initing the communication thread with the IMU </w:t>
      </w:r>
    </w:p>
    <w:p w14:paraId="00E8AE41"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2BB5F8E8" w14:textId="77777777" w:rsidTr="0075155C">
        <w:tc>
          <w:tcPr>
            <w:tcW w:w="1761" w:type="dxa"/>
          </w:tcPr>
          <w:p w14:paraId="7971A836"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184F0D17"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r w:rsidR="00A6148E" w:rsidRPr="00A6148E" w14:paraId="681D0465" w14:textId="77777777" w:rsidTr="0075155C">
        <w:tc>
          <w:tcPr>
            <w:tcW w:w="1761" w:type="dxa"/>
          </w:tcPr>
          <w:p w14:paraId="7F1AB60B"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details</w:t>
            </w:r>
            <w:r w:rsidRPr="00A6148E">
              <w:rPr>
                <w:sz w:val="20"/>
                <w:szCs w:val="20"/>
                <w:lang w:val="en-US" w:eastAsia="en-US"/>
              </w:rPr>
              <w:t xml:space="preserve"> </w:t>
            </w:r>
          </w:p>
        </w:tc>
        <w:tc>
          <w:tcPr>
            <w:tcW w:w="6561" w:type="dxa"/>
          </w:tcPr>
          <w:p w14:paraId="3EC6B510"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WAMP data </w:t>
            </w:r>
          </w:p>
        </w:tc>
      </w:tr>
    </w:tbl>
    <w:p w14:paraId="3C3E91E0"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"onLeave:server\:\:Imu"</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"server\:\:Imu:onLeave"</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server.Imu.onLeave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details</w:t>
      </w:r>
      <w:r w:rsidRPr="00A6148E">
        <w:rPr>
          <w:rFonts w:ascii="Calibri" w:hAnsi="Calibri"/>
          <w:b/>
          <w:bCs/>
          <w:sz w:val="22"/>
          <w:szCs w:val="22"/>
          <w:lang w:val="en-US" w:eastAsia="en-US"/>
        </w:rPr>
        <w:t>)</w:t>
      </w:r>
    </w:p>
    <w:p w14:paraId="476F0987" w14:textId="77777777" w:rsidR="00A6148E" w:rsidRPr="00A6148E" w:rsidRDefault="00A6148E" w:rsidP="00A6148E">
      <w:pPr>
        <w:autoSpaceDE w:val="0"/>
        <w:autoSpaceDN w:val="0"/>
        <w:spacing w:before="30" w:after="60"/>
        <w:ind w:left="360"/>
        <w:jc w:val="both"/>
        <w:rPr>
          <w:sz w:val="20"/>
          <w:szCs w:val="20"/>
          <w:lang w:val="en-US" w:eastAsia="en-US"/>
        </w:rPr>
      </w:pPr>
      <w:bookmarkStart w:id="847" w:name="AAAAAAAACI"/>
      <w:bookmarkEnd w:id="847"/>
    </w:p>
    <w:p w14:paraId="09CD6101"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onLeave event (server disconnected) </w:t>
      </w:r>
    </w:p>
    <w:p w14:paraId="270F187D" w14:textId="77777777" w:rsidR="00A6148E" w:rsidRPr="00A6148E" w:rsidRDefault="00A6148E" w:rsidP="00A6148E">
      <w:pPr>
        <w:autoSpaceDE w:val="0"/>
        <w:autoSpaceDN w:val="0"/>
        <w:spacing w:before="30" w:after="60"/>
        <w:ind w:left="360"/>
        <w:jc w:val="both"/>
        <w:rPr>
          <w:sz w:val="22"/>
          <w:szCs w:val="22"/>
          <w:lang w:val="en-US" w:eastAsia="en-US"/>
        </w:rPr>
      </w:pPr>
      <w:r w:rsidRPr="00A6148E">
        <w:rPr>
          <w:sz w:val="22"/>
          <w:szCs w:val="22"/>
          <w:lang w:val="en-US" w:eastAsia="en-US"/>
        </w:rPr>
        <w:t xml:space="preserve">Stops the MainProcess when server stops. </w:t>
      </w:r>
    </w:p>
    <w:p w14:paraId="092B44F0"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1608F759" w14:textId="77777777" w:rsidTr="0075155C">
        <w:tc>
          <w:tcPr>
            <w:tcW w:w="1761" w:type="dxa"/>
          </w:tcPr>
          <w:p w14:paraId="5C005047"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13148A43"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r w:rsidR="00A6148E" w:rsidRPr="00A6148E" w14:paraId="0412426E" w14:textId="77777777" w:rsidTr="0075155C">
        <w:tc>
          <w:tcPr>
            <w:tcW w:w="1761" w:type="dxa"/>
          </w:tcPr>
          <w:p w14:paraId="7105BDFD"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details</w:t>
            </w:r>
            <w:r w:rsidRPr="00A6148E">
              <w:rPr>
                <w:sz w:val="20"/>
                <w:szCs w:val="20"/>
                <w:lang w:val="en-US" w:eastAsia="en-US"/>
              </w:rPr>
              <w:t xml:space="preserve"> </w:t>
            </w:r>
          </w:p>
        </w:tc>
        <w:tc>
          <w:tcPr>
            <w:tcW w:w="6561" w:type="dxa"/>
          </w:tcPr>
          <w:p w14:paraId="045676A5"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WAMP data </w:t>
            </w:r>
          </w:p>
        </w:tc>
      </w:tr>
    </w:tbl>
    <w:p w14:paraId="4B8B2910"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"setFileName:server\:\:Imu"</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"server\:\:Imu:setFileName"</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server.Imu.setFileName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arg</w:t>
      </w:r>
      <w:r w:rsidRPr="00A6148E">
        <w:rPr>
          <w:rFonts w:ascii="Calibri" w:hAnsi="Calibri"/>
          <w:b/>
          <w:bCs/>
          <w:sz w:val="22"/>
          <w:szCs w:val="22"/>
          <w:lang w:val="en-US" w:eastAsia="en-US"/>
        </w:rPr>
        <w:t>)</w:t>
      </w:r>
    </w:p>
    <w:p w14:paraId="34B32002" w14:textId="77777777" w:rsidR="00A6148E" w:rsidRPr="00A6148E" w:rsidRDefault="00A6148E" w:rsidP="00A6148E">
      <w:pPr>
        <w:autoSpaceDE w:val="0"/>
        <w:autoSpaceDN w:val="0"/>
        <w:spacing w:before="30" w:after="60"/>
        <w:ind w:left="360"/>
        <w:jc w:val="both"/>
        <w:rPr>
          <w:sz w:val="20"/>
          <w:szCs w:val="20"/>
          <w:lang w:val="en-US" w:eastAsia="en-US"/>
        </w:rPr>
      </w:pPr>
      <w:bookmarkStart w:id="848" w:name="AAAAAAAACJ"/>
      <w:bookmarkEnd w:id="848"/>
    </w:p>
    <w:p w14:paraId="56DFB45B"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Sets filename for the CSV export. </w:t>
      </w:r>
    </w:p>
    <w:p w14:paraId="5F16F9C6" w14:textId="77777777" w:rsidR="00A6148E" w:rsidRPr="00A6148E" w:rsidRDefault="00A6148E" w:rsidP="00A6148E">
      <w:pPr>
        <w:autoSpaceDE w:val="0"/>
        <w:autoSpaceDN w:val="0"/>
        <w:spacing w:before="30" w:after="60"/>
        <w:ind w:left="360"/>
        <w:jc w:val="both"/>
        <w:rPr>
          <w:sz w:val="22"/>
          <w:szCs w:val="22"/>
          <w:lang w:val="en-US" w:eastAsia="en-US"/>
        </w:rPr>
      </w:pPr>
    </w:p>
    <w:p w14:paraId="0F78FE4B"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2ED5C2FB" w14:textId="77777777" w:rsidTr="0075155C">
        <w:tc>
          <w:tcPr>
            <w:tcW w:w="1761" w:type="dxa"/>
          </w:tcPr>
          <w:p w14:paraId="2FC04329"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7DDD5368"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r w:rsidR="00A6148E" w:rsidRPr="00A6148E" w14:paraId="45D246A2" w14:textId="77777777" w:rsidTr="0075155C">
        <w:tc>
          <w:tcPr>
            <w:tcW w:w="1761" w:type="dxa"/>
          </w:tcPr>
          <w:p w14:paraId="59A5D6F2"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arg</w:t>
            </w:r>
            <w:r w:rsidRPr="00A6148E">
              <w:rPr>
                <w:sz w:val="20"/>
                <w:szCs w:val="20"/>
                <w:lang w:val="en-US" w:eastAsia="en-US"/>
              </w:rPr>
              <w:t xml:space="preserve"> </w:t>
            </w:r>
          </w:p>
        </w:tc>
        <w:tc>
          <w:tcPr>
            <w:tcW w:w="6561" w:type="dxa"/>
          </w:tcPr>
          <w:p w14:paraId="4A33F1DB"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file name </w:t>
            </w:r>
          </w:p>
        </w:tc>
      </w:tr>
    </w:tbl>
    <w:p w14:paraId="2EEC9A28"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"startImu:server\:\:Imu"</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"server\:\:Imu:startImu"</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server.Imu.startImu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arg</w:t>
      </w:r>
      <w:r w:rsidRPr="00A6148E">
        <w:rPr>
          <w:rFonts w:ascii="Calibri" w:hAnsi="Calibri"/>
          <w:b/>
          <w:bCs/>
          <w:sz w:val="22"/>
          <w:szCs w:val="22"/>
          <w:lang w:val="en-US" w:eastAsia="en-US"/>
        </w:rPr>
        <w:t xml:space="preserve"> = </w:t>
      </w:r>
      <w:r w:rsidRPr="00A6148E">
        <w:rPr>
          <w:rFonts w:ascii="Courier New" w:hAnsi="Courier New" w:cs="Courier New"/>
          <w:b/>
          <w:bCs/>
          <w:sz w:val="22"/>
          <w:szCs w:val="22"/>
          <w:lang w:val="en-US" w:eastAsia="en-US"/>
        </w:rPr>
        <w:t>None</w:t>
      </w:r>
      <w:r w:rsidRPr="00A6148E">
        <w:rPr>
          <w:rFonts w:ascii="Calibri" w:hAnsi="Calibri"/>
          <w:b/>
          <w:bCs/>
          <w:sz w:val="22"/>
          <w:szCs w:val="22"/>
          <w:lang w:val="en-US" w:eastAsia="en-US"/>
        </w:rPr>
        <w:t>)</w:t>
      </w:r>
    </w:p>
    <w:p w14:paraId="45E2BA30" w14:textId="77777777" w:rsidR="00A6148E" w:rsidRPr="00A6148E" w:rsidRDefault="00A6148E" w:rsidP="00A6148E">
      <w:pPr>
        <w:autoSpaceDE w:val="0"/>
        <w:autoSpaceDN w:val="0"/>
        <w:spacing w:before="30" w:after="60"/>
        <w:ind w:left="360"/>
        <w:jc w:val="both"/>
        <w:rPr>
          <w:sz w:val="20"/>
          <w:szCs w:val="20"/>
          <w:lang w:val="en-US" w:eastAsia="en-US"/>
        </w:rPr>
      </w:pPr>
      <w:bookmarkStart w:id="849" w:name="AAAAAAAACK"/>
      <w:bookmarkEnd w:id="849"/>
    </w:p>
    <w:p w14:paraId="260D8C1F"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Starts adquisition. </w:t>
      </w:r>
    </w:p>
    <w:p w14:paraId="70C53C14" w14:textId="77777777" w:rsidR="00A6148E" w:rsidRPr="00A6148E" w:rsidRDefault="00A6148E" w:rsidP="00A6148E">
      <w:pPr>
        <w:autoSpaceDE w:val="0"/>
        <w:autoSpaceDN w:val="0"/>
        <w:spacing w:before="30" w:after="60"/>
        <w:ind w:left="360"/>
        <w:jc w:val="both"/>
        <w:rPr>
          <w:sz w:val="22"/>
          <w:szCs w:val="22"/>
          <w:lang w:val="en-US" w:eastAsia="en-US"/>
        </w:rPr>
      </w:pPr>
      <w:r w:rsidRPr="00A6148E">
        <w:rPr>
          <w:sz w:val="22"/>
          <w:szCs w:val="22"/>
          <w:lang w:val="en-US" w:eastAsia="en-US"/>
        </w:rPr>
        <w:t xml:space="preserve">Inits data adquisition from the detected IMUs in another thread </w:t>
      </w:r>
    </w:p>
    <w:p w14:paraId="599EBBA8"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413EDA29" w14:textId="77777777" w:rsidTr="0075155C">
        <w:tc>
          <w:tcPr>
            <w:tcW w:w="1761" w:type="dxa"/>
          </w:tcPr>
          <w:p w14:paraId="3992078E"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32389F2A"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r w:rsidR="00A6148E" w:rsidRPr="008662F3" w14:paraId="54E4065F" w14:textId="77777777" w:rsidTr="0075155C">
        <w:tc>
          <w:tcPr>
            <w:tcW w:w="1761" w:type="dxa"/>
          </w:tcPr>
          <w:p w14:paraId="234430D0"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arg</w:t>
            </w:r>
            <w:r w:rsidRPr="00A6148E">
              <w:rPr>
                <w:sz w:val="20"/>
                <w:szCs w:val="20"/>
                <w:lang w:val="en-US" w:eastAsia="en-US"/>
              </w:rPr>
              <w:t xml:space="preserve"> </w:t>
            </w:r>
          </w:p>
        </w:tc>
        <w:tc>
          <w:tcPr>
            <w:tcW w:w="6561" w:type="dxa"/>
          </w:tcPr>
          <w:p w14:paraId="0A114DD8"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Expected data from the WebSocket </w:t>
            </w:r>
          </w:p>
        </w:tc>
      </w:tr>
    </w:tbl>
    <w:p w14:paraId="4AD55F79"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"stoptImu:server\:\:Imu"</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"server\:\:Imu:stoptImu"</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server.Imu.stoptImu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arg</w:t>
      </w:r>
      <w:r w:rsidRPr="00A6148E">
        <w:rPr>
          <w:rFonts w:ascii="Calibri" w:hAnsi="Calibri"/>
          <w:b/>
          <w:bCs/>
          <w:sz w:val="22"/>
          <w:szCs w:val="22"/>
          <w:lang w:val="en-US" w:eastAsia="en-US"/>
        </w:rPr>
        <w:t xml:space="preserve"> = </w:t>
      </w:r>
      <w:r w:rsidRPr="00A6148E">
        <w:rPr>
          <w:rFonts w:ascii="Courier New" w:hAnsi="Courier New" w:cs="Courier New"/>
          <w:b/>
          <w:bCs/>
          <w:sz w:val="22"/>
          <w:szCs w:val="22"/>
          <w:lang w:val="en-US" w:eastAsia="en-US"/>
        </w:rPr>
        <w:t>None</w:t>
      </w:r>
      <w:r w:rsidRPr="00A6148E">
        <w:rPr>
          <w:rFonts w:ascii="Calibri" w:hAnsi="Calibri"/>
          <w:b/>
          <w:bCs/>
          <w:sz w:val="22"/>
          <w:szCs w:val="22"/>
          <w:lang w:val="en-US" w:eastAsia="en-US"/>
        </w:rPr>
        <w:t>)</w:t>
      </w:r>
    </w:p>
    <w:p w14:paraId="76BC938C" w14:textId="77777777" w:rsidR="00A6148E" w:rsidRPr="00A6148E" w:rsidRDefault="00A6148E" w:rsidP="00A6148E">
      <w:pPr>
        <w:autoSpaceDE w:val="0"/>
        <w:autoSpaceDN w:val="0"/>
        <w:spacing w:before="30" w:after="60"/>
        <w:ind w:left="360"/>
        <w:jc w:val="both"/>
        <w:rPr>
          <w:sz w:val="20"/>
          <w:szCs w:val="20"/>
          <w:lang w:val="en-US" w:eastAsia="en-US"/>
        </w:rPr>
      </w:pPr>
      <w:bookmarkStart w:id="850" w:name="AAAAAAAACL"/>
      <w:bookmarkEnd w:id="850"/>
    </w:p>
    <w:p w14:paraId="3B7565F5"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Stops adquisition. </w:t>
      </w:r>
    </w:p>
    <w:p w14:paraId="21D54AD6" w14:textId="77777777" w:rsidR="00A6148E" w:rsidRPr="00A6148E" w:rsidRDefault="00A6148E" w:rsidP="00A6148E">
      <w:pPr>
        <w:autoSpaceDE w:val="0"/>
        <w:autoSpaceDN w:val="0"/>
        <w:spacing w:before="30" w:after="60"/>
        <w:ind w:left="360"/>
        <w:jc w:val="both"/>
        <w:rPr>
          <w:sz w:val="22"/>
          <w:szCs w:val="22"/>
          <w:lang w:val="en-US" w:eastAsia="en-US"/>
        </w:rPr>
      </w:pPr>
      <w:r w:rsidRPr="00A6148E">
        <w:rPr>
          <w:sz w:val="22"/>
          <w:szCs w:val="22"/>
          <w:lang w:val="en-US" w:eastAsia="en-US"/>
        </w:rPr>
        <w:t xml:space="preserve">Stops data adquisition and the corresponding thread </w:t>
      </w:r>
    </w:p>
    <w:p w14:paraId="0EA4BDA0"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0F51EC53" w14:textId="77777777" w:rsidTr="0075155C">
        <w:tc>
          <w:tcPr>
            <w:tcW w:w="1761" w:type="dxa"/>
          </w:tcPr>
          <w:p w14:paraId="610B5A58"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0B95DD28"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r w:rsidR="00A6148E" w:rsidRPr="008662F3" w14:paraId="23194AE6" w14:textId="77777777" w:rsidTr="0075155C">
        <w:tc>
          <w:tcPr>
            <w:tcW w:w="1761" w:type="dxa"/>
          </w:tcPr>
          <w:p w14:paraId="54E3E6BF"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arg</w:t>
            </w:r>
            <w:r w:rsidRPr="00A6148E">
              <w:rPr>
                <w:sz w:val="20"/>
                <w:szCs w:val="20"/>
                <w:lang w:val="en-US" w:eastAsia="en-US"/>
              </w:rPr>
              <w:t xml:space="preserve"> </w:t>
            </w:r>
          </w:p>
        </w:tc>
        <w:tc>
          <w:tcPr>
            <w:tcW w:w="6561" w:type="dxa"/>
          </w:tcPr>
          <w:p w14:paraId="461808E0"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Expected data from the WebSocket </w:t>
            </w:r>
          </w:p>
        </w:tc>
      </w:tr>
    </w:tbl>
    <w:p w14:paraId="1C5B2503"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"test:server\:\:Imu"</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"server\:\:Imu:test"</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server.Imu.test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arg</w:t>
      </w:r>
      <w:r w:rsidRPr="00A6148E">
        <w:rPr>
          <w:rFonts w:ascii="Calibri" w:hAnsi="Calibri"/>
          <w:b/>
          <w:bCs/>
          <w:sz w:val="22"/>
          <w:szCs w:val="22"/>
          <w:lang w:val="en-US" w:eastAsia="en-US"/>
        </w:rPr>
        <w:t xml:space="preserve"> = </w:t>
      </w:r>
      <w:r w:rsidRPr="00A6148E">
        <w:rPr>
          <w:rFonts w:ascii="Courier New" w:hAnsi="Courier New" w:cs="Courier New"/>
          <w:b/>
          <w:bCs/>
          <w:sz w:val="22"/>
          <w:szCs w:val="22"/>
          <w:lang w:val="en-US" w:eastAsia="en-US"/>
        </w:rPr>
        <w:t>None</w:t>
      </w:r>
      <w:r w:rsidRPr="00A6148E">
        <w:rPr>
          <w:rFonts w:ascii="Calibri" w:hAnsi="Calibri"/>
          <w:b/>
          <w:bCs/>
          <w:sz w:val="22"/>
          <w:szCs w:val="22"/>
          <w:lang w:val="en-US" w:eastAsia="en-US"/>
        </w:rPr>
        <w:t>)</w:t>
      </w:r>
    </w:p>
    <w:p w14:paraId="6FA79431" w14:textId="77777777" w:rsidR="00A6148E" w:rsidRPr="00A6148E" w:rsidRDefault="00A6148E" w:rsidP="00A6148E">
      <w:pPr>
        <w:autoSpaceDE w:val="0"/>
        <w:autoSpaceDN w:val="0"/>
        <w:spacing w:before="30" w:after="60"/>
        <w:ind w:left="360"/>
        <w:jc w:val="both"/>
        <w:rPr>
          <w:sz w:val="20"/>
          <w:szCs w:val="20"/>
          <w:lang w:val="en-US" w:eastAsia="en-US"/>
        </w:rPr>
      </w:pPr>
      <w:bookmarkStart w:id="851" w:name="AAAAAAAACM"/>
      <w:bookmarkEnd w:id="851"/>
    </w:p>
    <w:p w14:paraId="0AED0D2C"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lastRenderedPageBreak/>
        <w:t xml:space="preserve">test function </w:t>
      </w:r>
    </w:p>
    <w:p w14:paraId="431EFDB7" w14:textId="77777777" w:rsidR="00A6148E" w:rsidRPr="00A6148E" w:rsidRDefault="00A6148E" w:rsidP="00A6148E">
      <w:pPr>
        <w:autoSpaceDE w:val="0"/>
        <w:autoSpaceDN w:val="0"/>
        <w:spacing w:before="30" w:after="60"/>
        <w:ind w:left="360"/>
        <w:jc w:val="both"/>
        <w:rPr>
          <w:sz w:val="22"/>
          <w:szCs w:val="22"/>
          <w:lang w:val="en-US" w:eastAsia="en-US"/>
        </w:rPr>
      </w:pPr>
      <w:r w:rsidRPr="00A6148E">
        <w:rPr>
          <w:sz w:val="22"/>
          <w:szCs w:val="22"/>
          <w:lang w:val="en-US" w:eastAsia="en-US"/>
        </w:rPr>
        <w:t xml:space="preserve">Checks the WAMP and WebSocket working with a defined Value </w:t>
      </w:r>
    </w:p>
    <w:p w14:paraId="16F8402E"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6CA6B5D2" w14:textId="77777777" w:rsidTr="0075155C">
        <w:tc>
          <w:tcPr>
            <w:tcW w:w="1761" w:type="dxa"/>
          </w:tcPr>
          <w:p w14:paraId="4CC2F15D"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6DB24FA7"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r w:rsidR="00A6148E" w:rsidRPr="008662F3" w14:paraId="19A273C5" w14:textId="77777777" w:rsidTr="0075155C">
        <w:tc>
          <w:tcPr>
            <w:tcW w:w="1761" w:type="dxa"/>
          </w:tcPr>
          <w:p w14:paraId="529A38BE"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arg</w:t>
            </w:r>
            <w:r w:rsidRPr="00A6148E">
              <w:rPr>
                <w:sz w:val="20"/>
                <w:szCs w:val="20"/>
                <w:lang w:val="en-US" w:eastAsia="en-US"/>
              </w:rPr>
              <w:t xml:space="preserve"> </w:t>
            </w:r>
          </w:p>
        </w:tc>
        <w:tc>
          <w:tcPr>
            <w:tcW w:w="6561" w:type="dxa"/>
          </w:tcPr>
          <w:p w14:paraId="017FA9D1"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Expected data from the WebSocket </w:t>
            </w:r>
          </w:p>
        </w:tc>
      </w:tr>
    </w:tbl>
    <w:p w14:paraId="084012EE"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Returns:</w:t>
      </w:r>
    </w:p>
    <w:p w14:paraId="1D22E295" w14:textId="77777777" w:rsidR="00A6148E" w:rsidRPr="00A6148E" w:rsidRDefault="00A6148E" w:rsidP="00A6148E">
      <w:pPr>
        <w:autoSpaceDE w:val="0"/>
        <w:autoSpaceDN w:val="0"/>
        <w:ind w:left="720"/>
        <w:rPr>
          <w:sz w:val="20"/>
          <w:szCs w:val="20"/>
          <w:lang w:val="en-US" w:eastAsia="en-US"/>
        </w:rPr>
      </w:pPr>
      <w:r w:rsidRPr="00A6148E">
        <w:rPr>
          <w:sz w:val="20"/>
          <w:szCs w:val="20"/>
          <w:lang w:val="en-US" w:eastAsia="en-US"/>
        </w:rPr>
        <w:t xml:space="preserve">Server status </w:t>
      </w:r>
    </w:p>
    <w:p w14:paraId="5E5B2D1B" w14:textId="77777777" w:rsidR="00A6148E" w:rsidRPr="00A6148E" w:rsidRDefault="00A6148E" w:rsidP="00A6148E">
      <w:pPr>
        <w:pBdr>
          <w:bottom w:val="single" w:sz="2" w:space="1" w:color="auto"/>
        </w:pBdr>
        <w:autoSpaceDE w:val="0"/>
        <w:autoSpaceDN w:val="0"/>
        <w:rPr>
          <w:rFonts w:ascii="Arial" w:hAnsi="Arial" w:cs="Arial"/>
          <w:b/>
          <w:bCs/>
          <w:sz w:val="20"/>
          <w:szCs w:val="20"/>
          <w:lang w:val="en-US" w:eastAsia="en-US"/>
        </w:rPr>
      </w:pPr>
    </w:p>
    <w:p w14:paraId="6ADE4520"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t>The documentation for this class was generated from the following file:</w:t>
      </w:r>
    </w:p>
    <w:p w14:paraId="6C0EDCC0" w14:textId="77777777" w:rsidR="00A6148E" w:rsidRPr="00A6148E" w:rsidRDefault="00A6148E" w:rsidP="00A6148E">
      <w:pPr>
        <w:tabs>
          <w:tab w:val="num" w:pos="720"/>
        </w:tabs>
        <w:autoSpaceDE w:val="0"/>
        <w:autoSpaceDN w:val="0"/>
        <w:ind w:left="720" w:hanging="360"/>
        <w:rPr>
          <w:sz w:val="20"/>
          <w:szCs w:val="20"/>
          <w:lang w:val="en-US" w:eastAsia="en-US"/>
        </w:rPr>
      </w:pPr>
      <w:r w:rsidRPr="00A6148E">
        <w:rPr>
          <w:sz w:val="20"/>
          <w:szCs w:val="20"/>
          <w:lang w:val="en-US" w:eastAsia="en-US"/>
        </w:rPr>
        <w:t>Test6/server.py</w:t>
      </w:r>
    </w:p>
    <w:p w14:paraId="1137A2F8"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1E73C941" w14:textId="77777777" w:rsidR="00A6148E" w:rsidRPr="00A6148E" w:rsidRDefault="00A6148E" w:rsidP="00A6148E">
      <w:pPr>
        <w:widowControl w:val="0"/>
        <w:autoSpaceDE w:val="0"/>
        <w:autoSpaceDN w:val="0"/>
        <w:adjustRightInd w:val="0"/>
        <w:rPr>
          <w:lang w:val="en-US" w:eastAsia="en-US"/>
        </w:rPr>
        <w:sectPr w:rsidR="00A6148E" w:rsidRPr="00A6148E">
          <w:pgSz w:w="12240" w:h="15840"/>
          <w:pgMar w:top="1440" w:right="1440" w:bottom="1440" w:left="1440" w:header="720" w:footer="720" w:gutter="0"/>
          <w:cols w:space="720"/>
          <w:noEndnote/>
        </w:sectPr>
      </w:pPr>
    </w:p>
    <w:p w14:paraId="5AFC8F30" w14:textId="77777777" w:rsidR="00A6148E" w:rsidRPr="00A6148E" w:rsidRDefault="00A6148E" w:rsidP="00A6148E">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A6148E">
        <w:rPr>
          <w:rFonts w:ascii="Arial" w:hAnsi="Arial" w:cs="Arial"/>
          <w:b/>
          <w:bCs/>
          <w:sz w:val="20"/>
          <w:szCs w:val="20"/>
          <w:lang w:val="en-US" w:eastAsia="en-US"/>
        </w:rPr>
        <w:lastRenderedPageBreak/>
        <w:t>log.Log Class Reference</w:t>
      </w:r>
    </w:p>
    <w:p w14:paraId="260E16B4"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lang w:val="en-US" w:eastAsia="en-US"/>
        </w:rPr>
        <w:fldChar w:fldCharType="begin"/>
      </w:r>
      <w:r w:rsidRPr="00A6148E">
        <w:rPr>
          <w:rFonts w:ascii="Arial" w:hAnsi="Arial" w:cs="Arial"/>
          <w:b/>
          <w:bCs/>
          <w:lang w:val="en-US" w:eastAsia="en-US"/>
        </w:rPr>
        <w:instrText>tc  \l 2 "log.Log"</w:instrText>
      </w:r>
      <w:r w:rsidRPr="00A6148E">
        <w:rPr>
          <w:rFonts w:ascii="Arial" w:hAnsi="Arial" w:cs="Arial"/>
          <w:b/>
          <w:bCs/>
          <w:lang w:val="en-US" w:eastAsia="en-US"/>
        </w:rPr>
        <w:fldChar w:fldCharType="end"/>
      </w:r>
      <w:r w:rsidRPr="00A6148E">
        <w:rPr>
          <w:rFonts w:ascii="Arial" w:hAnsi="Arial" w:cs="Arial"/>
          <w:b/>
          <w:bCs/>
          <w:lang w:val="en-US" w:eastAsia="en-US"/>
        </w:rPr>
        <w:fldChar w:fldCharType="begin"/>
      </w:r>
      <w:r w:rsidRPr="00A6148E">
        <w:rPr>
          <w:rFonts w:ascii="Arial" w:hAnsi="Arial" w:cs="Arial"/>
          <w:b/>
          <w:bCs/>
          <w:lang w:val="en-US" w:eastAsia="en-US"/>
        </w:rPr>
        <w:instrText>xe "log.Log"</w:instrText>
      </w:r>
      <w:r w:rsidRPr="00A6148E">
        <w:rPr>
          <w:rFonts w:ascii="Arial" w:hAnsi="Arial" w:cs="Arial"/>
          <w:b/>
          <w:bCs/>
          <w:lang w:val="en-US" w:eastAsia="en-US"/>
        </w:rPr>
        <w:fldChar w:fldCharType="end"/>
      </w:r>
      <w:bookmarkStart w:id="852" w:name="AAAAAAAAAI"/>
      <w:bookmarkEnd w:id="852"/>
      <w:r w:rsidRPr="00A6148E">
        <w:rPr>
          <w:rFonts w:ascii="Arial" w:hAnsi="Arial" w:cs="Arial"/>
          <w:b/>
          <w:bCs/>
          <w:sz w:val="20"/>
          <w:szCs w:val="20"/>
          <w:lang w:val="en-US" w:eastAsia="en-US"/>
        </w:rPr>
        <w:t>Public Member Functions</w:t>
      </w:r>
    </w:p>
    <w:p w14:paraId="0589D14F"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__init__</w:t>
      </w:r>
      <w:bookmarkStart w:id="853" w:name="AAAAAAAAAJ"/>
      <w:bookmarkEnd w:id="853"/>
    </w:p>
    <w:p w14:paraId="132F75FB"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level</w:t>
      </w:r>
      <w:bookmarkStart w:id="854" w:name="AAAAAAAAAK"/>
      <w:bookmarkEnd w:id="854"/>
    </w:p>
    <w:p w14:paraId="1ECDCD17"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getLevel</w:t>
      </w:r>
      <w:bookmarkStart w:id="855" w:name="AAAAAAAAAL"/>
      <w:bookmarkEnd w:id="855"/>
    </w:p>
    <w:p w14:paraId="5841B9F4"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c</w:t>
      </w:r>
      <w:bookmarkStart w:id="856" w:name="AAAAAAAAAM"/>
      <w:bookmarkEnd w:id="856"/>
    </w:p>
    <w:p w14:paraId="6C87B43B"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e</w:t>
      </w:r>
      <w:bookmarkStart w:id="857" w:name="AAAAAAAAAN"/>
      <w:bookmarkEnd w:id="857"/>
    </w:p>
    <w:p w14:paraId="2D1A3F89"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w</w:t>
      </w:r>
      <w:bookmarkStart w:id="858" w:name="AAAAAAAAAO"/>
      <w:bookmarkEnd w:id="858"/>
    </w:p>
    <w:p w14:paraId="6304273C"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i</w:t>
      </w:r>
      <w:bookmarkStart w:id="859" w:name="AAAAAAAAAP"/>
      <w:bookmarkEnd w:id="859"/>
    </w:p>
    <w:p w14:paraId="3162190A"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d</w:t>
      </w:r>
      <w:bookmarkStart w:id="860" w:name="AAAAAAAAAQ"/>
      <w:bookmarkEnd w:id="860"/>
    </w:p>
    <w:p w14:paraId="1B677239"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n</w:t>
      </w:r>
      <w:bookmarkStart w:id="861" w:name="AAAAAAAAAR"/>
      <w:bookmarkEnd w:id="861"/>
    </w:p>
    <w:p w14:paraId="6A95A329"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Public Attributes</w:t>
      </w:r>
    </w:p>
    <w:p w14:paraId="09A14D6A"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log</w:t>
      </w:r>
      <w:bookmarkStart w:id="862" w:name="AAAAAAAAAS"/>
      <w:bookmarkEnd w:id="862"/>
    </w:p>
    <w:p w14:paraId="0C23961B" w14:textId="77777777" w:rsidR="00A6148E" w:rsidRPr="00A6148E" w:rsidRDefault="00A6148E" w:rsidP="00A6148E">
      <w:pPr>
        <w:pBdr>
          <w:bottom w:val="single" w:sz="2" w:space="1" w:color="auto"/>
        </w:pBdr>
        <w:autoSpaceDE w:val="0"/>
        <w:autoSpaceDN w:val="0"/>
        <w:rPr>
          <w:lang w:val="en-US" w:eastAsia="en-US"/>
        </w:rPr>
      </w:pPr>
    </w:p>
    <w:p w14:paraId="4C423EEF" w14:textId="77777777" w:rsidR="00A6148E" w:rsidRPr="00A6148E" w:rsidRDefault="00A6148E" w:rsidP="00A6148E">
      <w:pPr>
        <w:widowControl w:val="0"/>
        <w:autoSpaceDE w:val="0"/>
        <w:autoSpaceDN w:val="0"/>
        <w:adjustRightInd w:val="0"/>
        <w:rPr>
          <w:lang w:val="en-US" w:eastAsia="en-US"/>
        </w:rPr>
      </w:pPr>
      <w:r w:rsidRPr="00A6148E">
        <w:rPr>
          <w:lang w:val="en-US" w:eastAsia="en-US"/>
        </w:rPr>
        <w:t>The documentation for this class was generated from the following file:</w:t>
      </w:r>
    </w:p>
    <w:p w14:paraId="24752859" w14:textId="77777777" w:rsidR="00A6148E" w:rsidRPr="00A6148E" w:rsidRDefault="00A6148E" w:rsidP="00A6148E">
      <w:pPr>
        <w:tabs>
          <w:tab w:val="num" w:pos="720"/>
        </w:tabs>
        <w:autoSpaceDE w:val="0"/>
        <w:autoSpaceDN w:val="0"/>
        <w:ind w:left="720" w:hanging="360"/>
        <w:rPr>
          <w:sz w:val="20"/>
          <w:szCs w:val="20"/>
          <w:lang w:val="en-US" w:eastAsia="en-US"/>
        </w:rPr>
      </w:pPr>
      <w:r w:rsidRPr="00A6148E">
        <w:rPr>
          <w:sz w:val="20"/>
          <w:szCs w:val="20"/>
          <w:lang w:val="en-US" w:eastAsia="en-US"/>
        </w:rPr>
        <w:t>Test6/log.py</w:t>
      </w:r>
    </w:p>
    <w:p w14:paraId="3D99A9C9" w14:textId="77777777" w:rsidR="00A6148E" w:rsidRPr="00A6148E" w:rsidRDefault="00A6148E" w:rsidP="00A6148E">
      <w:pPr>
        <w:widowControl w:val="0"/>
        <w:autoSpaceDE w:val="0"/>
        <w:autoSpaceDN w:val="0"/>
        <w:adjustRightInd w:val="0"/>
        <w:rPr>
          <w:lang w:val="en-US" w:eastAsia="en-US"/>
        </w:rPr>
      </w:pPr>
    </w:p>
    <w:p w14:paraId="4B135A7D" w14:textId="77777777" w:rsidR="00A6148E" w:rsidRPr="00A6148E" w:rsidRDefault="00A6148E" w:rsidP="00A6148E">
      <w:pPr>
        <w:widowControl w:val="0"/>
        <w:autoSpaceDE w:val="0"/>
        <w:autoSpaceDN w:val="0"/>
        <w:adjustRightInd w:val="0"/>
        <w:rPr>
          <w:lang w:val="en-US" w:eastAsia="en-US"/>
        </w:rPr>
        <w:sectPr w:rsidR="00A6148E" w:rsidRPr="00A6148E">
          <w:pgSz w:w="12240" w:h="15840"/>
          <w:pgMar w:top="1440" w:right="1440" w:bottom="1440" w:left="1440" w:header="720" w:footer="720" w:gutter="0"/>
          <w:cols w:space="720"/>
          <w:noEndnote/>
        </w:sectPr>
      </w:pPr>
    </w:p>
    <w:p w14:paraId="4083386A" w14:textId="77777777" w:rsidR="00A6148E" w:rsidRPr="00A6148E" w:rsidRDefault="00A6148E" w:rsidP="00A6148E">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A6148E">
        <w:rPr>
          <w:rFonts w:ascii="Arial" w:hAnsi="Arial" w:cs="Arial"/>
          <w:b/>
          <w:bCs/>
          <w:sz w:val="20"/>
          <w:szCs w:val="20"/>
          <w:lang w:val="en-US" w:eastAsia="en-US"/>
        </w:rPr>
        <w:lastRenderedPageBreak/>
        <w:t>mainProcess.MainProcess Class Reference</w:t>
      </w:r>
    </w:p>
    <w:p w14:paraId="05180D88" w14:textId="77777777" w:rsidR="00A6148E" w:rsidRPr="00A6148E" w:rsidRDefault="00A6148E" w:rsidP="00A6148E">
      <w:pPr>
        <w:widowControl w:val="0"/>
        <w:autoSpaceDE w:val="0"/>
        <w:autoSpaceDN w:val="0"/>
        <w:adjustRightInd w:val="0"/>
        <w:rPr>
          <w:lang w:val="en-US" w:eastAsia="en-US"/>
        </w:rPr>
      </w:pPr>
      <w:r w:rsidRPr="00A6148E">
        <w:rPr>
          <w:lang w:val="en-US" w:eastAsia="en-US"/>
        </w:rPr>
        <w:fldChar w:fldCharType="begin"/>
      </w:r>
      <w:r w:rsidRPr="00A6148E">
        <w:rPr>
          <w:lang w:val="en-US" w:eastAsia="en-US"/>
        </w:rPr>
        <w:instrText>tc  \l 2 "mainProcess.MainProcess"</w:instrText>
      </w:r>
      <w:r w:rsidRPr="00A6148E">
        <w:rPr>
          <w:lang w:val="en-US" w:eastAsia="en-US"/>
        </w:rPr>
        <w:fldChar w:fldCharType="end"/>
      </w:r>
      <w:r w:rsidRPr="00A6148E">
        <w:rPr>
          <w:lang w:val="en-US" w:eastAsia="en-US"/>
        </w:rPr>
        <w:fldChar w:fldCharType="begin"/>
      </w:r>
      <w:r w:rsidRPr="00A6148E">
        <w:rPr>
          <w:lang w:val="en-US" w:eastAsia="en-US"/>
        </w:rPr>
        <w:instrText>xe "mainProcess.MainProcess"</w:instrText>
      </w:r>
      <w:r w:rsidRPr="00A6148E">
        <w:rPr>
          <w:lang w:val="en-US" w:eastAsia="en-US"/>
        </w:rPr>
        <w:fldChar w:fldCharType="end"/>
      </w:r>
      <w:bookmarkStart w:id="863" w:name="AAAAAAAAAT"/>
      <w:bookmarkEnd w:id="863"/>
    </w:p>
    <w:p w14:paraId="06CBD7C7" w14:textId="77777777" w:rsidR="00A6148E" w:rsidRPr="00A6148E" w:rsidRDefault="00A6148E" w:rsidP="00A6148E">
      <w:pPr>
        <w:widowControl w:val="0"/>
        <w:autoSpaceDE w:val="0"/>
        <w:autoSpaceDN w:val="0"/>
        <w:adjustRightInd w:val="0"/>
        <w:rPr>
          <w:lang w:val="en-US" w:eastAsia="en-US"/>
        </w:rPr>
      </w:pPr>
      <w:r w:rsidRPr="00A6148E">
        <w:rPr>
          <w:sz w:val="20"/>
          <w:szCs w:val="20"/>
          <w:lang w:val="en-US" w:eastAsia="en-US"/>
        </w:rPr>
        <w:t xml:space="preserve">Thread for adquiring data from IMUs. </w:t>
      </w:r>
    </w:p>
    <w:p w14:paraId="552197B4" w14:textId="77777777" w:rsidR="00A6148E" w:rsidRPr="00A6148E" w:rsidRDefault="00A6148E" w:rsidP="00A6148E">
      <w:pPr>
        <w:widowControl w:val="0"/>
        <w:autoSpaceDE w:val="0"/>
        <w:autoSpaceDN w:val="0"/>
        <w:adjustRightInd w:val="0"/>
        <w:rPr>
          <w:lang w:val="en-US" w:eastAsia="en-US"/>
        </w:rPr>
      </w:pPr>
      <w:r w:rsidRPr="00A6148E">
        <w:rPr>
          <w:lang w:val="en-US" w:eastAsia="en-US"/>
        </w:rPr>
        <w:t>Inheritance diagram for mainProcess.MainProcess:</w:t>
      </w:r>
    </w:p>
    <w:p w14:paraId="04C5A6E4" w14:textId="77777777" w:rsidR="00A6148E" w:rsidRPr="00A6148E" w:rsidRDefault="00A6148E" w:rsidP="00A6148E">
      <w:pPr>
        <w:widowControl w:val="0"/>
        <w:autoSpaceDE w:val="0"/>
        <w:autoSpaceDN w:val="0"/>
        <w:adjustRightInd w:val="0"/>
        <w:jc w:val="center"/>
        <w:rPr>
          <w:lang w:val="en-US" w:eastAsia="en-US"/>
        </w:rPr>
      </w:pPr>
      <w:r w:rsidRPr="00A6148E">
        <w:rPr>
          <w:noProof/>
          <w:lang w:val="en-US" w:eastAsia="en-US"/>
        </w:rPr>
        <w:drawing>
          <wp:inline distT="0" distB="0" distL="0" distR="0" wp14:anchorId="55311B1A" wp14:editId="57E9934E">
            <wp:extent cx="1803400" cy="1066800"/>
            <wp:effectExtent l="0" t="0" r="6350" b="0"/>
            <wp:docPr id="21" name="Imagen 21" descr="classmain_process_1_1_main_process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main_process_1_1_main_process__inherit__graph.png"/>
                    <pic:cNvPicPr>
                      <a:picLocks noChangeAspect="1" noChangeArrowheads="1"/>
                    </pic:cNvPicPr>
                  </pic:nvPicPr>
                  <pic:blipFill>
                    <a:blip r:link="rId51">
                      <a:extLst>
                        <a:ext uri="{28A0092B-C50C-407E-A947-70E740481C1C}">
                          <a14:useLocalDpi xmlns:a14="http://schemas.microsoft.com/office/drawing/2010/main" val="0"/>
                        </a:ext>
                      </a:extLst>
                    </a:blip>
                    <a:srcRect/>
                    <a:stretch>
                      <a:fillRect/>
                    </a:stretch>
                  </pic:blipFill>
                  <pic:spPr bwMode="auto">
                    <a:xfrm>
                      <a:off x="0" y="0"/>
                      <a:ext cx="1803400" cy="1066800"/>
                    </a:xfrm>
                    <a:prstGeom prst="rect">
                      <a:avLst/>
                    </a:prstGeom>
                    <a:noFill/>
                    <a:ln>
                      <a:noFill/>
                    </a:ln>
                  </pic:spPr>
                </pic:pic>
              </a:graphicData>
            </a:graphic>
          </wp:inline>
        </w:drawing>
      </w:r>
    </w:p>
    <w:p w14:paraId="2DA02BC8" w14:textId="77777777" w:rsidR="00A6148E" w:rsidRPr="00A6148E" w:rsidRDefault="00A6148E" w:rsidP="00A6148E">
      <w:pPr>
        <w:widowControl w:val="0"/>
        <w:autoSpaceDE w:val="0"/>
        <w:autoSpaceDN w:val="0"/>
        <w:adjustRightInd w:val="0"/>
        <w:rPr>
          <w:lang w:val="en-US" w:eastAsia="en-US"/>
        </w:rPr>
      </w:pPr>
    </w:p>
    <w:p w14:paraId="74BC5EE9" w14:textId="77777777" w:rsidR="00A6148E" w:rsidRPr="00A6148E" w:rsidRDefault="00A6148E" w:rsidP="00A6148E">
      <w:pPr>
        <w:widowControl w:val="0"/>
        <w:autoSpaceDE w:val="0"/>
        <w:autoSpaceDN w:val="0"/>
        <w:adjustRightInd w:val="0"/>
        <w:rPr>
          <w:lang w:val="en-US" w:eastAsia="en-US"/>
        </w:rPr>
      </w:pPr>
      <w:r w:rsidRPr="00A6148E">
        <w:rPr>
          <w:lang w:val="en-US" w:eastAsia="en-US"/>
        </w:rPr>
        <w:t>Collaboration diagram for mainProcess.MainProcess:</w:t>
      </w:r>
    </w:p>
    <w:p w14:paraId="799206E1" w14:textId="77777777" w:rsidR="00A6148E" w:rsidRPr="00A6148E" w:rsidRDefault="00A6148E" w:rsidP="00A6148E">
      <w:pPr>
        <w:widowControl w:val="0"/>
        <w:autoSpaceDE w:val="0"/>
        <w:autoSpaceDN w:val="0"/>
        <w:adjustRightInd w:val="0"/>
        <w:jc w:val="center"/>
        <w:rPr>
          <w:lang w:val="en-US" w:eastAsia="en-US"/>
        </w:rPr>
      </w:pPr>
      <w:r w:rsidRPr="00A6148E">
        <w:rPr>
          <w:noProof/>
          <w:lang w:val="en-US" w:eastAsia="en-US"/>
        </w:rPr>
        <w:drawing>
          <wp:inline distT="0" distB="0" distL="0" distR="0" wp14:anchorId="36C4EF87" wp14:editId="3C25DFDD">
            <wp:extent cx="1803400" cy="1066800"/>
            <wp:effectExtent l="0" t="0" r="6350" b="0"/>
            <wp:docPr id="22" name="Imagen 22" descr="classmain_process_1_1_main_process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main_process_1_1_main_process__coll__graph.png"/>
                    <pic:cNvPicPr>
                      <a:picLocks noChangeAspect="1" noChangeArrowheads="1"/>
                    </pic:cNvPicPr>
                  </pic:nvPicPr>
                  <pic:blipFill>
                    <a:blip r:link="rId52">
                      <a:extLst>
                        <a:ext uri="{28A0092B-C50C-407E-A947-70E740481C1C}">
                          <a14:useLocalDpi xmlns:a14="http://schemas.microsoft.com/office/drawing/2010/main" val="0"/>
                        </a:ext>
                      </a:extLst>
                    </a:blip>
                    <a:srcRect/>
                    <a:stretch>
                      <a:fillRect/>
                    </a:stretch>
                  </pic:blipFill>
                  <pic:spPr bwMode="auto">
                    <a:xfrm>
                      <a:off x="0" y="0"/>
                      <a:ext cx="1803400" cy="1066800"/>
                    </a:xfrm>
                    <a:prstGeom prst="rect">
                      <a:avLst/>
                    </a:prstGeom>
                    <a:noFill/>
                    <a:ln>
                      <a:noFill/>
                    </a:ln>
                  </pic:spPr>
                </pic:pic>
              </a:graphicData>
            </a:graphic>
          </wp:inline>
        </w:drawing>
      </w:r>
    </w:p>
    <w:p w14:paraId="721ED7DA" w14:textId="77777777" w:rsidR="00A6148E" w:rsidRPr="00A6148E" w:rsidRDefault="00A6148E" w:rsidP="00A6148E">
      <w:pPr>
        <w:widowControl w:val="0"/>
        <w:autoSpaceDE w:val="0"/>
        <w:autoSpaceDN w:val="0"/>
        <w:adjustRightInd w:val="0"/>
        <w:rPr>
          <w:lang w:val="en-US" w:eastAsia="en-US"/>
        </w:rPr>
      </w:pPr>
    </w:p>
    <w:p w14:paraId="244BB89D"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Public Member Functions</w:t>
      </w:r>
    </w:p>
    <w:p w14:paraId="07F6209A"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__init__</w:t>
      </w:r>
    </w:p>
    <w:p w14:paraId="084D64F4"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Constructor. </w:t>
      </w:r>
    </w:p>
    <w:p w14:paraId="1C26902D"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detectImu</w:t>
      </w:r>
    </w:p>
    <w:p w14:paraId="0E75D648"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Detectes the number of IMUs avaliable in each channel. </w:t>
      </w:r>
    </w:p>
    <w:p w14:paraId="59AA4A04"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setPollInterval</w:t>
      </w:r>
      <w:bookmarkStart w:id="864" w:name="AAAAAAAAAU"/>
      <w:bookmarkEnd w:id="864"/>
    </w:p>
    <w:p w14:paraId="74E66EB1"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setFileName</w:t>
      </w:r>
    </w:p>
    <w:p w14:paraId="47316414"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Sets file name for the CSV file. </w:t>
      </w:r>
    </w:p>
    <w:p w14:paraId="4CD91CC5"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getData</w:t>
      </w:r>
    </w:p>
    <w:p w14:paraId="403192AC"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gets the current data from the current sensor </w:t>
      </w:r>
    </w:p>
    <w:p w14:paraId="48D4B9E9"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stop</w:t>
      </w:r>
    </w:p>
    <w:p w14:paraId="23ECE8ED"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stops the thread and signals to exit </w:t>
      </w:r>
    </w:p>
    <w:p w14:paraId="52B0984D"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saveSettings</w:t>
      </w:r>
      <w:bookmarkStart w:id="865" w:name="AAAAAAAAAV"/>
      <w:bookmarkEnd w:id="865"/>
    </w:p>
    <w:p w14:paraId="5BCF9165"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run</w:t>
      </w:r>
    </w:p>
    <w:p w14:paraId="4509BE36"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Thread loop. </w:t>
      </w:r>
    </w:p>
    <w:p w14:paraId="21D2F463"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Public Attributes</w:t>
      </w:r>
    </w:p>
    <w:p w14:paraId="34F63A7B"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exit</w:t>
      </w:r>
      <w:bookmarkStart w:id="866" w:name="AAAAAAAAAW"/>
      <w:bookmarkEnd w:id="866"/>
    </w:p>
    <w:p w14:paraId="652E4338"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csv</w:t>
      </w:r>
      <w:bookmarkStart w:id="867" w:name="AAAAAAAAAX"/>
      <w:bookmarkEnd w:id="867"/>
    </w:p>
    <w:p w14:paraId="3AD5A093"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i2cMux</w:t>
      </w:r>
      <w:bookmarkStart w:id="868" w:name="AAAAAAAAAY"/>
      <w:bookmarkEnd w:id="868"/>
    </w:p>
    <w:p w14:paraId="307DEA17"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settings0</w:t>
      </w:r>
      <w:bookmarkStart w:id="869" w:name="AAAAAAAAAZ"/>
      <w:bookmarkEnd w:id="869"/>
    </w:p>
    <w:p w14:paraId="698A4128"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settings1</w:t>
      </w:r>
      <w:bookmarkStart w:id="870" w:name="AAAAAAAABA"/>
      <w:bookmarkEnd w:id="870"/>
    </w:p>
    <w:p w14:paraId="77F27C56"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settings2</w:t>
      </w:r>
      <w:bookmarkStart w:id="871" w:name="AAAAAAAABB"/>
      <w:bookmarkEnd w:id="871"/>
    </w:p>
    <w:p w14:paraId="2C98E328"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settings3</w:t>
      </w:r>
      <w:bookmarkStart w:id="872" w:name="AAAAAAAABC"/>
      <w:bookmarkEnd w:id="872"/>
    </w:p>
    <w:p w14:paraId="004F4F60"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settings4</w:t>
      </w:r>
      <w:bookmarkStart w:id="873" w:name="AAAAAAAABD"/>
      <w:bookmarkEnd w:id="873"/>
    </w:p>
    <w:p w14:paraId="7DA4C12E"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settings5</w:t>
      </w:r>
      <w:bookmarkStart w:id="874" w:name="AAAAAAAABE"/>
      <w:bookmarkEnd w:id="874"/>
    </w:p>
    <w:p w14:paraId="34940177"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imu0</w:t>
      </w:r>
      <w:bookmarkStart w:id="875" w:name="AAAAAAAABF"/>
      <w:bookmarkEnd w:id="875"/>
    </w:p>
    <w:p w14:paraId="2D090EEB"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imu1</w:t>
      </w:r>
      <w:bookmarkStart w:id="876" w:name="AAAAAAAABG"/>
      <w:bookmarkEnd w:id="876"/>
    </w:p>
    <w:p w14:paraId="4F8E1B4C"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imu2</w:t>
      </w:r>
      <w:bookmarkStart w:id="877" w:name="AAAAAAAABH"/>
      <w:bookmarkEnd w:id="877"/>
    </w:p>
    <w:p w14:paraId="19BA08DB"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imu3</w:t>
      </w:r>
      <w:bookmarkStart w:id="878" w:name="AAAAAAAABI"/>
      <w:bookmarkEnd w:id="878"/>
    </w:p>
    <w:p w14:paraId="10F26FA9"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lastRenderedPageBreak/>
        <w:t>imu4</w:t>
      </w:r>
      <w:bookmarkStart w:id="879" w:name="AAAAAAAABJ"/>
      <w:bookmarkEnd w:id="879"/>
    </w:p>
    <w:p w14:paraId="3FB25F6A"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imu5</w:t>
      </w:r>
      <w:bookmarkStart w:id="880" w:name="AAAAAAAABK"/>
      <w:bookmarkEnd w:id="880"/>
    </w:p>
    <w:p w14:paraId="3903481D"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settings</w:t>
      </w:r>
      <w:bookmarkStart w:id="881" w:name="AAAAAAAABL"/>
      <w:bookmarkEnd w:id="881"/>
    </w:p>
    <w:p w14:paraId="4DF25BDF"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imus</w:t>
      </w:r>
      <w:bookmarkStart w:id="882" w:name="AAAAAAAABM"/>
      <w:bookmarkEnd w:id="882"/>
    </w:p>
    <w:p w14:paraId="65BB63F5"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detectedIMU</w:t>
      </w:r>
      <w:bookmarkStart w:id="883" w:name="AAAAAAAABN"/>
      <w:bookmarkEnd w:id="883"/>
    </w:p>
    <w:p w14:paraId="60F6A80F"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pollInterval</w:t>
      </w:r>
      <w:bookmarkStart w:id="884" w:name="AAAAAAAABO"/>
      <w:bookmarkEnd w:id="884"/>
    </w:p>
    <w:p w14:paraId="719A4387"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allData</w:t>
      </w:r>
      <w:bookmarkStart w:id="885" w:name="AAAAAAAABP"/>
      <w:bookmarkEnd w:id="885"/>
    </w:p>
    <w:p w14:paraId="461D8A74" w14:textId="77777777" w:rsidR="00A6148E" w:rsidRPr="00A6148E" w:rsidRDefault="00A6148E" w:rsidP="00A6148E">
      <w:pPr>
        <w:pBdr>
          <w:bottom w:val="single" w:sz="2" w:space="1" w:color="auto"/>
        </w:pBdr>
        <w:autoSpaceDE w:val="0"/>
        <w:autoSpaceDN w:val="0"/>
        <w:rPr>
          <w:lang w:val="en-US" w:eastAsia="en-US"/>
        </w:rPr>
      </w:pPr>
    </w:p>
    <w:p w14:paraId="76555A15"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Detailed Description</w:t>
      </w:r>
    </w:p>
    <w:p w14:paraId="436DBE95" w14:textId="77777777" w:rsidR="00A6148E" w:rsidRPr="00A6148E" w:rsidRDefault="00A6148E" w:rsidP="00A6148E">
      <w:pPr>
        <w:autoSpaceDE w:val="0"/>
        <w:autoSpaceDN w:val="0"/>
        <w:adjustRightInd w:val="0"/>
        <w:spacing w:before="30" w:after="60"/>
        <w:jc w:val="both"/>
        <w:rPr>
          <w:sz w:val="22"/>
          <w:szCs w:val="22"/>
          <w:lang w:val="en-US" w:eastAsia="en-US"/>
        </w:rPr>
      </w:pPr>
      <w:r w:rsidRPr="00A6148E">
        <w:rPr>
          <w:sz w:val="22"/>
          <w:szCs w:val="22"/>
          <w:lang w:val="en-US" w:eastAsia="en-US"/>
        </w:rPr>
        <w:t xml:space="preserve">Thread for adquiring data from IMUs. </w:t>
      </w:r>
    </w:p>
    <w:p w14:paraId="643523C8" w14:textId="77777777" w:rsidR="00A6148E" w:rsidRPr="00A6148E" w:rsidRDefault="00A6148E" w:rsidP="00A6148E">
      <w:pPr>
        <w:autoSpaceDE w:val="0"/>
        <w:autoSpaceDN w:val="0"/>
        <w:adjustRightInd w:val="0"/>
        <w:spacing w:before="30" w:after="60"/>
        <w:jc w:val="both"/>
        <w:rPr>
          <w:sz w:val="22"/>
          <w:szCs w:val="22"/>
          <w:lang w:val="en-US" w:eastAsia="en-US"/>
        </w:rPr>
      </w:pPr>
    </w:p>
    <w:p w14:paraId="65AA9EB3"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7AF6CC76" w14:textId="77777777" w:rsidTr="0075155C">
        <w:tc>
          <w:tcPr>
            <w:tcW w:w="1761" w:type="dxa"/>
          </w:tcPr>
          <w:p w14:paraId="5D971A35"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Process</w:t>
            </w:r>
            <w:r w:rsidRPr="00A6148E">
              <w:rPr>
                <w:sz w:val="20"/>
                <w:szCs w:val="20"/>
                <w:lang w:val="en-US" w:eastAsia="en-US"/>
              </w:rPr>
              <w:t xml:space="preserve"> </w:t>
            </w:r>
          </w:p>
        </w:tc>
        <w:tc>
          <w:tcPr>
            <w:tcW w:w="6561" w:type="dxa"/>
          </w:tcPr>
          <w:p w14:paraId="08D553A6"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process object </w:t>
            </w:r>
          </w:p>
        </w:tc>
      </w:tr>
    </w:tbl>
    <w:p w14:paraId="690EBDCE" w14:textId="77777777" w:rsidR="00A6148E" w:rsidRPr="00A6148E" w:rsidRDefault="00A6148E" w:rsidP="00A6148E">
      <w:pPr>
        <w:pBdr>
          <w:bottom w:val="single" w:sz="2" w:space="1" w:color="auto"/>
        </w:pBdr>
        <w:autoSpaceDE w:val="0"/>
        <w:autoSpaceDN w:val="0"/>
        <w:rPr>
          <w:lang w:val="en-US" w:eastAsia="en-US"/>
        </w:rPr>
      </w:pPr>
    </w:p>
    <w:p w14:paraId="75947A40"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Constructor &amp; Destructor Documentation</w:t>
      </w:r>
    </w:p>
    <w:p w14:paraId="5C22D119"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lang w:val="en-US" w:eastAsia="en-US"/>
        </w:rPr>
        <w:fldChar w:fldCharType="begin"/>
      </w:r>
      <w:r w:rsidRPr="00A6148E">
        <w:rPr>
          <w:rFonts w:ascii="Calibri" w:hAnsi="Calibri"/>
          <w:b/>
          <w:bCs/>
          <w:lang w:val="en-US" w:eastAsia="en-US"/>
        </w:rPr>
        <w:instrText>xe "__init__:mainProcess\:\:MainProcess"</w:instrText>
      </w:r>
      <w:r w:rsidRPr="00A6148E">
        <w:rPr>
          <w:rFonts w:ascii="Calibri" w:hAnsi="Calibri"/>
          <w:b/>
          <w:bCs/>
          <w:lang w:val="en-US" w:eastAsia="en-US"/>
        </w:rPr>
        <w:fldChar w:fldCharType="end"/>
      </w:r>
      <w:r w:rsidRPr="00A6148E">
        <w:rPr>
          <w:rFonts w:ascii="Calibri" w:hAnsi="Calibri"/>
          <w:b/>
          <w:bCs/>
          <w:lang w:val="en-US" w:eastAsia="en-US"/>
        </w:rPr>
        <w:fldChar w:fldCharType="begin"/>
      </w:r>
      <w:r w:rsidRPr="00A6148E">
        <w:rPr>
          <w:rFonts w:ascii="Calibri" w:hAnsi="Calibri"/>
          <w:b/>
          <w:bCs/>
          <w:lang w:val="en-US" w:eastAsia="en-US"/>
        </w:rPr>
        <w:instrText>xe "mainProcess\:\:MainProcess:__init__"</w:instrText>
      </w:r>
      <w:r w:rsidRPr="00A6148E">
        <w:rPr>
          <w:rFonts w:ascii="Calibri" w:hAnsi="Calibri"/>
          <w:b/>
          <w:bCs/>
          <w:lang w:val="en-US" w:eastAsia="en-US"/>
        </w:rPr>
        <w:fldChar w:fldCharType="end"/>
      </w:r>
      <w:r w:rsidRPr="00A6148E">
        <w:rPr>
          <w:rFonts w:ascii="Calibri" w:hAnsi="Calibri"/>
          <w:b/>
          <w:bCs/>
          <w:sz w:val="22"/>
          <w:szCs w:val="22"/>
          <w:lang w:val="en-US" w:eastAsia="en-US"/>
        </w:rPr>
        <w:t xml:space="preserve">def mainProcess.MainProcess.__init__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w:t>
      </w:r>
    </w:p>
    <w:p w14:paraId="3EBCA2FE" w14:textId="77777777" w:rsidR="00A6148E" w:rsidRPr="00A6148E" w:rsidRDefault="00A6148E" w:rsidP="00A6148E">
      <w:pPr>
        <w:autoSpaceDE w:val="0"/>
        <w:autoSpaceDN w:val="0"/>
        <w:spacing w:before="30" w:after="60"/>
        <w:ind w:left="360"/>
        <w:jc w:val="both"/>
        <w:rPr>
          <w:sz w:val="20"/>
          <w:szCs w:val="20"/>
          <w:lang w:val="en-US" w:eastAsia="en-US"/>
        </w:rPr>
      </w:pPr>
      <w:bookmarkStart w:id="886" w:name="AAAAAAAABQ"/>
      <w:bookmarkEnd w:id="886"/>
    </w:p>
    <w:p w14:paraId="65C5CE3A"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Constructor. </w:t>
      </w:r>
    </w:p>
    <w:p w14:paraId="70856CBF" w14:textId="77777777" w:rsidR="00A6148E" w:rsidRPr="00A6148E" w:rsidRDefault="00A6148E" w:rsidP="00A6148E">
      <w:pPr>
        <w:autoSpaceDE w:val="0"/>
        <w:autoSpaceDN w:val="0"/>
        <w:spacing w:before="30" w:after="60"/>
        <w:ind w:left="360"/>
        <w:jc w:val="both"/>
        <w:rPr>
          <w:sz w:val="22"/>
          <w:szCs w:val="22"/>
          <w:lang w:val="en-US" w:eastAsia="en-US"/>
        </w:rPr>
      </w:pPr>
      <w:r w:rsidRPr="00A6148E">
        <w:rPr>
          <w:sz w:val="22"/>
          <w:szCs w:val="22"/>
          <w:lang w:val="en-US" w:eastAsia="en-US"/>
        </w:rPr>
        <w:t xml:space="preserve">Inits the process, the CSV file, the PCA9547 Multiplexor, the settings file for each sensor (with calibration) </w:t>
      </w:r>
    </w:p>
    <w:p w14:paraId="49A9C7E2"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281B1839" w14:textId="77777777" w:rsidTr="0075155C">
        <w:tc>
          <w:tcPr>
            <w:tcW w:w="1761" w:type="dxa"/>
          </w:tcPr>
          <w:p w14:paraId="1166038B"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11A2A831"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bl>
    <w:p w14:paraId="327D13EE" w14:textId="77777777" w:rsidR="00A6148E" w:rsidRPr="00A6148E" w:rsidRDefault="00A6148E" w:rsidP="00A6148E">
      <w:pPr>
        <w:pBdr>
          <w:bottom w:val="single" w:sz="2" w:space="1" w:color="auto"/>
        </w:pBdr>
        <w:autoSpaceDE w:val="0"/>
        <w:autoSpaceDN w:val="0"/>
        <w:rPr>
          <w:rFonts w:ascii="Arial" w:hAnsi="Arial" w:cs="Arial"/>
          <w:b/>
          <w:bCs/>
          <w:sz w:val="20"/>
          <w:szCs w:val="20"/>
          <w:lang w:val="en-US" w:eastAsia="en-US"/>
        </w:rPr>
      </w:pPr>
    </w:p>
    <w:p w14:paraId="03726768"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Member Function Documentation</w:t>
      </w:r>
    </w:p>
    <w:p w14:paraId="56F5C15E"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lang w:val="en-US" w:eastAsia="en-US"/>
        </w:rPr>
        <w:fldChar w:fldCharType="begin"/>
      </w:r>
      <w:r w:rsidRPr="00A6148E">
        <w:rPr>
          <w:rFonts w:ascii="Calibri" w:hAnsi="Calibri"/>
          <w:b/>
          <w:bCs/>
          <w:lang w:val="en-US" w:eastAsia="en-US"/>
        </w:rPr>
        <w:instrText>xe "detectImu:mainProcess\:\:MainProcess"</w:instrText>
      </w:r>
      <w:r w:rsidRPr="00A6148E">
        <w:rPr>
          <w:rFonts w:ascii="Calibri" w:hAnsi="Calibri"/>
          <w:b/>
          <w:bCs/>
          <w:lang w:val="en-US" w:eastAsia="en-US"/>
        </w:rPr>
        <w:fldChar w:fldCharType="end"/>
      </w:r>
      <w:r w:rsidRPr="00A6148E">
        <w:rPr>
          <w:rFonts w:ascii="Calibri" w:hAnsi="Calibri"/>
          <w:b/>
          <w:bCs/>
          <w:lang w:val="en-US" w:eastAsia="en-US"/>
        </w:rPr>
        <w:fldChar w:fldCharType="begin"/>
      </w:r>
      <w:r w:rsidRPr="00A6148E">
        <w:rPr>
          <w:rFonts w:ascii="Calibri" w:hAnsi="Calibri"/>
          <w:b/>
          <w:bCs/>
          <w:lang w:val="en-US" w:eastAsia="en-US"/>
        </w:rPr>
        <w:instrText>xe "mainProcess\:\:MainProcess:detectImu"</w:instrText>
      </w:r>
      <w:r w:rsidRPr="00A6148E">
        <w:rPr>
          <w:rFonts w:ascii="Calibri" w:hAnsi="Calibri"/>
          <w:b/>
          <w:bCs/>
          <w:lang w:val="en-US" w:eastAsia="en-US"/>
        </w:rPr>
        <w:fldChar w:fldCharType="end"/>
      </w:r>
      <w:r w:rsidRPr="00A6148E">
        <w:rPr>
          <w:rFonts w:ascii="Calibri" w:hAnsi="Calibri"/>
          <w:b/>
          <w:bCs/>
          <w:sz w:val="22"/>
          <w:szCs w:val="22"/>
          <w:lang w:val="en-US" w:eastAsia="en-US"/>
        </w:rPr>
        <w:t xml:space="preserve">def mainProcess.MainProcess.detectImu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w:t>
      </w:r>
    </w:p>
    <w:p w14:paraId="2D082305" w14:textId="77777777" w:rsidR="00A6148E" w:rsidRPr="00A6148E" w:rsidRDefault="00A6148E" w:rsidP="00A6148E">
      <w:pPr>
        <w:autoSpaceDE w:val="0"/>
        <w:autoSpaceDN w:val="0"/>
        <w:spacing w:before="30" w:after="60"/>
        <w:ind w:left="360"/>
        <w:jc w:val="both"/>
        <w:rPr>
          <w:sz w:val="20"/>
          <w:szCs w:val="20"/>
          <w:lang w:val="en-US" w:eastAsia="en-US"/>
        </w:rPr>
      </w:pPr>
      <w:bookmarkStart w:id="887" w:name="AAAAAAAABR"/>
      <w:bookmarkEnd w:id="887"/>
    </w:p>
    <w:p w14:paraId="2C343190"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Detectes the number of IMUs avaliable in each channel. </w:t>
      </w:r>
    </w:p>
    <w:p w14:paraId="695E245F" w14:textId="77777777" w:rsidR="00A6148E" w:rsidRPr="00A6148E" w:rsidRDefault="00A6148E" w:rsidP="00A6148E">
      <w:pPr>
        <w:autoSpaceDE w:val="0"/>
        <w:autoSpaceDN w:val="0"/>
        <w:spacing w:before="30" w:after="60"/>
        <w:ind w:left="360"/>
        <w:jc w:val="both"/>
        <w:rPr>
          <w:sz w:val="22"/>
          <w:szCs w:val="22"/>
          <w:lang w:val="en-US" w:eastAsia="en-US"/>
        </w:rPr>
      </w:pPr>
    </w:p>
    <w:p w14:paraId="5BA64027"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516F8A5D" w14:textId="77777777" w:rsidTr="0075155C">
        <w:tc>
          <w:tcPr>
            <w:tcW w:w="1761" w:type="dxa"/>
          </w:tcPr>
          <w:p w14:paraId="13F80ABD"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2DC09DB9"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bl>
    <w:p w14:paraId="3F1BE88D"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Returns:</w:t>
      </w:r>
    </w:p>
    <w:p w14:paraId="2CB5501A" w14:textId="77777777" w:rsidR="00A6148E" w:rsidRPr="00A6148E" w:rsidRDefault="00A6148E" w:rsidP="00A6148E">
      <w:pPr>
        <w:autoSpaceDE w:val="0"/>
        <w:autoSpaceDN w:val="0"/>
        <w:ind w:left="720"/>
        <w:rPr>
          <w:sz w:val="20"/>
          <w:szCs w:val="20"/>
          <w:lang w:val="en-US" w:eastAsia="en-US"/>
        </w:rPr>
      </w:pPr>
      <w:r w:rsidRPr="00A6148E">
        <w:rPr>
          <w:sz w:val="20"/>
          <w:szCs w:val="20"/>
          <w:lang w:val="en-US" w:eastAsia="en-US"/>
        </w:rPr>
        <w:t xml:space="preserve">number of detected IMUs </w:t>
      </w:r>
    </w:p>
    <w:p w14:paraId="42CEB7FB"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"getData:mainProcess\:\:MainProcess"</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"mainProcess\:\:MainProcess:getData"</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mainProcess.MainProcess.getData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w:t>
      </w:r>
    </w:p>
    <w:p w14:paraId="0F74FD6A" w14:textId="77777777" w:rsidR="00A6148E" w:rsidRPr="00A6148E" w:rsidRDefault="00A6148E" w:rsidP="00A6148E">
      <w:pPr>
        <w:autoSpaceDE w:val="0"/>
        <w:autoSpaceDN w:val="0"/>
        <w:spacing w:before="30" w:after="60"/>
        <w:ind w:left="360"/>
        <w:jc w:val="both"/>
        <w:rPr>
          <w:sz w:val="20"/>
          <w:szCs w:val="20"/>
          <w:lang w:val="en-US" w:eastAsia="en-US"/>
        </w:rPr>
      </w:pPr>
      <w:bookmarkStart w:id="888" w:name="AAAAAAAABS"/>
      <w:bookmarkEnd w:id="888"/>
    </w:p>
    <w:p w14:paraId="162A8E32"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gets the current data from the current sensor </w:t>
      </w:r>
    </w:p>
    <w:p w14:paraId="799DE0F6" w14:textId="77777777" w:rsidR="00A6148E" w:rsidRPr="00A6148E" w:rsidRDefault="00A6148E" w:rsidP="00A6148E">
      <w:pPr>
        <w:autoSpaceDE w:val="0"/>
        <w:autoSpaceDN w:val="0"/>
        <w:spacing w:before="30" w:after="60"/>
        <w:ind w:left="360"/>
        <w:jc w:val="both"/>
        <w:rPr>
          <w:sz w:val="22"/>
          <w:szCs w:val="22"/>
          <w:lang w:val="en-US" w:eastAsia="en-US"/>
        </w:rPr>
      </w:pPr>
    </w:p>
    <w:p w14:paraId="38CC448A"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4C53A24F" w14:textId="77777777" w:rsidTr="0075155C">
        <w:tc>
          <w:tcPr>
            <w:tcW w:w="1761" w:type="dxa"/>
          </w:tcPr>
          <w:p w14:paraId="0F6E2FB0"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11282657"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bl>
    <w:p w14:paraId="3F868E36"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lastRenderedPageBreak/>
        <w:t>Returns:</w:t>
      </w:r>
    </w:p>
    <w:p w14:paraId="280A7B78" w14:textId="77777777" w:rsidR="00A6148E" w:rsidRPr="00A6148E" w:rsidRDefault="00A6148E" w:rsidP="00A6148E">
      <w:pPr>
        <w:autoSpaceDE w:val="0"/>
        <w:autoSpaceDN w:val="0"/>
        <w:ind w:left="720"/>
        <w:rPr>
          <w:sz w:val="20"/>
          <w:szCs w:val="20"/>
          <w:lang w:val="en-US" w:eastAsia="en-US"/>
        </w:rPr>
      </w:pPr>
      <w:r w:rsidRPr="00A6148E">
        <w:rPr>
          <w:sz w:val="20"/>
          <w:szCs w:val="20"/>
          <w:lang w:val="en-US" w:eastAsia="en-US"/>
        </w:rPr>
        <w:t xml:space="preserve">all sensor data as a vector </w:t>
      </w:r>
    </w:p>
    <w:p w14:paraId="352F79DE"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"run:mainProcess\:\:MainProcess"</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"mainProcess\:\:MainProcess:run"</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mainProcess.MainProcess.run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w:t>
      </w:r>
    </w:p>
    <w:p w14:paraId="79631A3A" w14:textId="77777777" w:rsidR="00A6148E" w:rsidRPr="00A6148E" w:rsidRDefault="00A6148E" w:rsidP="00A6148E">
      <w:pPr>
        <w:autoSpaceDE w:val="0"/>
        <w:autoSpaceDN w:val="0"/>
        <w:spacing w:before="30" w:after="60"/>
        <w:ind w:left="360"/>
        <w:jc w:val="both"/>
        <w:rPr>
          <w:sz w:val="20"/>
          <w:szCs w:val="20"/>
          <w:lang w:val="en-US" w:eastAsia="en-US"/>
        </w:rPr>
      </w:pPr>
      <w:bookmarkStart w:id="889" w:name="AAAAAAAABT"/>
      <w:bookmarkEnd w:id="889"/>
    </w:p>
    <w:p w14:paraId="69F22871"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Thread loop. </w:t>
      </w:r>
    </w:p>
    <w:p w14:paraId="0A065D2F" w14:textId="77777777" w:rsidR="00A6148E" w:rsidRPr="00A6148E" w:rsidRDefault="00A6148E" w:rsidP="00A6148E">
      <w:pPr>
        <w:autoSpaceDE w:val="0"/>
        <w:autoSpaceDN w:val="0"/>
        <w:spacing w:before="30" w:after="60"/>
        <w:ind w:left="360"/>
        <w:jc w:val="both"/>
        <w:rPr>
          <w:sz w:val="22"/>
          <w:szCs w:val="22"/>
          <w:lang w:val="en-US" w:eastAsia="en-US"/>
        </w:rPr>
      </w:pPr>
      <w:r w:rsidRPr="00A6148E">
        <w:rPr>
          <w:sz w:val="22"/>
          <w:szCs w:val="22"/>
          <w:lang w:val="en-US" w:eastAsia="en-US"/>
        </w:rPr>
        <w:t xml:space="preserve">Get data in the polling interval definid time, and stores data form all the avaliable sensor with his identificator and timestamp </w:t>
      </w:r>
    </w:p>
    <w:p w14:paraId="3131774B"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07920D5C" w14:textId="77777777" w:rsidTr="0075155C">
        <w:tc>
          <w:tcPr>
            <w:tcW w:w="1761" w:type="dxa"/>
          </w:tcPr>
          <w:p w14:paraId="51BA39F5"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704E514E"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bl>
    <w:p w14:paraId="091724D1"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Returns:</w:t>
      </w:r>
    </w:p>
    <w:p w14:paraId="57EC27B6" w14:textId="77777777" w:rsidR="00A6148E" w:rsidRPr="00A6148E" w:rsidRDefault="00A6148E" w:rsidP="00A6148E">
      <w:pPr>
        <w:autoSpaceDE w:val="0"/>
        <w:autoSpaceDN w:val="0"/>
        <w:ind w:left="720"/>
        <w:rPr>
          <w:sz w:val="20"/>
          <w:szCs w:val="20"/>
          <w:lang w:val="en-US" w:eastAsia="en-US"/>
        </w:rPr>
      </w:pPr>
      <w:r w:rsidRPr="00A6148E">
        <w:rPr>
          <w:sz w:val="20"/>
          <w:szCs w:val="20"/>
          <w:lang w:val="en-US" w:eastAsia="en-US"/>
        </w:rPr>
        <w:t xml:space="preserve">finalized job </w:t>
      </w:r>
    </w:p>
    <w:p w14:paraId="19BC5D64"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"setFileName:mainProcess\:\:MainProcess"</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"mainProcess\:\:MainProcess:setFileName"</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mainProcess.MainProcess.setFileName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txt</w:t>
      </w:r>
      <w:r w:rsidRPr="00A6148E">
        <w:rPr>
          <w:rFonts w:ascii="Calibri" w:hAnsi="Calibri"/>
          <w:b/>
          <w:bCs/>
          <w:sz w:val="22"/>
          <w:szCs w:val="22"/>
          <w:lang w:val="en-US" w:eastAsia="en-US"/>
        </w:rPr>
        <w:t>)</w:t>
      </w:r>
    </w:p>
    <w:p w14:paraId="6A578ADC" w14:textId="77777777" w:rsidR="00A6148E" w:rsidRPr="00A6148E" w:rsidRDefault="00A6148E" w:rsidP="00A6148E">
      <w:pPr>
        <w:autoSpaceDE w:val="0"/>
        <w:autoSpaceDN w:val="0"/>
        <w:spacing w:before="30" w:after="60"/>
        <w:ind w:left="360"/>
        <w:jc w:val="both"/>
        <w:rPr>
          <w:sz w:val="20"/>
          <w:szCs w:val="20"/>
          <w:lang w:val="en-US" w:eastAsia="en-US"/>
        </w:rPr>
      </w:pPr>
      <w:bookmarkStart w:id="890" w:name="AAAAAAAABU"/>
      <w:bookmarkEnd w:id="890"/>
    </w:p>
    <w:p w14:paraId="3B770957"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Sets file name for the CSV file. </w:t>
      </w:r>
    </w:p>
    <w:p w14:paraId="60AE2C44" w14:textId="77777777" w:rsidR="00A6148E" w:rsidRPr="00A6148E" w:rsidRDefault="00A6148E" w:rsidP="00A6148E">
      <w:pPr>
        <w:autoSpaceDE w:val="0"/>
        <w:autoSpaceDN w:val="0"/>
        <w:spacing w:before="30" w:after="60"/>
        <w:ind w:left="360"/>
        <w:jc w:val="both"/>
        <w:rPr>
          <w:sz w:val="22"/>
          <w:szCs w:val="22"/>
          <w:lang w:val="en-US" w:eastAsia="en-US"/>
        </w:rPr>
      </w:pPr>
    </w:p>
    <w:p w14:paraId="14E5087E"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6A141996" w14:textId="77777777" w:rsidTr="0075155C">
        <w:tc>
          <w:tcPr>
            <w:tcW w:w="1761" w:type="dxa"/>
          </w:tcPr>
          <w:p w14:paraId="318390CF"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1F57102C"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r w:rsidR="00A6148E" w:rsidRPr="00A6148E" w14:paraId="75D41FD5" w14:textId="77777777" w:rsidTr="0075155C">
        <w:tc>
          <w:tcPr>
            <w:tcW w:w="1761" w:type="dxa"/>
          </w:tcPr>
          <w:p w14:paraId="202672C6"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txt</w:t>
            </w:r>
            <w:r w:rsidRPr="00A6148E">
              <w:rPr>
                <w:sz w:val="20"/>
                <w:szCs w:val="20"/>
                <w:lang w:val="en-US" w:eastAsia="en-US"/>
              </w:rPr>
              <w:t xml:space="preserve"> </w:t>
            </w:r>
          </w:p>
        </w:tc>
        <w:tc>
          <w:tcPr>
            <w:tcW w:w="6561" w:type="dxa"/>
          </w:tcPr>
          <w:p w14:paraId="7E0DE341"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file name </w:t>
            </w:r>
          </w:p>
        </w:tc>
      </w:tr>
    </w:tbl>
    <w:p w14:paraId="65D62BE2"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"stop:mainProcess\:\:MainProcess"</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"mainProcess\:\:MainProcess:stop"</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mainProcess.MainProcess.stop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w:t>
      </w:r>
    </w:p>
    <w:p w14:paraId="645E6088" w14:textId="77777777" w:rsidR="00A6148E" w:rsidRPr="00A6148E" w:rsidRDefault="00A6148E" w:rsidP="00A6148E">
      <w:pPr>
        <w:autoSpaceDE w:val="0"/>
        <w:autoSpaceDN w:val="0"/>
        <w:spacing w:before="30" w:after="60"/>
        <w:ind w:left="360"/>
        <w:jc w:val="both"/>
        <w:rPr>
          <w:sz w:val="20"/>
          <w:szCs w:val="20"/>
          <w:lang w:val="en-US" w:eastAsia="en-US"/>
        </w:rPr>
      </w:pPr>
      <w:bookmarkStart w:id="891" w:name="AAAAAAAABV"/>
      <w:bookmarkEnd w:id="891"/>
    </w:p>
    <w:p w14:paraId="13AA1CAC"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stops the thread and signals to exit </w:t>
      </w:r>
    </w:p>
    <w:p w14:paraId="001AAF1B" w14:textId="77777777" w:rsidR="00A6148E" w:rsidRPr="00A6148E" w:rsidRDefault="00A6148E" w:rsidP="00A6148E">
      <w:pPr>
        <w:autoSpaceDE w:val="0"/>
        <w:autoSpaceDN w:val="0"/>
        <w:spacing w:before="30" w:after="60"/>
        <w:ind w:left="360"/>
        <w:jc w:val="both"/>
        <w:rPr>
          <w:sz w:val="22"/>
          <w:szCs w:val="22"/>
          <w:lang w:val="en-US" w:eastAsia="en-US"/>
        </w:rPr>
      </w:pPr>
    </w:p>
    <w:p w14:paraId="1ABC5044"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636A50B8" w14:textId="77777777" w:rsidTr="0075155C">
        <w:tc>
          <w:tcPr>
            <w:tcW w:w="1761" w:type="dxa"/>
          </w:tcPr>
          <w:p w14:paraId="455FEFAF"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0C7AF088"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bl>
    <w:p w14:paraId="00A78F58" w14:textId="77777777" w:rsidR="00A6148E" w:rsidRPr="00A6148E" w:rsidRDefault="00A6148E" w:rsidP="00A6148E">
      <w:pPr>
        <w:pBdr>
          <w:bottom w:val="single" w:sz="2" w:space="1" w:color="auto"/>
        </w:pBdr>
        <w:autoSpaceDE w:val="0"/>
        <w:autoSpaceDN w:val="0"/>
        <w:rPr>
          <w:rFonts w:ascii="Arial" w:hAnsi="Arial" w:cs="Arial"/>
          <w:b/>
          <w:bCs/>
          <w:sz w:val="20"/>
          <w:szCs w:val="20"/>
          <w:lang w:val="en-US" w:eastAsia="en-US"/>
        </w:rPr>
      </w:pPr>
    </w:p>
    <w:p w14:paraId="3732D70B"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t>The documentation for this class was generated from the following file:</w:t>
      </w:r>
    </w:p>
    <w:p w14:paraId="3470A40E" w14:textId="77777777" w:rsidR="00A6148E" w:rsidRPr="00A6148E" w:rsidRDefault="00A6148E" w:rsidP="00A6148E">
      <w:pPr>
        <w:tabs>
          <w:tab w:val="num" w:pos="720"/>
        </w:tabs>
        <w:autoSpaceDE w:val="0"/>
        <w:autoSpaceDN w:val="0"/>
        <w:ind w:left="720" w:hanging="360"/>
        <w:rPr>
          <w:sz w:val="20"/>
          <w:szCs w:val="20"/>
          <w:lang w:val="en-US" w:eastAsia="en-US"/>
        </w:rPr>
      </w:pPr>
      <w:r w:rsidRPr="00A6148E">
        <w:rPr>
          <w:sz w:val="20"/>
          <w:szCs w:val="20"/>
          <w:lang w:val="en-US" w:eastAsia="en-US"/>
        </w:rPr>
        <w:t>Test6/mainProcess.py</w:t>
      </w:r>
    </w:p>
    <w:p w14:paraId="605270F8"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55C4C9A9" w14:textId="77777777" w:rsidR="00A6148E" w:rsidRPr="00A6148E" w:rsidRDefault="00A6148E" w:rsidP="00A6148E">
      <w:pPr>
        <w:widowControl w:val="0"/>
        <w:autoSpaceDE w:val="0"/>
        <w:autoSpaceDN w:val="0"/>
        <w:adjustRightInd w:val="0"/>
        <w:rPr>
          <w:lang w:val="en-US" w:eastAsia="en-US"/>
        </w:rPr>
        <w:sectPr w:rsidR="00A6148E" w:rsidRPr="00A6148E">
          <w:pgSz w:w="12240" w:h="15840"/>
          <w:pgMar w:top="1440" w:right="1440" w:bottom="1440" w:left="1440" w:header="720" w:footer="720" w:gutter="0"/>
          <w:cols w:space="720"/>
          <w:noEndnote/>
        </w:sectPr>
      </w:pPr>
    </w:p>
    <w:p w14:paraId="797943FD" w14:textId="77777777" w:rsidR="00A6148E" w:rsidRPr="00A6148E" w:rsidRDefault="00A6148E" w:rsidP="00A6148E">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A6148E">
        <w:rPr>
          <w:rFonts w:ascii="Arial" w:hAnsi="Arial" w:cs="Arial"/>
          <w:b/>
          <w:bCs/>
          <w:sz w:val="20"/>
          <w:szCs w:val="20"/>
          <w:lang w:val="en-US" w:eastAsia="en-US"/>
        </w:rPr>
        <w:lastRenderedPageBreak/>
        <w:t>pca9547.PCA9547 Class Reference</w:t>
      </w:r>
    </w:p>
    <w:p w14:paraId="3C323AD2" w14:textId="77777777" w:rsidR="00A6148E" w:rsidRPr="00A6148E" w:rsidRDefault="00A6148E" w:rsidP="00A6148E">
      <w:pPr>
        <w:widowControl w:val="0"/>
        <w:autoSpaceDE w:val="0"/>
        <w:autoSpaceDN w:val="0"/>
        <w:adjustRightInd w:val="0"/>
        <w:rPr>
          <w:lang w:val="en-US" w:eastAsia="en-US"/>
        </w:rPr>
      </w:pPr>
      <w:r w:rsidRPr="00A6148E">
        <w:rPr>
          <w:lang w:val="en-US" w:eastAsia="en-US"/>
        </w:rPr>
        <w:fldChar w:fldCharType="begin"/>
      </w:r>
      <w:r w:rsidRPr="00A6148E">
        <w:rPr>
          <w:lang w:val="en-US" w:eastAsia="en-US"/>
        </w:rPr>
        <w:instrText>tc  \l 2 "pca9547.PCA9547"</w:instrText>
      </w:r>
      <w:r w:rsidRPr="00A6148E">
        <w:rPr>
          <w:lang w:val="en-US" w:eastAsia="en-US"/>
        </w:rPr>
        <w:fldChar w:fldCharType="end"/>
      </w:r>
      <w:r w:rsidRPr="00A6148E">
        <w:rPr>
          <w:lang w:val="en-US" w:eastAsia="en-US"/>
        </w:rPr>
        <w:fldChar w:fldCharType="begin"/>
      </w:r>
      <w:r w:rsidRPr="00A6148E">
        <w:rPr>
          <w:lang w:val="en-US" w:eastAsia="en-US"/>
        </w:rPr>
        <w:instrText>xe "pca9547.PCA9547"</w:instrText>
      </w:r>
      <w:r w:rsidRPr="00A6148E">
        <w:rPr>
          <w:lang w:val="en-US" w:eastAsia="en-US"/>
        </w:rPr>
        <w:fldChar w:fldCharType="end"/>
      </w:r>
      <w:bookmarkStart w:id="892" w:name="AAAAAAAABW"/>
      <w:bookmarkEnd w:id="892"/>
    </w:p>
    <w:p w14:paraId="6E075225" w14:textId="77777777" w:rsidR="00A6148E" w:rsidRPr="00A6148E" w:rsidRDefault="00A6148E" w:rsidP="00A6148E">
      <w:pPr>
        <w:widowControl w:val="0"/>
        <w:autoSpaceDE w:val="0"/>
        <w:autoSpaceDN w:val="0"/>
        <w:adjustRightInd w:val="0"/>
        <w:rPr>
          <w:lang w:val="en-US" w:eastAsia="en-US"/>
        </w:rPr>
      </w:pPr>
      <w:r w:rsidRPr="00A6148E">
        <w:rPr>
          <w:sz w:val="20"/>
          <w:szCs w:val="20"/>
          <w:lang w:val="en-US" w:eastAsia="en-US"/>
        </w:rPr>
        <w:t xml:space="preserve">Class to manage the I2C Multiplexor </w:t>
      </w:r>
      <w:r w:rsidRPr="00A6148E">
        <w:rPr>
          <w:b/>
          <w:bCs/>
          <w:sz w:val="20"/>
          <w:szCs w:val="20"/>
          <w:lang w:val="en-US" w:eastAsia="en-US"/>
        </w:rPr>
        <w:t>PCA9547</w:t>
      </w:r>
      <w:r w:rsidRPr="00A6148E">
        <w:rPr>
          <w:sz w:val="20"/>
          <w:szCs w:val="20"/>
          <w:lang w:val="en-US" w:eastAsia="en-US"/>
        </w:rPr>
        <w:t xml:space="preserve">. </w:t>
      </w:r>
    </w:p>
    <w:p w14:paraId="29E736B3"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Public Member Functions</w:t>
      </w:r>
    </w:p>
    <w:p w14:paraId="262A422D"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__init__</w:t>
      </w:r>
    </w:p>
    <w:p w14:paraId="3E398753"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Consructor. </w:t>
      </w:r>
    </w:p>
    <w:p w14:paraId="40093FDD"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setChannel</w:t>
      </w:r>
    </w:p>
    <w:p w14:paraId="3DE3CA6A"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Sets the current enabled channel. </w:t>
      </w:r>
    </w:p>
    <w:p w14:paraId="66D92922"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getChannel</w:t>
      </w:r>
    </w:p>
    <w:p w14:paraId="340BFB62"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Gets the current enabled channel. </w:t>
      </w:r>
    </w:p>
    <w:p w14:paraId="4AB7A602"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resetChannel</w:t>
      </w:r>
    </w:p>
    <w:p w14:paraId="0268788A"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Resets the multiplexor. </w:t>
      </w:r>
    </w:p>
    <w:p w14:paraId="7CE5097D"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Static Public Attributes</w:t>
      </w:r>
    </w:p>
    <w:p w14:paraId="79AA0BED"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address</w:t>
      </w:r>
      <w:r w:rsidRPr="00A6148E">
        <w:rPr>
          <w:sz w:val="20"/>
          <w:szCs w:val="20"/>
          <w:lang w:val="en-US" w:eastAsia="en-US"/>
        </w:rPr>
        <w:t xml:space="preserve"> = None</w:t>
      </w:r>
      <w:bookmarkStart w:id="893" w:name="AAAAAAAABX"/>
      <w:bookmarkEnd w:id="893"/>
    </w:p>
    <w:p w14:paraId="0B987C43"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Addres of the multiplexor. </w:t>
      </w:r>
    </w:p>
    <w:p w14:paraId="73E3BEE0" w14:textId="77777777" w:rsidR="00A6148E" w:rsidRPr="00A6148E" w:rsidRDefault="00A6148E" w:rsidP="00A6148E">
      <w:pPr>
        <w:pBdr>
          <w:bottom w:val="single" w:sz="2" w:space="1" w:color="auto"/>
        </w:pBdr>
        <w:autoSpaceDE w:val="0"/>
        <w:autoSpaceDN w:val="0"/>
        <w:rPr>
          <w:lang w:val="en-US" w:eastAsia="en-US"/>
        </w:rPr>
      </w:pPr>
    </w:p>
    <w:p w14:paraId="031E7B7C"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Detailed Description</w:t>
      </w:r>
    </w:p>
    <w:p w14:paraId="4373EAEF" w14:textId="77777777" w:rsidR="00A6148E" w:rsidRPr="00A6148E" w:rsidRDefault="00A6148E" w:rsidP="00A6148E">
      <w:pPr>
        <w:autoSpaceDE w:val="0"/>
        <w:autoSpaceDN w:val="0"/>
        <w:adjustRightInd w:val="0"/>
        <w:spacing w:before="30" w:after="60"/>
        <w:jc w:val="both"/>
        <w:rPr>
          <w:sz w:val="22"/>
          <w:szCs w:val="22"/>
          <w:lang w:val="en-US" w:eastAsia="en-US"/>
        </w:rPr>
      </w:pPr>
      <w:r w:rsidRPr="00A6148E">
        <w:rPr>
          <w:sz w:val="22"/>
          <w:szCs w:val="22"/>
          <w:lang w:val="en-US" w:eastAsia="en-US"/>
        </w:rPr>
        <w:t xml:space="preserve">Class to manage the I2C Multiplexor </w:t>
      </w:r>
      <w:r w:rsidRPr="00A6148E">
        <w:rPr>
          <w:b/>
          <w:bCs/>
          <w:sz w:val="22"/>
          <w:szCs w:val="22"/>
          <w:lang w:val="en-US" w:eastAsia="en-US"/>
        </w:rPr>
        <w:t>PCA9547</w:t>
      </w:r>
      <w:r w:rsidRPr="00A6148E">
        <w:rPr>
          <w:sz w:val="22"/>
          <w:szCs w:val="22"/>
          <w:lang w:val="en-US" w:eastAsia="en-US"/>
        </w:rPr>
        <w:t xml:space="preserve">. </w:t>
      </w:r>
    </w:p>
    <w:p w14:paraId="5108B714" w14:textId="77777777" w:rsidR="00A6148E" w:rsidRPr="00A6148E" w:rsidRDefault="00A6148E" w:rsidP="00A6148E">
      <w:pPr>
        <w:autoSpaceDE w:val="0"/>
        <w:autoSpaceDN w:val="0"/>
        <w:adjustRightInd w:val="0"/>
        <w:spacing w:before="30" w:after="60"/>
        <w:jc w:val="both"/>
        <w:rPr>
          <w:sz w:val="22"/>
          <w:szCs w:val="22"/>
          <w:lang w:val="en-US" w:eastAsia="en-US"/>
        </w:rPr>
      </w:pPr>
    </w:p>
    <w:p w14:paraId="56646C75" w14:textId="77777777" w:rsidR="00A6148E" w:rsidRPr="00A6148E" w:rsidRDefault="00A6148E" w:rsidP="00A6148E">
      <w:pPr>
        <w:pBdr>
          <w:bottom w:val="single" w:sz="2" w:space="1" w:color="auto"/>
        </w:pBdr>
        <w:autoSpaceDE w:val="0"/>
        <w:autoSpaceDN w:val="0"/>
        <w:rPr>
          <w:lang w:val="en-US" w:eastAsia="en-US"/>
        </w:rPr>
      </w:pPr>
    </w:p>
    <w:p w14:paraId="65A19773"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Constructor &amp; Destructor Documentation</w:t>
      </w:r>
    </w:p>
    <w:p w14:paraId="033BF38B"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lang w:val="en-US" w:eastAsia="en-US"/>
        </w:rPr>
        <w:fldChar w:fldCharType="begin"/>
      </w:r>
      <w:r w:rsidRPr="00A6148E">
        <w:rPr>
          <w:rFonts w:ascii="Calibri" w:hAnsi="Calibri"/>
          <w:b/>
          <w:bCs/>
          <w:lang w:val="en-US" w:eastAsia="en-US"/>
        </w:rPr>
        <w:instrText>xe "__init__:pca9547\:\:PCA9547"</w:instrText>
      </w:r>
      <w:r w:rsidRPr="00A6148E">
        <w:rPr>
          <w:rFonts w:ascii="Calibri" w:hAnsi="Calibri"/>
          <w:b/>
          <w:bCs/>
          <w:lang w:val="en-US" w:eastAsia="en-US"/>
        </w:rPr>
        <w:fldChar w:fldCharType="end"/>
      </w:r>
      <w:r w:rsidRPr="00A6148E">
        <w:rPr>
          <w:rFonts w:ascii="Calibri" w:hAnsi="Calibri"/>
          <w:b/>
          <w:bCs/>
          <w:lang w:val="en-US" w:eastAsia="en-US"/>
        </w:rPr>
        <w:fldChar w:fldCharType="begin"/>
      </w:r>
      <w:r w:rsidRPr="00A6148E">
        <w:rPr>
          <w:rFonts w:ascii="Calibri" w:hAnsi="Calibri"/>
          <w:b/>
          <w:bCs/>
          <w:lang w:val="en-US" w:eastAsia="en-US"/>
        </w:rPr>
        <w:instrText>xe "pca9547\:\:PCA9547:__init__"</w:instrText>
      </w:r>
      <w:r w:rsidRPr="00A6148E">
        <w:rPr>
          <w:rFonts w:ascii="Calibri" w:hAnsi="Calibri"/>
          <w:b/>
          <w:bCs/>
          <w:lang w:val="en-US" w:eastAsia="en-US"/>
        </w:rPr>
        <w:fldChar w:fldCharType="end"/>
      </w:r>
      <w:r w:rsidRPr="00A6148E">
        <w:rPr>
          <w:rFonts w:ascii="Calibri" w:hAnsi="Calibri"/>
          <w:b/>
          <w:bCs/>
          <w:sz w:val="22"/>
          <w:szCs w:val="22"/>
          <w:lang w:val="en-US" w:eastAsia="en-US"/>
        </w:rPr>
        <w:t xml:space="preserve">def pca9547.PCA9547.__init__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address</w:t>
      </w:r>
      <w:r w:rsidRPr="00A6148E">
        <w:rPr>
          <w:rFonts w:ascii="Calibri" w:hAnsi="Calibri"/>
          <w:b/>
          <w:bCs/>
          <w:sz w:val="22"/>
          <w:szCs w:val="22"/>
          <w:lang w:val="en-US" w:eastAsia="en-US"/>
        </w:rPr>
        <w:t xml:space="preserve"> = </w:t>
      </w:r>
      <w:r w:rsidRPr="00A6148E">
        <w:rPr>
          <w:rFonts w:ascii="Courier New" w:hAnsi="Courier New" w:cs="Courier New"/>
          <w:b/>
          <w:bCs/>
          <w:sz w:val="22"/>
          <w:szCs w:val="22"/>
          <w:lang w:val="en-US" w:eastAsia="en-US"/>
        </w:rPr>
        <w:t>0x70</w:t>
      </w:r>
      <w:r w:rsidRPr="00A6148E">
        <w:rPr>
          <w:rFonts w:ascii="Calibri" w:hAnsi="Calibri"/>
          <w:b/>
          <w:bCs/>
          <w:sz w:val="22"/>
          <w:szCs w:val="22"/>
          <w:lang w:val="en-US" w:eastAsia="en-US"/>
        </w:rPr>
        <w:t>)</w:t>
      </w:r>
    </w:p>
    <w:p w14:paraId="2DFACA07" w14:textId="77777777" w:rsidR="00A6148E" w:rsidRPr="00A6148E" w:rsidRDefault="00A6148E" w:rsidP="00A6148E">
      <w:pPr>
        <w:autoSpaceDE w:val="0"/>
        <w:autoSpaceDN w:val="0"/>
        <w:spacing w:before="30" w:after="60"/>
        <w:ind w:left="360"/>
        <w:jc w:val="both"/>
        <w:rPr>
          <w:sz w:val="20"/>
          <w:szCs w:val="20"/>
          <w:lang w:val="en-US" w:eastAsia="en-US"/>
        </w:rPr>
      </w:pPr>
      <w:bookmarkStart w:id="894" w:name="AAAAAAAABY"/>
      <w:bookmarkEnd w:id="894"/>
    </w:p>
    <w:p w14:paraId="092540AC"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Consructor. </w:t>
      </w:r>
    </w:p>
    <w:p w14:paraId="752EAD98" w14:textId="77777777" w:rsidR="00A6148E" w:rsidRPr="00A6148E" w:rsidRDefault="00A6148E" w:rsidP="00A6148E">
      <w:pPr>
        <w:autoSpaceDE w:val="0"/>
        <w:autoSpaceDN w:val="0"/>
        <w:spacing w:before="30" w:after="60"/>
        <w:ind w:left="360"/>
        <w:jc w:val="both"/>
        <w:rPr>
          <w:sz w:val="22"/>
          <w:szCs w:val="22"/>
          <w:lang w:val="en-US" w:eastAsia="en-US"/>
        </w:rPr>
      </w:pPr>
      <w:r w:rsidRPr="00A6148E">
        <w:rPr>
          <w:sz w:val="22"/>
          <w:szCs w:val="22"/>
          <w:lang w:val="en-US" w:eastAsia="en-US"/>
        </w:rPr>
        <w:t xml:space="preserve">Defines the address for the multiplexor </w:t>
      </w:r>
    </w:p>
    <w:p w14:paraId="1AC69961"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0AA7B48B" w14:textId="77777777" w:rsidTr="0075155C">
        <w:tc>
          <w:tcPr>
            <w:tcW w:w="1761" w:type="dxa"/>
          </w:tcPr>
          <w:p w14:paraId="4FF6ED23"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4EF43BD2"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objetc pointer </w:t>
            </w:r>
          </w:p>
        </w:tc>
      </w:tr>
      <w:tr w:rsidR="00A6148E" w:rsidRPr="00A6148E" w14:paraId="2A74272E" w14:textId="77777777" w:rsidTr="0075155C">
        <w:tc>
          <w:tcPr>
            <w:tcW w:w="1761" w:type="dxa"/>
          </w:tcPr>
          <w:p w14:paraId="5EC5F663"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address</w:t>
            </w:r>
            <w:r w:rsidRPr="00A6148E">
              <w:rPr>
                <w:sz w:val="20"/>
                <w:szCs w:val="20"/>
                <w:lang w:val="en-US" w:eastAsia="en-US"/>
              </w:rPr>
              <w:t xml:space="preserve"> </w:t>
            </w:r>
          </w:p>
        </w:tc>
        <w:tc>
          <w:tcPr>
            <w:tcW w:w="6561" w:type="dxa"/>
          </w:tcPr>
          <w:p w14:paraId="6B8A0F26"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Address to be used </w:t>
            </w:r>
          </w:p>
        </w:tc>
      </w:tr>
    </w:tbl>
    <w:p w14:paraId="450FEBA6" w14:textId="77777777" w:rsidR="00A6148E" w:rsidRPr="00A6148E" w:rsidRDefault="00A6148E" w:rsidP="00A6148E">
      <w:pPr>
        <w:pBdr>
          <w:bottom w:val="single" w:sz="2" w:space="1" w:color="auto"/>
        </w:pBdr>
        <w:autoSpaceDE w:val="0"/>
        <w:autoSpaceDN w:val="0"/>
        <w:rPr>
          <w:rFonts w:ascii="Arial" w:hAnsi="Arial" w:cs="Arial"/>
          <w:b/>
          <w:bCs/>
          <w:sz w:val="20"/>
          <w:szCs w:val="20"/>
          <w:lang w:val="en-US" w:eastAsia="en-US"/>
        </w:rPr>
      </w:pPr>
    </w:p>
    <w:p w14:paraId="0ED01447"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Member Function Documentation</w:t>
      </w:r>
    </w:p>
    <w:p w14:paraId="5FA69A85"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lang w:val="en-US" w:eastAsia="en-US"/>
        </w:rPr>
        <w:fldChar w:fldCharType="begin"/>
      </w:r>
      <w:r w:rsidRPr="00A6148E">
        <w:rPr>
          <w:rFonts w:ascii="Calibri" w:hAnsi="Calibri"/>
          <w:b/>
          <w:bCs/>
          <w:lang w:val="en-US" w:eastAsia="en-US"/>
        </w:rPr>
        <w:instrText>xe "getChannel:pca9547\:\:PCA9547"</w:instrText>
      </w:r>
      <w:r w:rsidRPr="00A6148E">
        <w:rPr>
          <w:rFonts w:ascii="Calibri" w:hAnsi="Calibri"/>
          <w:b/>
          <w:bCs/>
          <w:lang w:val="en-US" w:eastAsia="en-US"/>
        </w:rPr>
        <w:fldChar w:fldCharType="end"/>
      </w:r>
      <w:r w:rsidRPr="00A6148E">
        <w:rPr>
          <w:rFonts w:ascii="Calibri" w:hAnsi="Calibri"/>
          <w:b/>
          <w:bCs/>
          <w:lang w:val="en-US" w:eastAsia="en-US"/>
        </w:rPr>
        <w:fldChar w:fldCharType="begin"/>
      </w:r>
      <w:r w:rsidRPr="00A6148E">
        <w:rPr>
          <w:rFonts w:ascii="Calibri" w:hAnsi="Calibri"/>
          <w:b/>
          <w:bCs/>
          <w:lang w:val="en-US" w:eastAsia="en-US"/>
        </w:rPr>
        <w:instrText>xe "pca9547\:\:PCA9547:getChannel"</w:instrText>
      </w:r>
      <w:r w:rsidRPr="00A6148E">
        <w:rPr>
          <w:rFonts w:ascii="Calibri" w:hAnsi="Calibri"/>
          <w:b/>
          <w:bCs/>
          <w:lang w:val="en-US" w:eastAsia="en-US"/>
        </w:rPr>
        <w:fldChar w:fldCharType="end"/>
      </w:r>
      <w:r w:rsidRPr="00A6148E">
        <w:rPr>
          <w:rFonts w:ascii="Calibri" w:hAnsi="Calibri"/>
          <w:b/>
          <w:bCs/>
          <w:sz w:val="22"/>
          <w:szCs w:val="22"/>
          <w:lang w:val="en-US" w:eastAsia="en-US"/>
        </w:rPr>
        <w:t xml:space="preserve">def pca9547.PCA9547.getChannel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w:t>
      </w:r>
    </w:p>
    <w:p w14:paraId="1582B909" w14:textId="77777777" w:rsidR="00A6148E" w:rsidRPr="00A6148E" w:rsidRDefault="00A6148E" w:rsidP="00A6148E">
      <w:pPr>
        <w:autoSpaceDE w:val="0"/>
        <w:autoSpaceDN w:val="0"/>
        <w:spacing w:before="30" w:after="60"/>
        <w:ind w:left="360"/>
        <w:jc w:val="both"/>
        <w:rPr>
          <w:sz w:val="20"/>
          <w:szCs w:val="20"/>
          <w:lang w:val="en-US" w:eastAsia="en-US"/>
        </w:rPr>
      </w:pPr>
      <w:bookmarkStart w:id="895" w:name="AAAAAAAABZ"/>
      <w:bookmarkEnd w:id="895"/>
    </w:p>
    <w:p w14:paraId="53014424"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Gets the current enabled channel. </w:t>
      </w:r>
    </w:p>
    <w:p w14:paraId="72A009EB" w14:textId="77777777" w:rsidR="00A6148E" w:rsidRPr="00A6148E" w:rsidRDefault="00A6148E" w:rsidP="00A6148E">
      <w:pPr>
        <w:autoSpaceDE w:val="0"/>
        <w:autoSpaceDN w:val="0"/>
        <w:spacing w:before="30" w:after="60"/>
        <w:ind w:left="360"/>
        <w:jc w:val="both"/>
        <w:rPr>
          <w:sz w:val="22"/>
          <w:szCs w:val="22"/>
          <w:lang w:val="en-US" w:eastAsia="en-US"/>
        </w:rPr>
      </w:pPr>
    </w:p>
    <w:p w14:paraId="00A96B58"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4BAEE944" w14:textId="77777777" w:rsidTr="0075155C">
        <w:tc>
          <w:tcPr>
            <w:tcW w:w="1761" w:type="dxa"/>
          </w:tcPr>
          <w:p w14:paraId="7E87C2E4"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394CA050"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objetc pointer </w:t>
            </w:r>
          </w:p>
        </w:tc>
      </w:tr>
    </w:tbl>
    <w:p w14:paraId="1037A521"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Returns:</w:t>
      </w:r>
    </w:p>
    <w:p w14:paraId="41C6AB25" w14:textId="77777777" w:rsidR="00A6148E" w:rsidRPr="00A6148E" w:rsidRDefault="00A6148E" w:rsidP="00A6148E">
      <w:pPr>
        <w:autoSpaceDE w:val="0"/>
        <w:autoSpaceDN w:val="0"/>
        <w:ind w:left="720"/>
        <w:rPr>
          <w:sz w:val="20"/>
          <w:szCs w:val="20"/>
          <w:lang w:val="en-US" w:eastAsia="en-US"/>
        </w:rPr>
      </w:pPr>
      <w:r w:rsidRPr="00A6148E">
        <w:rPr>
          <w:sz w:val="20"/>
          <w:szCs w:val="20"/>
          <w:lang w:val="en-US" w:eastAsia="en-US"/>
        </w:rPr>
        <w:t xml:space="preserve">the enabled channel number </w:t>
      </w:r>
    </w:p>
    <w:p w14:paraId="7DA08134"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lastRenderedPageBreak/>
        <w:fldChar w:fldCharType="begin"/>
      </w:r>
      <w:r w:rsidRPr="00A6148E">
        <w:rPr>
          <w:rFonts w:ascii="Calibri" w:hAnsi="Calibri"/>
          <w:b/>
          <w:bCs/>
          <w:sz w:val="22"/>
          <w:szCs w:val="22"/>
          <w:lang w:val="en-US" w:eastAsia="en-US"/>
        </w:rPr>
        <w:instrText>xe "resetChannel:pca9547\:\:PCA9547"</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"pca9547\:\:PCA9547:resetChannel"</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pca9547.PCA9547.resetChannel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w:t>
      </w:r>
    </w:p>
    <w:p w14:paraId="1189B522" w14:textId="77777777" w:rsidR="00A6148E" w:rsidRPr="00A6148E" w:rsidRDefault="00A6148E" w:rsidP="00A6148E">
      <w:pPr>
        <w:autoSpaceDE w:val="0"/>
        <w:autoSpaceDN w:val="0"/>
        <w:spacing w:before="30" w:after="60"/>
        <w:ind w:left="360"/>
        <w:jc w:val="both"/>
        <w:rPr>
          <w:sz w:val="20"/>
          <w:szCs w:val="20"/>
          <w:lang w:val="en-US" w:eastAsia="en-US"/>
        </w:rPr>
      </w:pPr>
      <w:bookmarkStart w:id="896" w:name="AAAAAAAACA"/>
      <w:bookmarkEnd w:id="896"/>
    </w:p>
    <w:p w14:paraId="6AF69BF6"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Resets the multiplexor. </w:t>
      </w:r>
    </w:p>
    <w:p w14:paraId="11CA1891" w14:textId="77777777" w:rsidR="00A6148E" w:rsidRPr="00A6148E" w:rsidRDefault="00A6148E" w:rsidP="00A6148E">
      <w:pPr>
        <w:autoSpaceDE w:val="0"/>
        <w:autoSpaceDN w:val="0"/>
        <w:spacing w:before="30" w:after="60"/>
        <w:ind w:left="360"/>
        <w:jc w:val="both"/>
        <w:rPr>
          <w:sz w:val="22"/>
          <w:szCs w:val="22"/>
          <w:lang w:val="en-US" w:eastAsia="en-US"/>
        </w:rPr>
      </w:pPr>
      <w:r w:rsidRPr="00A6148E">
        <w:rPr>
          <w:sz w:val="22"/>
          <w:szCs w:val="22"/>
          <w:lang w:val="en-US" w:eastAsia="en-US"/>
        </w:rPr>
        <w:t xml:space="preserve">When reseted, the </w:t>
      </w:r>
      <w:r w:rsidRPr="00A6148E">
        <w:rPr>
          <w:b/>
          <w:bCs/>
          <w:sz w:val="22"/>
          <w:szCs w:val="22"/>
          <w:lang w:val="en-US" w:eastAsia="en-US"/>
        </w:rPr>
        <w:t>PCA9547</w:t>
      </w:r>
      <w:r w:rsidRPr="00A6148E">
        <w:rPr>
          <w:sz w:val="22"/>
          <w:szCs w:val="22"/>
          <w:lang w:val="en-US" w:eastAsia="en-US"/>
        </w:rPr>
        <w:t xml:space="preserve"> restore to the default channel, 0. </w:t>
      </w:r>
    </w:p>
    <w:p w14:paraId="111D313E"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1FD0D060" w14:textId="77777777" w:rsidTr="0075155C">
        <w:tc>
          <w:tcPr>
            <w:tcW w:w="1761" w:type="dxa"/>
          </w:tcPr>
          <w:p w14:paraId="27F6E4B4"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45B08450"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objetc pointer </w:t>
            </w:r>
          </w:p>
        </w:tc>
      </w:tr>
    </w:tbl>
    <w:p w14:paraId="28D6A827"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"setChannel:pca9547\:\:PCA9547"</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"pca9547\:\:PCA9547:setChannel"</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pca9547.PCA9547.setChannel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channel</w:t>
      </w:r>
      <w:r w:rsidRPr="00A6148E">
        <w:rPr>
          <w:rFonts w:ascii="Calibri" w:hAnsi="Calibri"/>
          <w:b/>
          <w:bCs/>
          <w:sz w:val="22"/>
          <w:szCs w:val="22"/>
          <w:lang w:val="en-US" w:eastAsia="en-US"/>
        </w:rPr>
        <w:t xml:space="preserve"> = </w:t>
      </w:r>
      <w:r w:rsidRPr="00A6148E">
        <w:rPr>
          <w:rFonts w:ascii="Courier New" w:hAnsi="Courier New" w:cs="Courier New"/>
          <w:b/>
          <w:bCs/>
          <w:sz w:val="22"/>
          <w:szCs w:val="22"/>
          <w:lang w:val="en-US" w:eastAsia="en-US"/>
        </w:rPr>
        <w:t>0</w:t>
      </w:r>
      <w:r w:rsidRPr="00A6148E">
        <w:rPr>
          <w:rFonts w:ascii="Calibri" w:hAnsi="Calibri"/>
          <w:b/>
          <w:bCs/>
          <w:sz w:val="22"/>
          <w:szCs w:val="22"/>
          <w:lang w:val="en-US" w:eastAsia="en-US"/>
        </w:rPr>
        <w:t>)</w:t>
      </w:r>
    </w:p>
    <w:p w14:paraId="4DFD9943" w14:textId="77777777" w:rsidR="00A6148E" w:rsidRPr="00A6148E" w:rsidRDefault="00A6148E" w:rsidP="00A6148E">
      <w:pPr>
        <w:autoSpaceDE w:val="0"/>
        <w:autoSpaceDN w:val="0"/>
        <w:spacing w:before="30" w:after="60"/>
        <w:ind w:left="360"/>
        <w:jc w:val="both"/>
        <w:rPr>
          <w:sz w:val="20"/>
          <w:szCs w:val="20"/>
          <w:lang w:val="en-US" w:eastAsia="en-US"/>
        </w:rPr>
      </w:pPr>
      <w:bookmarkStart w:id="897" w:name="AAAAAAAACB"/>
      <w:bookmarkEnd w:id="897"/>
    </w:p>
    <w:p w14:paraId="14ED88EB"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Sets the current enabled channel. </w:t>
      </w:r>
    </w:p>
    <w:p w14:paraId="77AA5039" w14:textId="77777777" w:rsidR="00A6148E" w:rsidRPr="00A6148E" w:rsidRDefault="00A6148E" w:rsidP="00A6148E">
      <w:pPr>
        <w:autoSpaceDE w:val="0"/>
        <w:autoSpaceDN w:val="0"/>
        <w:spacing w:before="30" w:after="60"/>
        <w:ind w:left="360"/>
        <w:jc w:val="both"/>
        <w:rPr>
          <w:sz w:val="22"/>
          <w:szCs w:val="22"/>
          <w:lang w:val="en-US" w:eastAsia="en-US"/>
        </w:rPr>
      </w:pPr>
    </w:p>
    <w:p w14:paraId="5BD48507"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7FA038D5" w14:textId="77777777" w:rsidTr="0075155C">
        <w:tc>
          <w:tcPr>
            <w:tcW w:w="1761" w:type="dxa"/>
          </w:tcPr>
          <w:p w14:paraId="03005429"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3EA94A9D"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objetc pointer </w:t>
            </w:r>
          </w:p>
        </w:tc>
      </w:tr>
      <w:tr w:rsidR="00A6148E" w:rsidRPr="00A6148E" w14:paraId="2BAF6B1C" w14:textId="77777777" w:rsidTr="0075155C">
        <w:tc>
          <w:tcPr>
            <w:tcW w:w="1761" w:type="dxa"/>
          </w:tcPr>
          <w:p w14:paraId="40B14561"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channel</w:t>
            </w:r>
            <w:r w:rsidRPr="00A6148E">
              <w:rPr>
                <w:sz w:val="20"/>
                <w:szCs w:val="20"/>
                <w:lang w:val="en-US" w:eastAsia="en-US"/>
              </w:rPr>
              <w:t xml:space="preserve"> </w:t>
            </w:r>
          </w:p>
        </w:tc>
        <w:tc>
          <w:tcPr>
            <w:tcW w:w="6561" w:type="dxa"/>
          </w:tcPr>
          <w:p w14:paraId="6BBF79C5"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channel to enable </w:t>
            </w:r>
          </w:p>
        </w:tc>
      </w:tr>
    </w:tbl>
    <w:p w14:paraId="03ACE46C" w14:textId="77777777" w:rsidR="00A6148E" w:rsidRPr="00A6148E" w:rsidRDefault="00A6148E" w:rsidP="00A6148E">
      <w:pPr>
        <w:pBdr>
          <w:bottom w:val="single" w:sz="2" w:space="1" w:color="auto"/>
        </w:pBdr>
        <w:autoSpaceDE w:val="0"/>
        <w:autoSpaceDN w:val="0"/>
        <w:rPr>
          <w:rFonts w:ascii="Arial" w:hAnsi="Arial" w:cs="Arial"/>
          <w:b/>
          <w:bCs/>
          <w:sz w:val="20"/>
          <w:szCs w:val="20"/>
          <w:lang w:val="en-US" w:eastAsia="en-US"/>
        </w:rPr>
      </w:pPr>
    </w:p>
    <w:p w14:paraId="1AC3AF25"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t>The documentation for this class was generated from the following file:</w:t>
      </w:r>
    </w:p>
    <w:p w14:paraId="6022E2D9" w14:textId="77777777" w:rsidR="00A6148E" w:rsidRPr="00A6148E" w:rsidRDefault="00A6148E" w:rsidP="00A6148E">
      <w:pPr>
        <w:tabs>
          <w:tab w:val="num" w:pos="720"/>
        </w:tabs>
        <w:autoSpaceDE w:val="0"/>
        <w:autoSpaceDN w:val="0"/>
        <w:ind w:left="720" w:hanging="360"/>
        <w:rPr>
          <w:sz w:val="20"/>
          <w:szCs w:val="20"/>
          <w:lang w:val="en-US" w:eastAsia="en-US"/>
        </w:rPr>
        <w:sectPr w:rsidR="00A6148E" w:rsidRPr="00A6148E">
          <w:pgSz w:w="12240" w:h="15840"/>
          <w:pgMar w:top="1440" w:right="1440" w:bottom="1440" w:left="1440" w:header="720" w:footer="720" w:gutter="0"/>
          <w:cols w:space="720"/>
          <w:noEndnote/>
        </w:sectPr>
      </w:pPr>
      <w:r w:rsidRPr="00A6148E">
        <w:rPr>
          <w:sz w:val="20"/>
          <w:szCs w:val="20"/>
          <w:lang w:val="en-US" w:eastAsia="en-US"/>
        </w:rPr>
        <w:t>Test6/pca9547.py</w:t>
      </w:r>
    </w:p>
    <w:p w14:paraId="356598D1" w14:textId="77777777" w:rsidR="00A6148E" w:rsidRPr="00A6148E" w:rsidRDefault="00A6148E" w:rsidP="00A6148E">
      <w:pPr>
        <w:widowControl w:val="0"/>
        <w:autoSpaceDE w:val="0"/>
        <w:autoSpaceDN w:val="0"/>
        <w:adjustRightInd w:val="0"/>
        <w:rPr>
          <w:sz w:val="20"/>
          <w:szCs w:val="20"/>
          <w:lang w:val="en-US" w:eastAsia="en-US"/>
        </w:rPr>
      </w:pPr>
    </w:p>
    <w:p w14:paraId="28843D53" w14:textId="5DC53541" w:rsidR="00F4460F" w:rsidRDefault="00F4460F" w:rsidP="003D23BC">
      <w:pPr>
        <w:pStyle w:val="TTCuerpoIndentado"/>
      </w:pPr>
    </w:p>
    <w:sectPr w:rsidR="00F4460F" w:rsidSect="00A6148E">
      <w:type w:val="continuous"/>
      <w:pgSz w:w="12240" w:h="15840"/>
      <w:pgMar w:top="1440" w:right="1440" w:bottom="1440" w:left="1440"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SSepulveda" w:date="2014-12-16T04:43:00Z" w:initials="S">
    <w:p w14:paraId="77228534" w14:textId="5A1D6DB2" w:rsidR="00880C18" w:rsidRDefault="00880C18">
      <w:pPr>
        <w:pStyle w:val="Textocomentario"/>
      </w:pPr>
      <w:r>
        <w:rPr>
          <w:rStyle w:val="Refdecomentario"/>
        </w:rPr>
        <w:annotationRef/>
      </w:r>
      <w:r>
        <w:t>Togo: Premisa incorrecta</w:t>
      </w:r>
      <w:r w:rsidR="00B5224E">
        <w:t>?</w:t>
      </w:r>
    </w:p>
    <w:p w14:paraId="0BE9DE6A" w14:textId="3664F525" w:rsidR="00B5224E" w:rsidRDefault="00B5224E">
      <w:pPr>
        <w:pStyle w:val="Textocomentario"/>
      </w:pPr>
      <w:r>
        <w:t>Reyes: Nivel de precisión, miden desplazamiento?</w:t>
      </w:r>
    </w:p>
  </w:comment>
  <w:comment w:id="206" w:author="SSepulveda" w:date="2014-12-16T04:56:00Z" w:initials="S">
    <w:p w14:paraId="479BC670" w14:textId="77777777" w:rsidR="00167A94" w:rsidRDefault="00167A94">
      <w:pPr>
        <w:pStyle w:val="Textocomentario"/>
      </w:pPr>
      <w:r>
        <w:rPr>
          <w:rStyle w:val="Refdecomentario"/>
        </w:rPr>
        <w:annotationRef/>
      </w:r>
      <w:r>
        <w:t>TODO: reparar citaciones en Zotero (Weinstein)</w:t>
      </w:r>
    </w:p>
    <w:p w14:paraId="1327DC36" w14:textId="3E189FAA" w:rsidR="00167A94" w:rsidRDefault="00167A94">
      <w:pPr>
        <w:pStyle w:val="Textocomentario"/>
      </w:pPr>
      <w:r>
        <w:t>Junto a las de GAO, NIU GUO</w:t>
      </w:r>
    </w:p>
  </w:comment>
  <w:comment w:id="209" w:author="SSepulveda" w:date="2014-12-16T05:00:00Z" w:initials="S">
    <w:p w14:paraId="7A2974A0" w14:textId="1E479D49" w:rsidR="00167A94" w:rsidRDefault="00167A94">
      <w:pPr>
        <w:pStyle w:val="Textocomentario"/>
      </w:pPr>
      <w:r>
        <w:t xml:space="preserve">Togo: </w:t>
      </w:r>
      <w:r>
        <w:rPr>
          <w:rStyle w:val="Refdecomentario"/>
        </w:rPr>
        <w:annotationRef/>
      </w:r>
      <w:r>
        <w:t>“hipotesis”</w:t>
      </w:r>
    </w:p>
    <w:p w14:paraId="4DF15DA0" w14:textId="77777777" w:rsidR="00167A94" w:rsidRDefault="00167A94">
      <w:pPr>
        <w:pStyle w:val="Textocomentario"/>
      </w:pPr>
    </w:p>
    <w:p w14:paraId="3FA1A8F4" w14:textId="65EE68C0" w:rsidR="00167A94" w:rsidRDefault="00167A94">
      <w:pPr>
        <w:pStyle w:val="Textocomentario"/>
      </w:pPr>
      <w:r>
        <w:t>Reyes: Restringir la validación de la hipótesis (TODO)</w:t>
      </w:r>
    </w:p>
  </w:comment>
  <w:comment w:id="214" w:author="SSepulveda" w:date="2014-12-16T05:01:00Z" w:initials="S">
    <w:p w14:paraId="5B3CA442" w14:textId="77777777" w:rsidR="00167A94" w:rsidRPr="00167A94" w:rsidRDefault="00167A94">
      <w:pPr>
        <w:pStyle w:val="Textocomentario"/>
        <w:rPr>
          <w:lang w:val="en-US"/>
        </w:rPr>
      </w:pPr>
      <w:r>
        <w:rPr>
          <w:rStyle w:val="Refdecomentario"/>
        </w:rPr>
        <w:annotationRef/>
      </w:r>
      <w:r w:rsidRPr="00167A94">
        <w:rPr>
          <w:lang w:val="en-US"/>
        </w:rPr>
        <w:t>Weinstein: citar a Weinstein &amp; Moore “pose estimation of …”</w:t>
      </w:r>
    </w:p>
    <w:p w14:paraId="15BA95C6" w14:textId="77777777" w:rsidR="00167A94" w:rsidRDefault="00167A94">
      <w:pPr>
        <w:pStyle w:val="Textocomentario"/>
        <w:rPr>
          <w:lang w:val="en-US"/>
        </w:rPr>
      </w:pPr>
    </w:p>
    <w:p w14:paraId="3C69B0D1" w14:textId="6C31CF7A" w:rsidR="00167A94" w:rsidRPr="00167A94" w:rsidRDefault="00167A94">
      <w:pPr>
        <w:pStyle w:val="Textocomentario"/>
        <w:rPr>
          <w:lang w:val="es-ES"/>
        </w:rPr>
      </w:pPr>
      <w:r w:rsidRPr="00167A94">
        <w:rPr>
          <w:lang w:val="es-ES"/>
        </w:rPr>
        <w:t>Togo:</w:t>
      </w:r>
      <w:r>
        <w:rPr>
          <w:lang w:val="es-ES"/>
        </w:rPr>
        <w:t xml:space="preserve"> </w:t>
      </w:r>
      <w:r w:rsidRPr="00167A94">
        <w:rPr>
          <w:lang w:val="es-ES"/>
        </w:rPr>
        <w:t>Salvo fusion de sensors, el estado del arte fue un glosario</w:t>
      </w:r>
    </w:p>
  </w:comment>
  <w:comment w:id="278" w:author="SSepulveda" w:date="2014-12-16T05:29:00Z" w:initials="S">
    <w:p w14:paraId="103ACABF" w14:textId="77777777" w:rsidR="005D6429" w:rsidRDefault="005D6429">
      <w:pPr>
        <w:pStyle w:val="Textocomentario"/>
      </w:pPr>
      <w:r>
        <w:rPr>
          <w:rStyle w:val="Refdecomentario"/>
        </w:rPr>
        <w:annotationRef/>
      </w:r>
      <w:r>
        <w:t>Togo: definición incorrecta (Madgwick está errado?)</w:t>
      </w:r>
    </w:p>
    <w:p w14:paraId="3A80C725" w14:textId="77777777" w:rsidR="005D6429" w:rsidRDefault="005D6429">
      <w:pPr>
        <w:pStyle w:val="Textocomentario"/>
      </w:pPr>
    </w:p>
    <w:p w14:paraId="57B554EE" w14:textId="7964B466" w:rsidR="005D6429" w:rsidRDefault="005D6429">
      <w:pPr>
        <w:pStyle w:val="Textocomentario"/>
      </w:pPr>
      <w:r>
        <w:t>TODO: fuente figura 1</w:t>
      </w:r>
    </w:p>
  </w:comment>
  <w:comment w:id="295" w:author="SSepulveda" w:date="2014-12-16T05:39:00Z" w:initials="S">
    <w:p w14:paraId="039E270E" w14:textId="77777777" w:rsidR="006F5C8C" w:rsidRDefault="006F5C8C">
      <w:pPr>
        <w:pStyle w:val="Textocomentario"/>
      </w:pPr>
      <w:r>
        <w:rPr>
          <w:rStyle w:val="Refdecomentario"/>
        </w:rPr>
        <w:annotationRef/>
      </w:r>
      <w:r>
        <w:t>Togo: vcotocición?</w:t>
      </w:r>
    </w:p>
    <w:p w14:paraId="7932B082" w14:textId="654CFC6E" w:rsidR="006F5C8C" w:rsidRDefault="006F5C8C">
      <w:pPr>
        <w:pStyle w:val="Textocomentario"/>
      </w:pPr>
    </w:p>
  </w:comment>
  <w:comment w:id="305" w:author="SSepulveda" w:date="2014-12-16T05:40:00Z" w:initials="S">
    <w:p w14:paraId="36591FD5" w14:textId="50A0D438" w:rsidR="006F5C8C" w:rsidRDefault="006F5C8C">
      <w:pPr>
        <w:pStyle w:val="Textocomentario"/>
      </w:pPr>
      <w:r>
        <w:rPr>
          <w:rStyle w:val="Refdecomentario"/>
        </w:rPr>
        <w:annotationRef/>
      </w:r>
      <w:r>
        <w:t>Weinstein: Digo que es mi trabajo de seminario, necesito citarme completo ¿?</w:t>
      </w:r>
    </w:p>
  </w:comment>
  <w:comment w:id="331" w:author="SSepulveda" w:date="2014-12-16T05:56:00Z" w:initials="S">
    <w:p w14:paraId="13BCAC96" w14:textId="77777777" w:rsidR="000E0BA9" w:rsidRDefault="000E0BA9">
      <w:pPr>
        <w:pStyle w:val="Textocomentario"/>
      </w:pPr>
      <w:r>
        <w:rPr>
          <w:rStyle w:val="Refdecomentario"/>
        </w:rPr>
        <w:annotationRef/>
      </w:r>
      <w:r>
        <w:t>Togo: Escla de la figura 5</w:t>
      </w:r>
    </w:p>
    <w:p w14:paraId="4CF76A14" w14:textId="77777777" w:rsidR="000E0BA9" w:rsidRDefault="000E0BA9">
      <w:pPr>
        <w:pStyle w:val="Textocomentario"/>
      </w:pPr>
    </w:p>
    <w:p w14:paraId="4AAD5077" w14:textId="77777777" w:rsidR="000E0BA9" w:rsidRDefault="000E0BA9">
      <w:pPr>
        <w:pStyle w:val="Textocomentario"/>
      </w:pPr>
      <w:r>
        <w:t>Reyes: Fuente</w:t>
      </w:r>
    </w:p>
    <w:p w14:paraId="494A4799" w14:textId="77777777" w:rsidR="000E0BA9" w:rsidRDefault="000E0BA9">
      <w:pPr>
        <w:pStyle w:val="Textocomentario"/>
      </w:pPr>
    </w:p>
    <w:p w14:paraId="62D39AF5" w14:textId="41A99E69" w:rsidR="000E0BA9" w:rsidRDefault="000E0BA9">
      <w:pPr>
        <w:pStyle w:val="Textocomentario"/>
      </w:pPr>
      <w:r>
        <w:t>TODO</w:t>
      </w:r>
    </w:p>
  </w:comment>
  <w:comment w:id="340" w:author="SSepulveda" w:date="2014-12-16T06:31:00Z" w:initials="S">
    <w:p w14:paraId="04431B9E" w14:textId="1CD07DF4" w:rsidR="00ED2EB2" w:rsidRDefault="00ED2EB2">
      <w:pPr>
        <w:pStyle w:val="Textocomentario"/>
      </w:pPr>
      <w:r>
        <w:rPr>
          <w:rStyle w:val="Refdecomentario"/>
        </w:rPr>
        <w:annotationRef/>
      </w:r>
      <w:r>
        <w:t>Weinstein: creo que significa algo más preciso que eso</w:t>
      </w:r>
    </w:p>
  </w:comment>
  <w:comment w:id="344" w:author="SSepulveda" w:date="2014-12-16T06:32:00Z" w:initials="S">
    <w:p w14:paraId="32C8CD65" w14:textId="77777777" w:rsidR="00ED2EB2" w:rsidRDefault="00ED2EB2">
      <w:pPr>
        <w:pStyle w:val="Textocomentario"/>
      </w:pPr>
      <w:r>
        <w:rPr>
          <w:rStyle w:val="Refdecomentario"/>
        </w:rPr>
        <w:annotationRef/>
      </w:r>
      <w:r>
        <w:t>Weinstein: En 1969, el modulo lunar del apollo 11 utilizo un KF para aterrizar en la luna, con un computador de 2MHz y 2K de memoria</w:t>
      </w:r>
    </w:p>
    <w:p w14:paraId="2E6ACBEF" w14:textId="77777777" w:rsidR="00ED2EB2" w:rsidRDefault="00ED2EB2">
      <w:pPr>
        <w:pStyle w:val="Textocomentario"/>
      </w:pPr>
    </w:p>
    <w:p w14:paraId="057CABC6" w14:textId="46205338" w:rsidR="00ED2EB2" w:rsidRDefault="00ED2EB2">
      <w:pPr>
        <w:pStyle w:val="Textocomentario"/>
      </w:pPr>
      <w:r>
        <w:t>Sepúlveda: a estado del arte… definir alta carga computacional, investigar si era un procesador dedicado para eso, y probablemente no eran necesarias altas frecuencias de muestreo.</w:t>
      </w:r>
    </w:p>
  </w:comment>
  <w:comment w:id="353" w:author="SSepulveda" w:date="2014-12-16T06:35:00Z" w:initials="S">
    <w:p w14:paraId="7467F991" w14:textId="0F32CD3A" w:rsidR="00ED2EB2" w:rsidRDefault="00ED2EB2">
      <w:pPr>
        <w:pStyle w:val="Textocomentario"/>
      </w:pPr>
      <w:r>
        <w:rPr>
          <w:rStyle w:val="Refdecomentario"/>
        </w:rPr>
        <w:annotationRef/>
      </w:r>
      <w:r>
        <w:t>TODO: fuente de la imagen (Madgwick)</w:t>
      </w:r>
    </w:p>
  </w:comment>
  <w:comment w:id="369" w:author="SSepulveda" w:date="2014-12-16T06:39:00Z" w:initials="S">
    <w:p w14:paraId="2D0F7018" w14:textId="10582C32" w:rsidR="002E75C2" w:rsidRDefault="002E75C2">
      <w:pPr>
        <w:pStyle w:val="Textocomentario"/>
      </w:pPr>
      <w:r>
        <w:rPr>
          <w:rStyle w:val="Refdecomentario"/>
        </w:rPr>
        <w:annotationRef/>
      </w:r>
      <w:r>
        <w:t>Togo: Definición tautológica</w:t>
      </w:r>
    </w:p>
  </w:comment>
  <w:comment w:id="387" w:author="SSepulveda" w:date="2014-12-16T06:51:00Z" w:initials="S">
    <w:p w14:paraId="740D7B61" w14:textId="602CCC24" w:rsidR="00EE460E" w:rsidRDefault="00EE460E">
      <w:pPr>
        <w:pStyle w:val="Textocomentario"/>
      </w:pPr>
      <w:r>
        <w:rPr>
          <w:rStyle w:val="Refdecomentario"/>
        </w:rPr>
        <w:annotationRef/>
      </w:r>
      <w:r>
        <w:t>Togo: porque 20 Hz?</w:t>
      </w:r>
    </w:p>
  </w:comment>
  <w:comment w:id="393" w:author="SSepulveda" w:date="2014-12-16T07:02:00Z" w:initials="S">
    <w:p w14:paraId="793E4BB4" w14:textId="0CD2A65D" w:rsidR="000E4311" w:rsidRDefault="000E4311">
      <w:pPr>
        <w:pStyle w:val="Textocomentario"/>
      </w:pPr>
      <w:r>
        <w:rPr>
          <w:rStyle w:val="Refdecomentario"/>
        </w:rPr>
        <w:annotationRef/>
      </w:r>
      <w:r>
        <w:t>Togo: pasar a mg/LSB</w:t>
      </w:r>
    </w:p>
    <w:p w14:paraId="53AD61EB" w14:textId="3D92686F" w:rsidR="000E4311" w:rsidRDefault="000E4311">
      <w:pPr>
        <w:pStyle w:val="Textocomentario"/>
      </w:pPr>
      <w:r>
        <w:t>TODO</w:t>
      </w:r>
    </w:p>
    <w:p w14:paraId="29C17E41" w14:textId="77777777" w:rsidR="000E4311" w:rsidRDefault="000E4311">
      <w:pPr>
        <w:pStyle w:val="Textocomentario"/>
      </w:pPr>
    </w:p>
    <w:p w14:paraId="7F154193" w14:textId="22D3B1C7" w:rsidR="000E4311" w:rsidRDefault="000E4311">
      <w:pPr>
        <w:pStyle w:val="Textocomentario"/>
      </w:pPr>
      <w:r>
        <w:t>Espaciar tablas</w:t>
      </w:r>
    </w:p>
    <w:p w14:paraId="6D81ACEB" w14:textId="2E57E341" w:rsidR="000E4311" w:rsidRDefault="000E4311">
      <w:pPr>
        <w:pStyle w:val="Textocomentario"/>
      </w:pPr>
      <w:r>
        <w:t>Corregir g G</w:t>
      </w:r>
    </w:p>
    <w:p w14:paraId="7CB604C8" w14:textId="30838A90" w:rsidR="000E4311" w:rsidRDefault="000E4311">
      <w:pPr>
        <w:pStyle w:val="Textocomentario"/>
      </w:pPr>
      <w:r>
        <w:t>Agregar na en vacios</w:t>
      </w:r>
    </w:p>
  </w:comment>
  <w:comment w:id="398" w:author="SSepulveda" w:date="2014-12-16T07:03:00Z" w:initials="S">
    <w:p w14:paraId="0844FF20" w14:textId="79CADEA8" w:rsidR="000E4311" w:rsidRDefault="000E4311">
      <w:pPr>
        <w:pStyle w:val="Textocomentario"/>
      </w:pPr>
      <w:r>
        <w:rPr>
          <w:rStyle w:val="Refdecomentario"/>
        </w:rPr>
        <w:annotationRef/>
      </w:r>
      <w:r>
        <w:t>Togo: igualar mediciones</w:t>
      </w:r>
    </w:p>
    <w:p w14:paraId="34BD5207" w14:textId="5E009901" w:rsidR="000E4311" w:rsidRDefault="000E4311">
      <w:pPr>
        <w:pStyle w:val="Textocomentario"/>
      </w:pPr>
      <w:r>
        <w:t>TODO</w:t>
      </w:r>
    </w:p>
  </w:comment>
  <w:comment w:id="403" w:author="SSepulveda" w:date="2014-12-16T07:04:00Z" w:initials="S">
    <w:p w14:paraId="57FA999F" w14:textId="77777777" w:rsidR="000E4311" w:rsidRDefault="000E4311">
      <w:pPr>
        <w:pStyle w:val="Textocomentario"/>
      </w:pPr>
      <w:r>
        <w:rPr>
          <w:rStyle w:val="Refdecomentario"/>
        </w:rPr>
        <w:annotationRef/>
      </w:r>
      <w:r>
        <w:t>Togo: igualar mediciones</w:t>
      </w:r>
    </w:p>
    <w:p w14:paraId="76CCDDB8" w14:textId="43E455EF" w:rsidR="000E4311" w:rsidRDefault="000E4311">
      <w:pPr>
        <w:pStyle w:val="Textocomentario"/>
      </w:pPr>
      <w:r>
        <w:t>TODO</w:t>
      </w:r>
    </w:p>
  </w:comment>
  <w:comment w:id="407" w:author="SSepulveda" w:date="2014-12-16T07:11:00Z" w:initials="S">
    <w:p w14:paraId="649C48AE" w14:textId="77777777" w:rsidR="00051FBA" w:rsidRDefault="00051FBA">
      <w:pPr>
        <w:pStyle w:val="Textocomentario"/>
      </w:pPr>
      <w:r>
        <w:rPr>
          <w:rStyle w:val="Refdecomentario"/>
        </w:rPr>
        <w:annotationRef/>
      </w:r>
      <w:r>
        <w:t>Togo: ¿?</w:t>
      </w:r>
    </w:p>
    <w:p w14:paraId="59CFA7C7" w14:textId="77777777" w:rsidR="00051FBA" w:rsidRDefault="00051FBA">
      <w:pPr>
        <w:pStyle w:val="Textocomentario"/>
      </w:pPr>
    </w:p>
    <w:p w14:paraId="6B8F87BD" w14:textId="37CB10AD" w:rsidR="00051FBA" w:rsidRDefault="00051FBA">
      <w:pPr>
        <w:pStyle w:val="Textocomentario"/>
      </w:pPr>
      <w:r>
        <w:t>Sepulveda : la forma es que está construida el dispositivo?</w:t>
      </w:r>
    </w:p>
  </w:comment>
  <w:comment w:id="410" w:author="SSepulveda" w:date="2014-12-16T07:13:00Z" w:initials="S">
    <w:p w14:paraId="54D80040" w14:textId="5D50289F" w:rsidR="00051FBA" w:rsidRDefault="00051FBA">
      <w:pPr>
        <w:pStyle w:val="Textocomentario"/>
      </w:pPr>
      <w:r>
        <w:rPr>
          <w:rStyle w:val="Refdecomentario"/>
        </w:rPr>
        <w:annotationRef/>
      </w:r>
      <w:r>
        <w:t>Togo: muestreo se mide en KS/s</w:t>
      </w:r>
    </w:p>
  </w:comment>
  <w:comment w:id="412" w:author="SSepulveda" w:date="2014-12-16T07:17:00Z" w:initials="S">
    <w:p w14:paraId="673335E6" w14:textId="2D596358" w:rsidR="00051FBA" w:rsidRDefault="00051FBA">
      <w:pPr>
        <w:pStyle w:val="Textocomentario"/>
      </w:pPr>
      <w:r>
        <w:rPr>
          <w:rStyle w:val="Refdecomentario"/>
        </w:rPr>
        <w:annotationRef/>
      </w:r>
      <w:r>
        <w:t>Togo: en KS/s</w:t>
      </w:r>
    </w:p>
  </w:comment>
  <w:comment w:id="434" w:author="SSepulveda" w:date="2014-12-16T07:42:00Z" w:initials="S">
    <w:p w14:paraId="0DDEC8C2" w14:textId="4303B1BE" w:rsidR="001F5985" w:rsidRDefault="001F5985">
      <w:pPr>
        <w:pStyle w:val="Textocomentario"/>
      </w:pPr>
      <w:r>
        <w:rPr>
          <w:rStyle w:val="Refdecomentario"/>
        </w:rPr>
        <w:annotationRef/>
      </w:r>
      <w:r>
        <w:t>Reyes: referenciar</w:t>
      </w:r>
    </w:p>
  </w:comment>
  <w:comment w:id="466" w:author="SSepulveda" w:date="2014-12-16T07:52:00Z" w:initials="S">
    <w:p w14:paraId="6B9B12CC" w14:textId="30A312F5" w:rsidR="008E3A96" w:rsidRDefault="008E3A96">
      <w:pPr>
        <w:pStyle w:val="Textocomentario"/>
      </w:pPr>
      <w:r>
        <w:rPr>
          <w:rStyle w:val="Refdecomentario"/>
        </w:rPr>
        <w:annotationRef/>
      </w:r>
      <w:r>
        <w:t>Reyes: referencias a las librerías no está de más…</w:t>
      </w:r>
    </w:p>
  </w:comment>
  <w:comment w:id="495" w:author="SSepulveda" w:date="2014-12-16T08:07:00Z" w:initials="S">
    <w:p w14:paraId="45E672D9" w14:textId="62BB0ED2" w:rsidR="00027C2E" w:rsidRDefault="00027C2E">
      <w:pPr>
        <w:pStyle w:val="Textocomentario"/>
      </w:pPr>
      <w:r>
        <w:rPr>
          <w:rStyle w:val="Refdecomentario"/>
        </w:rPr>
        <w:annotationRef/>
      </w:r>
      <w:r>
        <w:t>Reyes: difuminar más la cara</w:t>
      </w:r>
    </w:p>
    <w:p w14:paraId="4B1C2439" w14:textId="77777777" w:rsidR="00027C2E" w:rsidRDefault="00027C2E">
      <w:pPr>
        <w:pStyle w:val="Textocomentario"/>
      </w:pPr>
    </w:p>
    <w:p w14:paraId="22A3B395" w14:textId="11A6704F" w:rsidR="00027C2E" w:rsidRDefault="00027C2E">
      <w:pPr>
        <w:pStyle w:val="Textocomentario"/>
      </w:pPr>
      <w:r>
        <w:t>TODO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E9DE6A" w15:done="0"/>
  <w15:commentEx w15:paraId="1327DC36" w15:done="0"/>
  <w15:commentEx w15:paraId="3FA1A8F4" w15:done="0"/>
  <w15:commentEx w15:paraId="3C69B0D1" w15:done="0"/>
  <w15:commentEx w15:paraId="57B554EE" w15:done="0"/>
  <w15:commentEx w15:paraId="7932B082" w15:done="0"/>
  <w15:commentEx w15:paraId="36591FD5" w15:done="0"/>
  <w15:commentEx w15:paraId="62D39AF5" w15:done="0"/>
  <w15:commentEx w15:paraId="04431B9E" w15:done="0"/>
  <w15:commentEx w15:paraId="057CABC6" w15:done="0"/>
  <w15:commentEx w15:paraId="7467F991" w15:done="0"/>
  <w15:commentEx w15:paraId="2D0F7018" w15:done="0"/>
  <w15:commentEx w15:paraId="740D7B61" w15:done="0"/>
  <w15:commentEx w15:paraId="7CB604C8" w15:done="0"/>
  <w15:commentEx w15:paraId="34BD5207" w15:done="0"/>
  <w15:commentEx w15:paraId="76CCDDB8" w15:done="0"/>
  <w15:commentEx w15:paraId="6B8F87BD" w15:done="0"/>
  <w15:commentEx w15:paraId="54D80040" w15:done="0"/>
  <w15:commentEx w15:paraId="673335E6" w15:done="0"/>
  <w15:commentEx w15:paraId="0DDEC8C2" w15:done="0"/>
  <w15:commentEx w15:paraId="6B9B12CC" w15:done="0"/>
  <w15:commentEx w15:paraId="22A3B3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731F5D" w14:textId="77777777" w:rsidR="00CD577A" w:rsidRDefault="00CD577A">
      <w:r>
        <w:separator/>
      </w:r>
    </w:p>
    <w:p w14:paraId="1586ECC8" w14:textId="77777777" w:rsidR="00CD577A" w:rsidRDefault="00CD577A"/>
  </w:endnote>
  <w:endnote w:type="continuationSeparator" w:id="0">
    <w:p w14:paraId="69A9E1F8" w14:textId="77777777" w:rsidR="00CD577A" w:rsidRDefault="00CD577A">
      <w:r>
        <w:continuationSeparator/>
      </w:r>
    </w:p>
    <w:p w14:paraId="354ECCEC" w14:textId="77777777" w:rsidR="00CD577A" w:rsidRDefault="00CD57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ple Garamond">
    <w:altName w:val="Cambria"/>
    <w:panose1 w:val="02000506080000020004"/>
    <w:charset w:val="00"/>
    <w:family w:val="auto"/>
    <w:pitch w:val="variable"/>
    <w:sig w:usb0="80000027" w:usb1="00000000" w:usb2="00000000" w:usb3="00000000" w:csb0="00000001" w:csb1="00000000"/>
  </w:font>
  <w:font w:name="Apple Garamond Light Italic">
    <w:altName w:val="Cambria"/>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Grande">
    <w:altName w:val="Lucida Console"/>
    <w:charset w:val="00"/>
    <w:family w:val="auto"/>
    <w:pitch w:val="variable"/>
    <w:sig w:usb0="00000003" w:usb1="00000000" w:usb2="00000000" w:usb3="00000000" w:csb0="00000001" w:csb1="00000000"/>
  </w:font>
  <w:font w:name="Apple Garamond Light">
    <w:altName w:val="Cambria"/>
    <w:panose1 w:val="02000406080000020004"/>
    <w:charset w:val="00"/>
    <w:family w:val="auto"/>
    <w:pitch w:val="variable"/>
    <w:sig w:usb0="80000027"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Swiss 721 Bold Condensed BT">
    <w:panose1 w:val="020B0706030502030204"/>
    <w:charset w:val="00"/>
    <w:family w:val="auto"/>
    <w:pitch w:val="variable"/>
    <w:sig w:usb0="00000003" w:usb1="00000000" w:usb2="00000000" w:usb3="00000000" w:csb0="00000001" w:csb1="00000000"/>
  </w:font>
  <w:font w:name="Swiss 721 Condensed BT">
    <w:panose1 w:val="020B0506020202030204"/>
    <w:charset w:val="00"/>
    <w:family w:val="auto"/>
    <w:pitch w:val="variable"/>
    <w:sig w:usb0="00000003" w:usb1="00000000" w:usb2="00000000" w:usb3="00000000" w:csb0="00000001" w:csb1="00000000"/>
  </w:font>
  <w:font w:name="Century Schoolbook">
    <w:altName w:val="Century"/>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EC209" w14:textId="77777777" w:rsidR="0075155C" w:rsidRDefault="0075155C">
    <w:pPr>
      <w:pStyle w:val="Piedepgina"/>
    </w:pPr>
    <w:r>
      <w:pgNum/>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A089D" w14:textId="7F8D6F89" w:rsidR="0075155C" w:rsidRDefault="0075155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6FFCE4" w14:textId="77777777" w:rsidR="00CD577A" w:rsidRDefault="00CD577A">
      <w:r>
        <w:separator/>
      </w:r>
    </w:p>
    <w:p w14:paraId="02459372" w14:textId="77777777" w:rsidR="00CD577A" w:rsidRDefault="00CD577A"/>
  </w:footnote>
  <w:footnote w:type="continuationSeparator" w:id="0">
    <w:p w14:paraId="3103B018" w14:textId="77777777" w:rsidR="00CD577A" w:rsidRDefault="00CD577A">
      <w:r>
        <w:continuationSeparator/>
      </w:r>
    </w:p>
    <w:p w14:paraId="75875571" w14:textId="77777777" w:rsidR="00CD577A" w:rsidRDefault="00CD577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4E28F" w14:textId="3508A50F" w:rsidR="0075155C" w:rsidRPr="00913010" w:rsidRDefault="0075155C" w:rsidP="003D23BC">
    <w:pPr>
      <w:pStyle w:val="Piedepgina"/>
      <w:framePr w:w="1825" w:h="1145" w:hRule="exact" w:wrap="around" w:vAnchor="page" w:hAnchor="page" w:x="513" w:y="1793"/>
      <w:rPr>
        <w:rStyle w:val="Nmerodepgina"/>
      </w:rPr>
    </w:pPr>
    <w:r>
      <w:rPr>
        <w:rStyle w:val="Nmerodepgina"/>
        <w:rFonts w:ascii="Apple Garamond" w:hAnsi="Apple Garamond"/>
        <w:sz w:val="28"/>
      </w:rPr>
      <w:t>Captura de movimiento ambulatorio</w:t>
    </w:r>
  </w:p>
  <w:p w14:paraId="6DA45E0A" w14:textId="77777777" w:rsidR="0075155C" w:rsidRPr="00913010" w:rsidRDefault="0075155C" w:rsidP="003D23BC">
    <w:pPr>
      <w:pStyle w:val="Piedepgina"/>
      <w:framePr w:w="1825" w:h="1145" w:hRule="exact" w:wrap="around" w:vAnchor="page" w:hAnchor="page" w:x="513" w:y="1793"/>
      <w:rPr>
        <w:rStyle w:val="Nmerodepgina"/>
      </w:rPr>
    </w:pPr>
  </w:p>
  <w:p w14:paraId="55B89A85" w14:textId="77777777" w:rsidR="0075155C" w:rsidRPr="00913010" w:rsidRDefault="0075155C" w:rsidP="003D23BC">
    <w:pPr>
      <w:pStyle w:val="Piedepgina"/>
      <w:framePr w:w="754" w:wrap="around" w:vAnchor="page" w:hAnchor="page" w:x="497" w:y="3537"/>
      <w:rPr>
        <w:rStyle w:val="Nmerodepgina"/>
      </w:rPr>
    </w:pPr>
    <w:r>
      <w:rPr>
        <w:rStyle w:val="Nmerodepgina"/>
        <w:rFonts w:ascii="Century Schoolbook" w:hAnsi="Century Schoolbook"/>
        <w:sz w:val="28"/>
      </w:rPr>
      <w:fldChar w:fldCharType="begin"/>
    </w:r>
    <w:r>
      <w:rPr>
        <w:rStyle w:val="Nmerodepgina"/>
        <w:rFonts w:ascii="Century Schoolbook" w:hAnsi="Century Schoolbook"/>
        <w:sz w:val="28"/>
      </w:rPr>
      <w:instrText>PAGE</w:instrText>
    </w:r>
    <w:r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Pr>
        <w:rStyle w:val="Nmerodepgina"/>
        <w:rFonts w:ascii="Century Schoolbook" w:hAnsi="Century Schoolbook"/>
        <w:noProof/>
        <w:sz w:val="28"/>
      </w:rPr>
      <w:t>8</w:t>
    </w:r>
    <w:r>
      <w:rPr>
        <w:rStyle w:val="Nmerodepgina"/>
        <w:rFonts w:ascii="Century Schoolbook" w:hAnsi="Century Schoolbook"/>
        <w:sz w:val="28"/>
      </w:rPr>
      <w:fldChar w:fldCharType="end"/>
    </w:r>
  </w:p>
  <w:p w14:paraId="260CC7F2" w14:textId="77777777" w:rsidR="0075155C" w:rsidRDefault="00CD577A">
    <w:pPr>
      <w:pStyle w:val="Encabezado"/>
    </w:pPr>
    <w:r>
      <w:rPr>
        <w:noProof/>
        <w:lang w:eastAsia="ko-KR"/>
      </w:rPr>
      <w:pict w14:anchorId="2BCAC262">
        <v:line id="Line 1" o:spid="_x0000_s2051"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161.9pt" to="-4.8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" strokeweight="2pt"/>
      </w:pict>
    </w:r>
    <w:r>
      <w:rPr>
        <w:noProof/>
        <w:lang w:eastAsia="ko-KR"/>
      </w:rPr>
      <w:pict w14:anchorId="1C8FF1AF">
        <v:line id="Line 2" o:spid="_x0000_s205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36.3pt" to="403.9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cvEg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"/>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65A2A" w14:textId="77777777" w:rsidR="0075155C" w:rsidRPr="00913010" w:rsidRDefault="0075155C" w:rsidP="003D23BC">
    <w:pPr>
      <w:pStyle w:val="Piedepgina"/>
      <w:framePr w:w="753" w:wrap="around" w:vAnchor="page" w:hAnchor="page" w:x="11009" w:y="3537"/>
      <w:jc w:val="right"/>
      <w:rPr>
        <w:rStyle w:val="Nmerodepgina"/>
      </w:rPr>
    </w:pPr>
    <w:r>
      <w:rPr>
        <w:rStyle w:val="Nmerodepgina"/>
        <w:rFonts w:ascii="Century Schoolbook" w:hAnsi="Century Schoolbook"/>
        <w:sz w:val="28"/>
      </w:rPr>
      <w:fldChar w:fldCharType="begin"/>
    </w:r>
    <w:r>
      <w:rPr>
        <w:rStyle w:val="Nmerodepgina"/>
        <w:rFonts w:ascii="Century Schoolbook" w:hAnsi="Century Schoolbook"/>
        <w:sz w:val="28"/>
      </w:rPr>
      <w:instrText>PAGE</w:instrText>
    </w:r>
    <w:r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sidR="008662F3">
      <w:rPr>
        <w:rStyle w:val="Nmerodepgina"/>
        <w:rFonts w:ascii="Century Schoolbook" w:hAnsi="Century Schoolbook"/>
        <w:noProof/>
        <w:sz w:val="28"/>
      </w:rPr>
      <w:t>35</w:t>
    </w:r>
    <w:r>
      <w:rPr>
        <w:rStyle w:val="Nmerodepgina"/>
        <w:rFonts w:ascii="Century Schoolbook" w:hAnsi="Century Schoolbook"/>
        <w:sz w:val="28"/>
      </w:rPr>
      <w:fldChar w:fldCharType="end"/>
    </w:r>
  </w:p>
  <w:p w14:paraId="33ADC3B1" w14:textId="33012160" w:rsidR="0075155C" w:rsidRDefault="0075155C" w:rsidP="003D23BC">
    <w:pPr>
      <w:pStyle w:val="Piedepgina"/>
      <w:framePr w:w="1809" w:h="913" w:hRule="exact" w:wrap="around" w:vAnchor="page" w:hAnchor="page" w:x="9937" w:y="1857"/>
      <w:jc w:val="right"/>
      <w:rPr>
        <w:rStyle w:val="Nmerodepgina"/>
      </w:rPr>
    </w:pPr>
    <w:r>
      <w:rPr>
        <w:rStyle w:val="Nmerodepgina"/>
        <w:rFonts w:ascii="Apple Garamond" w:hAnsi="Apple Garamond"/>
        <w:sz w:val="28"/>
      </w:rPr>
      <w:t>Trabajo de Título 2014-2</w:t>
    </w:r>
  </w:p>
  <w:p w14:paraId="2C392D40" w14:textId="77777777" w:rsidR="0075155C" w:rsidRPr="00913010" w:rsidRDefault="0075155C" w:rsidP="003D23BC">
    <w:pPr>
      <w:pStyle w:val="Piedepgina"/>
      <w:framePr w:w="1809" w:h="913" w:hRule="exact" w:wrap="around" w:vAnchor="page" w:hAnchor="page" w:x="9937" w:y="1857"/>
      <w:jc w:val="right"/>
      <w:rPr>
        <w:rStyle w:val="Nmerodepgina"/>
      </w:rPr>
    </w:pPr>
  </w:p>
  <w:p w14:paraId="2889C2D3" w14:textId="77777777" w:rsidR="0075155C" w:rsidRDefault="00CD577A" w:rsidP="003D23BC">
    <w:pPr>
      <w:pStyle w:val="Encabezado"/>
      <w:tabs>
        <w:tab w:val="clear" w:pos="4419"/>
        <w:tab w:val="clear" w:pos="8838"/>
        <w:tab w:val="left" w:pos="533"/>
      </w:tabs>
    </w:pPr>
    <w:r>
      <w:rPr>
        <w:noProof/>
        <w:lang w:eastAsia="ko-KR"/>
      </w:rPr>
      <w:pict w14:anchorId="5937965F">
        <v:line id="Line 3" o:spid="_x0000_s2049"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2pt,161.9pt" to="513.5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KA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" strokeweight="2pt"/>
      </w:pict>
    </w:r>
    <w:r>
      <w:rPr>
        <w:noProof/>
        <w:lang w:eastAsia="ko-KR"/>
      </w:rPr>
      <w:pict w14:anchorId="4490A582">
        <v:line id="Line 4" o:spid="_x0000_s2048"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pt,37.1pt" to="515.1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McM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"/>
      </w:pict>
    </w:r>
    <w:r w:rsidR="0075155C">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782C3" w14:textId="65BBFC98" w:rsidR="0075155C" w:rsidRPr="00913010" w:rsidRDefault="0075155C" w:rsidP="003D23BC">
    <w:pPr>
      <w:pStyle w:val="Piedepgina"/>
      <w:framePr w:w="1825" w:h="1145" w:hRule="exact" w:wrap="around" w:vAnchor="page" w:hAnchor="page" w:x="513" w:y="1793"/>
      <w:rPr>
        <w:rStyle w:val="Nmerodepgina"/>
      </w:rPr>
    </w:pPr>
    <w:r>
      <w:rPr>
        <w:rStyle w:val="Nmerodepgina"/>
        <w:rFonts w:ascii="Apple Garamond" w:hAnsi="Apple Garamond"/>
        <w:sz w:val="28"/>
      </w:rPr>
      <w:t>Captura de movimiento ambulatorio</w:t>
    </w:r>
  </w:p>
  <w:p w14:paraId="08A046FD" w14:textId="77777777" w:rsidR="0075155C" w:rsidRPr="00913010" w:rsidRDefault="0075155C" w:rsidP="003D23BC">
    <w:pPr>
      <w:pStyle w:val="Piedepgina"/>
      <w:framePr w:w="1825" w:h="1145" w:hRule="exact" w:wrap="around" w:vAnchor="page" w:hAnchor="page" w:x="513" w:y="1793"/>
      <w:rPr>
        <w:rStyle w:val="Nmerodepgina"/>
      </w:rPr>
    </w:pPr>
  </w:p>
  <w:p w14:paraId="07D00AB7" w14:textId="77777777" w:rsidR="0075155C" w:rsidRPr="00913010" w:rsidRDefault="0075155C" w:rsidP="003D23BC">
    <w:pPr>
      <w:pStyle w:val="Piedepgina"/>
      <w:framePr w:w="754" w:wrap="around" w:vAnchor="page" w:hAnchor="page" w:x="497" w:y="3537"/>
      <w:rPr>
        <w:rStyle w:val="Nmerodepgina"/>
      </w:rPr>
    </w:pPr>
    <w:r>
      <w:rPr>
        <w:rStyle w:val="Nmerodepgina"/>
        <w:rFonts w:ascii="Century Schoolbook" w:hAnsi="Century Schoolbook"/>
        <w:sz w:val="28"/>
      </w:rPr>
      <w:fldChar w:fldCharType="begin"/>
    </w:r>
    <w:r>
      <w:rPr>
        <w:rStyle w:val="Nmerodepgina"/>
        <w:rFonts w:ascii="Century Schoolbook" w:hAnsi="Century Schoolbook"/>
        <w:sz w:val="28"/>
      </w:rPr>
      <w:instrText>PAGE</w:instrText>
    </w:r>
    <w:r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sidR="008662F3">
      <w:rPr>
        <w:rStyle w:val="Nmerodepgina"/>
        <w:rFonts w:ascii="Century Schoolbook" w:hAnsi="Century Schoolbook"/>
        <w:noProof/>
        <w:sz w:val="28"/>
      </w:rPr>
      <w:t>34</w:t>
    </w:r>
    <w:r>
      <w:rPr>
        <w:rStyle w:val="Nmerodepgina"/>
        <w:rFonts w:ascii="Century Schoolbook" w:hAnsi="Century Schoolbook"/>
        <w:sz w:val="28"/>
      </w:rPr>
      <w:fldChar w:fldCharType="end"/>
    </w:r>
  </w:p>
  <w:p w14:paraId="5337C7CD" w14:textId="77777777" w:rsidR="0075155C" w:rsidRDefault="00CD577A">
    <w:pPr>
      <w:pStyle w:val="Encabezado"/>
    </w:pPr>
    <w:r>
      <w:rPr>
        <w:noProof/>
        <w:lang w:eastAsia="ko-KR"/>
      </w:rPr>
      <w:pict w14:anchorId="243A23C8">
        <v:line id="_x0000_s2052"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161.9pt" to="-4.8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" strokeweight="2pt"/>
      </w:pict>
    </w:r>
    <w:r>
      <w:rPr>
        <w:noProof/>
        <w:lang w:eastAsia="ko-KR"/>
      </w:rPr>
      <w:pict w14:anchorId="657B74AA">
        <v:line id="_x0000_s2053"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36.3pt" to="403.9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cvEg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"/>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F2485980"/>
    <w:lvl w:ilvl="0">
      <w:start w:val="1"/>
      <w:numFmt w:val="bullet"/>
      <w:pStyle w:val="Listaconvietas51"/>
      <w:lvlText w:val=""/>
      <w:lvlJc w:val="left"/>
      <w:pPr>
        <w:tabs>
          <w:tab w:val="num" w:pos="1800"/>
        </w:tabs>
        <w:ind w:left="1800" w:hanging="360"/>
      </w:pPr>
      <w:rPr>
        <w:rFonts w:ascii="Symbol" w:hAnsi="Symbol" w:hint="default"/>
      </w:rPr>
    </w:lvl>
  </w:abstractNum>
  <w:abstractNum w:abstractNumId="1">
    <w:nsid w:val="FFFFFF81"/>
    <w:multiLevelType w:val="singleLevel"/>
    <w:tmpl w:val="783AA5BC"/>
    <w:lvl w:ilvl="0">
      <w:start w:val="1"/>
      <w:numFmt w:val="bullet"/>
      <w:pStyle w:val="Listaconvietas41"/>
      <w:lvlText w:val=""/>
      <w:lvlJc w:val="left"/>
      <w:pPr>
        <w:tabs>
          <w:tab w:val="num" w:pos="1440"/>
        </w:tabs>
        <w:ind w:left="1440" w:hanging="360"/>
      </w:pPr>
      <w:rPr>
        <w:rFonts w:ascii="Symbol" w:hAnsi="Symbol" w:hint="default"/>
      </w:rPr>
    </w:lvl>
  </w:abstractNum>
  <w:abstractNum w:abstractNumId="2">
    <w:nsid w:val="FFFFFF82"/>
    <w:multiLevelType w:val="singleLevel"/>
    <w:tmpl w:val="1F765EBC"/>
    <w:lvl w:ilvl="0">
      <w:start w:val="1"/>
      <w:numFmt w:val="bullet"/>
      <w:pStyle w:val="Listaconvietas31"/>
      <w:lvlText w:val=""/>
      <w:lvlJc w:val="left"/>
      <w:pPr>
        <w:tabs>
          <w:tab w:val="num" w:pos="1080"/>
        </w:tabs>
        <w:ind w:left="1080" w:hanging="360"/>
      </w:pPr>
      <w:rPr>
        <w:rFonts w:ascii="Symbol" w:hAnsi="Symbol" w:hint="default"/>
      </w:rPr>
    </w:lvl>
  </w:abstractNum>
  <w:abstractNum w:abstractNumId="3">
    <w:nsid w:val="FFFFFF83"/>
    <w:multiLevelType w:val="singleLevel"/>
    <w:tmpl w:val="4760C49C"/>
    <w:lvl w:ilvl="0">
      <w:start w:val="1"/>
      <w:numFmt w:val="bullet"/>
      <w:pStyle w:val="Listaconvietas2"/>
      <w:lvlText w:val=""/>
      <w:lvlJc w:val="left"/>
      <w:pPr>
        <w:tabs>
          <w:tab w:val="num" w:pos="720"/>
        </w:tabs>
        <w:ind w:left="720" w:hanging="360"/>
      </w:pPr>
      <w:rPr>
        <w:rFonts w:ascii="Symbol" w:hAnsi="Symbol" w:hint="default"/>
      </w:rPr>
    </w:lvl>
  </w:abstractNum>
  <w:abstractNum w:abstractNumId="4">
    <w:nsid w:val="064F3E62"/>
    <w:multiLevelType w:val="hybridMultilevel"/>
    <w:tmpl w:val="D85A9D6C"/>
    <w:lvl w:ilvl="0" w:tplc="B622C59C">
      <w:start w:val="1"/>
      <w:numFmt w:val="decimal"/>
      <w:pStyle w:val="ListBullet7"/>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6E0B35"/>
    <w:multiLevelType w:val="hybridMultilevel"/>
    <w:tmpl w:val="38BE3A56"/>
    <w:lvl w:ilvl="0" w:tplc="B622C59C">
      <w:start w:val="1"/>
      <w:numFmt w:val="decimal"/>
      <w:lvlText w:val="(%1)"/>
      <w:lvlJc w:val="left"/>
      <w:pPr>
        <w:ind w:left="644"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7871962"/>
    <w:multiLevelType w:val="hybridMultilevel"/>
    <w:tmpl w:val="D18C7178"/>
    <w:lvl w:ilvl="0" w:tplc="B622C59C">
      <w:start w:val="1"/>
      <w:numFmt w:val="decimal"/>
      <w:pStyle w:val="ListBullet8"/>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AA6E73"/>
    <w:multiLevelType w:val="hybridMultilevel"/>
    <w:tmpl w:val="F71A4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E3C7CBE"/>
    <w:multiLevelType w:val="hybridMultilevel"/>
    <w:tmpl w:val="CB1C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9448C8"/>
    <w:multiLevelType w:val="hybridMultilevel"/>
    <w:tmpl w:val="ED5E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E40733"/>
    <w:multiLevelType w:val="multilevel"/>
    <w:tmpl w:val="AFF4A2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38637B7C"/>
    <w:multiLevelType w:val="hybridMultilevel"/>
    <w:tmpl w:val="C5B8C6B6"/>
    <w:lvl w:ilvl="0" w:tplc="BC4C4D0A">
      <w:start w:val="1"/>
      <w:numFmt w:val="decimal"/>
      <w:pStyle w:val="TTLista"/>
      <w:lvlText w:val="(%1)"/>
      <w:lvlJc w:val="left"/>
      <w:pPr>
        <w:ind w:left="720" w:hanging="36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2">
    <w:nsid w:val="3B2F289B"/>
    <w:multiLevelType w:val="hybridMultilevel"/>
    <w:tmpl w:val="E41C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66530D"/>
    <w:multiLevelType w:val="multilevel"/>
    <w:tmpl w:val="0C0A0025"/>
    <w:lvl w:ilvl="0">
      <w:start w:val="1"/>
      <w:numFmt w:val="decimal"/>
      <w:pStyle w:val="ListBullet1"/>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pStyle w:val="Ttulo4"/>
      <w:lvlText w:val="%1.%2.%3.%4"/>
      <w:lvlJc w:val="left"/>
      <w:pPr>
        <w:tabs>
          <w:tab w:val="num" w:pos="864"/>
        </w:tabs>
        <w:ind w:left="864" w:hanging="864"/>
      </w:pPr>
      <w:rPr>
        <w:rFonts w:cs="Times New Roman"/>
      </w:rPr>
    </w:lvl>
    <w:lvl w:ilvl="4">
      <w:start w:val="1"/>
      <w:numFmt w:val="decimal"/>
      <w:pStyle w:val="Ttulo5"/>
      <w:lvlText w:val="%1.%2.%3.%4.%5"/>
      <w:lvlJc w:val="left"/>
      <w:pPr>
        <w:tabs>
          <w:tab w:val="num" w:pos="1008"/>
        </w:tabs>
        <w:ind w:left="1008" w:hanging="1008"/>
      </w:pPr>
      <w:rPr>
        <w:rFonts w:cs="Times New Roman"/>
      </w:rPr>
    </w:lvl>
    <w:lvl w:ilvl="5">
      <w:start w:val="1"/>
      <w:numFmt w:val="decimal"/>
      <w:pStyle w:val="Ttulo6"/>
      <w:lvlText w:val="%1.%2.%3.%4.%5.%6"/>
      <w:lvlJc w:val="left"/>
      <w:pPr>
        <w:tabs>
          <w:tab w:val="num" w:pos="1152"/>
        </w:tabs>
        <w:ind w:left="1152" w:hanging="1152"/>
      </w:pPr>
      <w:rPr>
        <w:rFonts w:cs="Times New Roman"/>
      </w:rPr>
    </w:lvl>
    <w:lvl w:ilvl="6">
      <w:start w:val="1"/>
      <w:numFmt w:val="decimal"/>
      <w:pStyle w:val="Ttulo7"/>
      <w:lvlText w:val="%1.%2.%3.%4.%5.%6.%7"/>
      <w:lvlJc w:val="left"/>
      <w:pPr>
        <w:tabs>
          <w:tab w:val="num" w:pos="1296"/>
        </w:tabs>
        <w:ind w:left="1296" w:hanging="1296"/>
      </w:pPr>
      <w:rPr>
        <w:rFonts w:cs="Times New Roman"/>
      </w:rPr>
    </w:lvl>
    <w:lvl w:ilvl="7">
      <w:start w:val="1"/>
      <w:numFmt w:val="decimal"/>
      <w:pStyle w:val="Ttulo8"/>
      <w:lvlText w:val="%1.%2.%3.%4.%5.%6.%7.%8"/>
      <w:lvlJc w:val="left"/>
      <w:pPr>
        <w:tabs>
          <w:tab w:val="num" w:pos="1440"/>
        </w:tabs>
        <w:ind w:left="1440" w:hanging="1440"/>
      </w:pPr>
      <w:rPr>
        <w:rFonts w:cs="Times New Roman"/>
      </w:rPr>
    </w:lvl>
    <w:lvl w:ilvl="8">
      <w:start w:val="1"/>
      <w:numFmt w:val="decimal"/>
      <w:pStyle w:val="Ttulo9"/>
      <w:lvlText w:val="%1.%2.%3.%4.%5.%6.%7.%8.%9"/>
      <w:lvlJc w:val="left"/>
      <w:pPr>
        <w:tabs>
          <w:tab w:val="num" w:pos="1584"/>
        </w:tabs>
        <w:ind w:left="1584" w:hanging="1584"/>
      </w:pPr>
      <w:rPr>
        <w:rFonts w:cs="Times New Roman"/>
      </w:rPr>
    </w:lvl>
  </w:abstractNum>
  <w:abstractNum w:abstractNumId="14">
    <w:nsid w:val="47A6684E"/>
    <w:multiLevelType w:val="hybridMultilevel"/>
    <w:tmpl w:val="84EE1742"/>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5">
    <w:nsid w:val="48605836"/>
    <w:multiLevelType w:val="hybridMultilevel"/>
    <w:tmpl w:val="975C31F8"/>
    <w:lvl w:ilvl="0" w:tplc="B622C5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nsid w:val="4C0F1EAD"/>
    <w:multiLevelType w:val="hybridMultilevel"/>
    <w:tmpl w:val="F6E44672"/>
    <w:lvl w:ilvl="0" w:tplc="B622C59C">
      <w:start w:val="1"/>
      <w:numFmt w:val="decimal"/>
      <w:pStyle w:val="ListBullet9"/>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222A61"/>
    <w:multiLevelType w:val="hybridMultilevel"/>
    <w:tmpl w:val="E4C60632"/>
    <w:lvl w:ilvl="0" w:tplc="B622C59C">
      <w:start w:val="1"/>
      <w:numFmt w:val="decimal"/>
      <w:lvlText w:val="(%1)"/>
      <w:lvlJc w:val="left"/>
      <w:pPr>
        <w:ind w:left="644" w:hanging="360"/>
      </w:pPr>
      <w:rPr>
        <w:rFonts w:hint="default"/>
      </w:rPr>
    </w:lvl>
    <w:lvl w:ilvl="1" w:tplc="B622C59C">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4442F38"/>
    <w:multiLevelType w:val="hybridMultilevel"/>
    <w:tmpl w:val="BD6C7702"/>
    <w:lvl w:ilvl="0" w:tplc="B622C59C">
      <w:start w:val="1"/>
      <w:numFmt w:val="decimal"/>
      <w:pStyle w:val="ListBullet6"/>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B246284"/>
    <w:multiLevelType w:val="multilevel"/>
    <w:tmpl w:val="677EE912"/>
    <w:lvl w:ilvl="0">
      <w:start w:val="1"/>
      <w:numFmt w:val="decimal"/>
      <w:pStyle w:val="TTTtulo"/>
      <w:lvlText w:val="%1."/>
      <w:lvlJc w:val="left"/>
      <w:pPr>
        <w:tabs>
          <w:tab w:val="num" w:pos="284"/>
        </w:tabs>
        <w:ind w:left="284" w:hanging="284"/>
      </w:pPr>
      <w:rPr>
        <w:rFonts w:cs="Times New Roman" w:hint="default"/>
      </w:rPr>
    </w:lvl>
    <w:lvl w:ilvl="1">
      <w:start w:val="1"/>
      <w:numFmt w:val="decimal"/>
      <w:pStyle w:val="TTTtulo2"/>
      <w:suff w:val="space"/>
      <w:lvlText w:val="%1.%2."/>
      <w:lvlJc w:val="left"/>
      <w:pPr>
        <w:ind w:left="284" w:hanging="284"/>
      </w:pPr>
      <w:rPr>
        <w:rFonts w:cs="Times New Roman" w:hint="default"/>
      </w:rPr>
    </w:lvl>
    <w:lvl w:ilvl="2">
      <w:start w:val="1"/>
      <w:numFmt w:val="decimal"/>
      <w:pStyle w:val="TTTtulo3"/>
      <w:suff w:val="space"/>
      <w:lvlText w:val="%1.%2.%3."/>
      <w:lvlJc w:val="left"/>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0">
    <w:nsid w:val="7DF73781"/>
    <w:multiLevelType w:val="hybridMultilevel"/>
    <w:tmpl w:val="17068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3"/>
  </w:num>
  <w:num w:numId="3">
    <w:abstractNumId w:val="11"/>
  </w:num>
  <w:num w:numId="4">
    <w:abstractNumId w:val="5"/>
  </w:num>
  <w:num w:numId="5">
    <w:abstractNumId w:val="17"/>
  </w:num>
  <w:num w:numId="6">
    <w:abstractNumId w:val="15"/>
  </w:num>
  <w:num w:numId="7">
    <w:abstractNumId w:val="18"/>
  </w:num>
  <w:num w:numId="8">
    <w:abstractNumId w:val="4"/>
  </w:num>
  <w:num w:numId="9">
    <w:abstractNumId w:val="6"/>
  </w:num>
  <w:num w:numId="10">
    <w:abstractNumId w:val="16"/>
  </w:num>
  <w:num w:numId="11">
    <w:abstractNumId w:val="14"/>
  </w:num>
  <w:num w:numId="12">
    <w:abstractNumId w:val="20"/>
  </w:num>
  <w:num w:numId="13">
    <w:abstractNumId w:val="7"/>
  </w:num>
  <w:num w:numId="14">
    <w:abstractNumId w:val="9"/>
  </w:num>
  <w:num w:numId="15">
    <w:abstractNumId w:val="8"/>
  </w:num>
  <w:num w:numId="16">
    <w:abstractNumId w:val="3"/>
  </w:num>
  <w:num w:numId="17">
    <w:abstractNumId w:val="2"/>
  </w:num>
  <w:num w:numId="18">
    <w:abstractNumId w:val="1"/>
  </w:num>
  <w:num w:numId="19">
    <w:abstractNumId w:val="0"/>
  </w:num>
  <w:num w:numId="20">
    <w:abstractNumId w:val="12"/>
  </w:num>
  <w:num w:numId="21">
    <w:abstractNumId w:val="10"/>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Sepulveda">
    <w15:presenceInfo w15:providerId="None" w15:userId="SSepulve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mirrorMargins/>
  <w:trackRevisions/>
  <w:doNotTrackMoves/>
  <w:defaultTabStop w:val="720"/>
  <w:hyphenationZone w:val="425"/>
  <w:evenAndOddHeader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235A4"/>
    <w:rsid w:val="00002742"/>
    <w:rsid w:val="000072D2"/>
    <w:rsid w:val="0000768F"/>
    <w:rsid w:val="00010489"/>
    <w:rsid w:val="00010BCE"/>
    <w:rsid w:val="0002080E"/>
    <w:rsid w:val="00026AB3"/>
    <w:rsid w:val="00027C2E"/>
    <w:rsid w:val="00036124"/>
    <w:rsid w:val="00041C02"/>
    <w:rsid w:val="00043F97"/>
    <w:rsid w:val="00051FBA"/>
    <w:rsid w:val="0005415E"/>
    <w:rsid w:val="0005441C"/>
    <w:rsid w:val="00056C0D"/>
    <w:rsid w:val="00057035"/>
    <w:rsid w:val="0005790C"/>
    <w:rsid w:val="000665E7"/>
    <w:rsid w:val="00070DC0"/>
    <w:rsid w:val="000723B4"/>
    <w:rsid w:val="00075073"/>
    <w:rsid w:val="0007563F"/>
    <w:rsid w:val="00082201"/>
    <w:rsid w:val="00086408"/>
    <w:rsid w:val="0008735B"/>
    <w:rsid w:val="00087FE9"/>
    <w:rsid w:val="00093B1A"/>
    <w:rsid w:val="00093FA7"/>
    <w:rsid w:val="000A0327"/>
    <w:rsid w:val="000A3420"/>
    <w:rsid w:val="000A797B"/>
    <w:rsid w:val="000B1281"/>
    <w:rsid w:val="000B1F01"/>
    <w:rsid w:val="000B2ADF"/>
    <w:rsid w:val="000B65F5"/>
    <w:rsid w:val="000C07A7"/>
    <w:rsid w:val="000C1BC7"/>
    <w:rsid w:val="000C36D8"/>
    <w:rsid w:val="000C73EC"/>
    <w:rsid w:val="000D629E"/>
    <w:rsid w:val="000D72FA"/>
    <w:rsid w:val="000E0BA9"/>
    <w:rsid w:val="000E4311"/>
    <w:rsid w:val="0010135F"/>
    <w:rsid w:val="00101684"/>
    <w:rsid w:val="0010470B"/>
    <w:rsid w:val="00104BFD"/>
    <w:rsid w:val="00107E17"/>
    <w:rsid w:val="00115415"/>
    <w:rsid w:val="0012312E"/>
    <w:rsid w:val="00123592"/>
    <w:rsid w:val="0012584C"/>
    <w:rsid w:val="00140D21"/>
    <w:rsid w:val="00152F21"/>
    <w:rsid w:val="00165706"/>
    <w:rsid w:val="00167A94"/>
    <w:rsid w:val="001738FF"/>
    <w:rsid w:val="00174083"/>
    <w:rsid w:val="00181253"/>
    <w:rsid w:val="00181304"/>
    <w:rsid w:val="0018358C"/>
    <w:rsid w:val="001840E7"/>
    <w:rsid w:val="00197EC9"/>
    <w:rsid w:val="001A02E3"/>
    <w:rsid w:val="001A0624"/>
    <w:rsid w:val="001A5881"/>
    <w:rsid w:val="001A5BB6"/>
    <w:rsid w:val="001C567E"/>
    <w:rsid w:val="001D0157"/>
    <w:rsid w:val="001E51B7"/>
    <w:rsid w:val="001E669E"/>
    <w:rsid w:val="001E6908"/>
    <w:rsid w:val="001F10B6"/>
    <w:rsid w:val="001F3C0F"/>
    <w:rsid w:val="001F57BE"/>
    <w:rsid w:val="001F5985"/>
    <w:rsid w:val="001F785B"/>
    <w:rsid w:val="00203EAA"/>
    <w:rsid w:val="00211340"/>
    <w:rsid w:val="002118AA"/>
    <w:rsid w:val="0021411F"/>
    <w:rsid w:val="002254FE"/>
    <w:rsid w:val="00225505"/>
    <w:rsid w:val="002361B3"/>
    <w:rsid w:val="00236F3D"/>
    <w:rsid w:val="00241C6D"/>
    <w:rsid w:val="002449E0"/>
    <w:rsid w:val="00246E91"/>
    <w:rsid w:val="00264190"/>
    <w:rsid w:val="00270C1B"/>
    <w:rsid w:val="002723DE"/>
    <w:rsid w:val="002739A0"/>
    <w:rsid w:val="0028411C"/>
    <w:rsid w:val="00285E3E"/>
    <w:rsid w:val="00292B0D"/>
    <w:rsid w:val="002938A8"/>
    <w:rsid w:val="00296D31"/>
    <w:rsid w:val="002976CE"/>
    <w:rsid w:val="002A06FF"/>
    <w:rsid w:val="002A632D"/>
    <w:rsid w:val="002A6BB1"/>
    <w:rsid w:val="002C5A5B"/>
    <w:rsid w:val="002C5CAA"/>
    <w:rsid w:val="002D05EE"/>
    <w:rsid w:val="002D71CD"/>
    <w:rsid w:val="002E3DF0"/>
    <w:rsid w:val="002E4CF7"/>
    <w:rsid w:val="002E54AA"/>
    <w:rsid w:val="002E57F4"/>
    <w:rsid w:val="002E75C2"/>
    <w:rsid w:val="002F18F6"/>
    <w:rsid w:val="002F3ECD"/>
    <w:rsid w:val="002F55BA"/>
    <w:rsid w:val="002F6CA1"/>
    <w:rsid w:val="00300D25"/>
    <w:rsid w:val="00314F66"/>
    <w:rsid w:val="00315928"/>
    <w:rsid w:val="00320D12"/>
    <w:rsid w:val="00323D62"/>
    <w:rsid w:val="003338D4"/>
    <w:rsid w:val="003435D7"/>
    <w:rsid w:val="0034536B"/>
    <w:rsid w:val="003475CC"/>
    <w:rsid w:val="003542D2"/>
    <w:rsid w:val="00372FD7"/>
    <w:rsid w:val="003775CA"/>
    <w:rsid w:val="003A481C"/>
    <w:rsid w:val="003A6122"/>
    <w:rsid w:val="003B308B"/>
    <w:rsid w:val="003B46AF"/>
    <w:rsid w:val="003B69FA"/>
    <w:rsid w:val="003C16E8"/>
    <w:rsid w:val="003C37B4"/>
    <w:rsid w:val="003C3FC6"/>
    <w:rsid w:val="003D23BC"/>
    <w:rsid w:val="003D2AFD"/>
    <w:rsid w:val="003D4DE1"/>
    <w:rsid w:val="003D7F8B"/>
    <w:rsid w:val="003F05DD"/>
    <w:rsid w:val="003F6CFA"/>
    <w:rsid w:val="003F77A3"/>
    <w:rsid w:val="004008F7"/>
    <w:rsid w:val="00401CAA"/>
    <w:rsid w:val="00407D67"/>
    <w:rsid w:val="0041270C"/>
    <w:rsid w:val="00415484"/>
    <w:rsid w:val="00431330"/>
    <w:rsid w:val="004377F2"/>
    <w:rsid w:val="00443B04"/>
    <w:rsid w:val="004543B9"/>
    <w:rsid w:val="004607AB"/>
    <w:rsid w:val="0046182F"/>
    <w:rsid w:val="00463EC6"/>
    <w:rsid w:val="004666D6"/>
    <w:rsid w:val="00472A14"/>
    <w:rsid w:val="00477E96"/>
    <w:rsid w:val="00481CD2"/>
    <w:rsid w:val="004835D1"/>
    <w:rsid w:val="00494E13"/>
    <w:rsid w:val="004A03A8"/>
    <w:rsid w:val="004A32C1"/>
    <w:rsid w:val="004A356E"/>
    <w:rsid w:val="004A41D6"/>
    <w:rsid w:val="004B02C6"/>
    <w:rsid w:val="004B03EE"/>
    <w:rsid w:val="004D7012"/>
    <w:rsid w:val="004E381D"/>
    <w:rsid w:val="004E45A7"/>
    <w:rsid w:val="004E6A1D"/>
    <w:rsid w:val="004E7F02"/>
    <w:rsid w:val="004F061B"/>
    <w:rsid w:val="00504D03"/>
    <w:rsid w:val="00507C12"/>
    <w:rsid w:val="005130B7"/>
    <w:rsid w:val="005346EC"/>
    <w:rsid w:val="00543A94"/>
    <w:rsid w:val="00545759"/>
    <w:rsid w:val="00556352"/>
    <w:rsid w:val="005644D2"/>
    <w:rsid w:val="005671F6"/>
    <w:rsid w:val="00573938"/>
    <w:rsid w:val="0057549A"/>
    <w:rsid w:val="00582042"/>
    <w:rsid w:val="005829E9"/>
    <w:rsid w:val="005837D8"/>
    <w:rsid w:val="00590FEC"/>
    <w:rsid w:val="00595EE5"/>
    <w:rsid w:val="005A4A94"/>
    <w:rsid w:val="005B46FA"/>
    <w:rsid w:val="005B5779"/>
    <w:rsid w:val="005C4434"/>
    <w:rsid w:val="005C4DE1"/>
    <w:rsid w:val="005D2313"/>
    <w:rsid w:val="005D6429"/>
    <w:rsid w:val="005E1052"/>
    <w:rsid w:val="005E1591"/>
    <w:rsid w:val="005E43B9"/>
    <w:rsid w:val="005E788F"/>
    <w:rsid w:val="005F04BA"/>
    <w:rsid w:val="005F05B1"/>
    <w:rsid w:val="005F0BA2"/>
    <w:rsid w:val="005F4A4C"/>
    <w:rsid w:val="00603157"/>
    <w:rsid w:val="00607B35"/>
    <w:rsid w:val="0062370F"/>
    <w:rsid w:val="0062564A"/>
    <w:rsid w:val="006301E2"/>
    <w:rsid w:val="0063093F"/>
    <w:rsid w:val="006335A2"/>
    <w:rsid w:val="00644616"/>
    <w:rsid w:val="00653B37"/>
    <w:rsid w:val="00654D0F"/>
    <w:rsid w:val="00666C00"/>
    <w:rsid w:val="00670753"/>
    <w:rsid w:val="00683249"/>
    <w:rsid w:val="006841FA"/>
    <w:rsid w:val="00687D79"/>
    <w:rsid w:val="00693B8B"/>
    <w:rsid w:val="00694BBA"/>
    <w:rsid w:val="006968AC"/>
    <w:rsid w:val="006A45A9"/>
    <w:rsid w:val="006A525E"/>
    <w:rsid w:val="006A6F3D"/>
    <w:rsid w:val="006B7CF9"/>
    <w:rsid w:val="006C6AEA"/>
    <w:rsid w:val="006D056D"/>
    <w:rsid w:val="006E721C"/>
    <w:rsid w:val="006F452E"/>
    <w:rsid w:val="006F5C8C"/>
    <w:rsid w:val="00704B7C"/>
    <w:rsid w:val="00707785"/>
    <w:rsid w:val="00712472"/>
    <w:rsid w:val="00714A71"/>
    <w:rsid w:val="0071653F"/>
    <w:rsid w:val="00721551"/>
    <w:rsid w:val="007234AC"/>
    <w:rsid w:val="00734E06"/>
    <w:rsid w:val="0074377E"/>
    <w:rsid w:val="0075155C"/>
    <w:rsid w:val="00753C36"/>
    <w:rsid w:val="00754884"/>
    <w:rsid w:val="00756FEB"/>
    <w:rsid w:val="007575C4"/>
    <w:rsid w:val="007621E9"/>
    <w:rsid w:val="00766ADC"/>
    <w:rsid w:val="00766DA7"/>
    <w:rsid w:val="00773B80"/>
    <w:rsid w:val="007757D5"/>
    <w:rsid w:val="00775A97"/>
    <w:rsid w:val="00783EDF"/>
    <w:rsid w:val="00790013"/>
    <w:rsid w:val="00790E35"/>
    <w:rsid w:val="0079116E"/>
    <w:rsid w:val="00792E70"/>
    <w:rsid w:val="00796781"/>
    <w:rsid w:val="007A37D0"/>
    <w:rsid w:val="007A4274"/>
    <w:rsid w:val="007A4651"/>
    <w:rsid w:val="007B10D6"/>
    <w:rsid w:val="007B36FF"/>
    <w:rsid w:val="007D7C69"/>
    <w:rsid w:val="007E0A99"/>
    <w:rsid w:val="007E2C4A"/>
    <w:rsid w:val="007E3E6F"/>
    <w:rsid w:val="007E57A6"/>
    <w:rsid w:val="0080187F"/>
    <w:rsid w:val="0081264A"/>
    <w:rsid w:val="008131BD"/>
    <w:rsid w:val="008153E4"/>
    <w:rsid w:val="008169C7"/>
    <w:rsid w:val="008235A4"/>
    <w:rsid w:val="00823A68"/>
    <w:rsid w:val="008413AB"/>
    <w:rsid w:val="008422E2"/>
    <w:rsid w:val="00846ED8"/>
    <w:rsid w:val="00851755"/>
    <w:rsid w:val="00860462"/>
    <w:rsid w:val="00861B77"/>
    <w:rsid w:val="0086288A"/>
    <w:rsid w:val="008629EE"/>
    <w:rsid w:val="008662F3"/>
    <w:rsid w:val="00880B22"/>
    <w:rsid w:val="00880C18"/>
    <w:rsid w:val="00881E55"/>
    <w:rsid w:val="00890C97"/>
    <w:rsid w:val="008957C0"/>
    <w:rsid w:val="00896A1C"/>
    <w:rsid w:val="008A405F"/>
    <w:rsid w:val="008A5049"/>
    <w:rsid w:val="008C1DDE"/>
    <w:rsid w:val="008E3A96"/>
    <w:rsid w:val="008E4546"/>
    <w:rsid w:val="008E71A3"/>
    <w:rsid w:val="008F3E9B"/>
    <w:rsid w:val="00905B55"/>
    <w:rsid w:val="009108EF"/>
    <w:rsid w:val="00910B9F"/>
    <w:rsid w:val="00911E0C"/>
    <w:rsid w:val="00913010"/>
    <w:rsid w:val="00913A58"/>
    <w:rsid w:val="00916EAE"/>
    <w:rsid w:val="0091763A"/>
    <w:rsid w:val="009236C4"/>
    <w:rsid w:val="00927717"/>
    <w:rsid w:val="00943CE7"/>
    <w:rsid w:val="00944B43"/>
    <w:rsid w:val="00945944"/>
    <w:rsid w:val="00950E7D"/>
    <w:rsid w:val="00951AEB"/>
    <w:rsid w:val="00970D73"/>
    <w:rsid w:val="009727B5"/>
    <w:rsid w:val="00973652"/>
    <w:rsid w:val="00996C8F"/>
    <w:rsid w:val="009A017E"/>
    <w:rsid w:val="009A18B3"/>
    <w:rsid w:val="009B1D21"/>
    <w:rsid w:val="009B2B56"/>
    <w:rsid w:val="009B5AE6"/>
    <w:rsid w:val="009C4034"/>
    <w:rsid w:val="009D06C0"/>
    <w:rsid w:val="009E1973"/>
    <w:rsid w:val="009E1F03"/>
    <w:rsid w:val="009E3875"/>
    <w:rsid w:val="00A06EE5"/>
    <w:rsid w:val="00A1007C"/>
    <w:rsid w:val="00A169D4"/>
    <w:rsid w:val="00A219E4"/>
    <w:rsid w:val="00A24C92"/>
    <w:rsid w:val="00A25AA0"/>
    <w:rsid w:val="00A26E61"/>
    <w:rsid w:val="00A33763"/>
    <w:rsid w:val="00A37FAC"/>
    <w:rsid w:val="00A411C9"/>
    <w:rsid w:val="00A4157C"/>
    <w:rsid w:val="00A52138"/>
    <w:rsid w:val="00A6148E"/>
    <w:rsid w:val="00A61715"/>
    <w:rsid w:val="00A635C0"/>
    <w:rsid w:val="00A81643"/>
    <w:rsid w:val="00AA210E"/>
    <w:rsid w:val="00AA3471"/>
    <w:rsid w:val="00AB0606"/>
    <w:rsid w:val="00AB5DE4"/>
    <w:rsid w:val="00AB7B60"/>
    <w:rsid w:val="00AC1335"/>
    <w:rsid w:val="00AD0DE5"/>
    <w:rsid w:val="00AD25C0"/>
    <w:rsid w:val="00AE3257"/>
    <w:rsid w:val="00B01176"/>
    <w:rsid w:val="00B01DFE"/>
    <w:rsid w:val="00B037E9"/>
    <w:rsid w:val="00B045C6"/>
    <w:rsid w:val="00B07473"/>
    <w:rsid w:val="00B14CBB"/>
    <w:rsid w:val="00B17043"/>
    <w:rsid w:val="00B243D3"/>
    <w:rsid w:val="00B26601"/>
    <w:rsid w:val="00B5224E"/>
    <w:rsid w:val="00B52F90"/>
    <w:rsid w:val="00B57365"/>
    <w:rsid w:val="00B579C3"/>
    <w:rsid w:val="00B62818"/>
    <w:rsid w:val="00B64AB5"/>
    <w:rsid w:val="00B67401"/>
    <w:rsid w:val="00B67EAE"/>
    <w:rsid w:val="00B74164"/>
    <w:rsid w:val="00B7439C"/>
    <w:rsid w:val="00B81E70"/>
    <w:rsid w:val="00BA0922"/>
    <w:rsid w:val="00BA7AAB"/>
    <w:rsid w:val="00BB23AB"/>
    <w:rsid w:val="00BB369A"/>
    <w:rsid w:val="00BB6FB2"/>
    <w:rsid w:val="00BB768B"/>
    <w:rsid w:val="00BC4B5E"/>
    <w:rsid w:val="00BC5DB3"/>
    <w:rsid w:val="00BD334E"/>
    <w:rsid w:val="00BD4DA2"/>
    <w:rsid w:val="00BD5528"/>
    <w:rsid w:val="00BD6626"/>
    <w:rsid w:val="00BE5FCB"/>
    <w:rsid w:val="00BE7C83"/>
    <w:rsid w:val="00BF321A"/>
    <w:rsid w:val="00C07C6C"/>
    <w:rsid w:val="00C1040C"/>
    <w:rsid w:val="00C11D71"/>
    <w:rsid w:val="00C2054A"/>
    <w:rsid w:val="00C2742B"/>
    <w:rsid w:val="00C41DE4"/>
    <w:rsid w:val="00C6133C"/>
    <w:rsid w:val="00C712BB"/>
    <w:rsid w:val="00C73B78"/>
    <w:rsid w:val="00C81DBC"/>
    <w:rsid w:val="00C820BA"/>
    <w:rsid w:val="00C82865"/>
    <w:rsid w:val="00C8424B"/>
    <w:rsid w:val="00C92731"/>
    <w:rsid w:val="00C92D4E"/>
    <w:rsid w:val="00C93D74"/>
    <w:rsid w:val="00C960C7"/>
    <w:rsid w:val="00C96AEC"/>
    <w:rsid w:val="00CA29B9"/>
    <w:rsid w:val="00CA6F05"/>
    <w:rsid w:val="00CA7CAA"/>
    <w:rsid w:val="00CB09DA"/>
    <w:rsid w:val="00CB4401"/>
    <w:rsid w:val="00CD0FA9"/>
    <w:rsid w:val="00CD1CDE"/>
    <w:rsid w:val="00CD216C"/>
    <w:rsid w:val="00CD577A"/>
    <w:rsid w:val="00CE704E"/>
    <w:rsid w:val="00CF2F34"/>
    <w:rsid w:val="00D02AEF"/>
    <w:rsid w:val="00D0454E"/>
    <w:rsid w:val="00D075B9"/>
    <w:rsid w:val="00D07987"/>
    <w:rsid w:val="00D20357"/>
    <w:rsid w:val="00D205F8"/>
    <w:rsid w:val="00D20B19"/>
    <w:rsid w:val="00D2200F"/>
    <w:rsid w:val="00D2623C"/>
    <w:rsid w:val="00D4158B"/>
    <w:rsid w:val="00D47925"/>
    <w:rsid w:val="00D5353D"/>
    <w:rsid w:val="00D53F18"/>
    <w:rsid w:val="00D71D19"/>
    <w:rsid w:val="00D72EB1"/>
    <w:rsid w:val="00D764F7"/>
    <w:rsid w:val="00D76A57"/>
    <w:rsid w:val="00D874BF"/>
    <w:rsid w:val="00D9028E"/>
    <w:rsid w:val="00D9077C"/>
    <w:rsid w:val="00D92501"/>
    <w:rsid w:val="00D94402"/>
    <w:rsid w:val="00D9607C"/>
    <w:rsid w:val="00D975EE"/>
    <w:rsid w:val="00DA208E"/>
    <w:rsid w:val="00DA2DC5"/>
    <w:rsid w:val="00DA7BF1"/>
    <w:rsid w:val="00DB3627"/>
    <w:rsid w:val="00DD454C"/>
    <w:rsid w:val="00DD6492"/>
    <w:rsid w:val="00DE1E80"/>
    <w:rsid w:val="00DE264B"/>
    <w:rsid w:val="00DE672A"/>
    <w:rsid w:val="00E01E62"/>
    <w:rsid w:val="00E11516"/>
    <w:rsid w:val="00E24120"/>
    <w:rsid w:val="00E25B76"/>
    <w:rsid w:val="00E43AE7"/>
    <w:rsid w:val="00E477F9"/>
    <w:rsid w:val="00E50283"/>
    <w:rsid w:val="00E51B66"/>
    <w:rsid w:val="00E53ED6"/>
    <w:rsid w:val="00E71A51"/>
    <w:rsid w:val="00E7405F"/>
    <w:rsid w:val="00E7735D"/>
    <w:rsid w:val="00E90E04"/>
    <w:rsid w:val="00EA0C94"/>
    <w:rsid w:val="00EA730C"/>
    <w:rsid w:val="00EB2956"/>
    <w:rsid w:val="00EB5EB1"/>
    <w:rsid w:val="00EC5A4F"/>
    <w:rsid w:val="00ED2EB2"/>
    <w:rsid w:val="00EE0AD7"/>
    <w:rsid w:val="00EE245A"/>
    <w:rsid w:val="00EE342F"/>
    <w:rsid w:val="00EE460E"/>
    <w:rsid w:val="00EF0413"/>
    <w:rsid w:val="00EF209D"/>
    <w:rsid w:val="00F00961"/>
    <w:rsid w:val="00F151D0"/>
    <w:rsid w:val="00F21D06"/>
    <w:rsid w:val="00F222A7"/>
    <w:rsid w:val="00F2780B"/>
    <w:rsid w:val="00F32C31"/>
    <w:rsid w:val="00F340EF"/>
    <w:rsid w:val="00F4310A"/>
    <w:rsid w:val="00F4460F"/>
    <w:rsid w:val="00F54DA1"/>
    <w:rsid w:val="00F554A4"/>
    <w:rsid w:val="00F612E9"/>
    <w:rsid w:val="00F61690"/>
    <w:rsid w:val="00F70C96"/>
    <w:rsid w:val="00F736D4"/>
    <w:rsid w:val="00F846AD"/>
    <w:rsid w:val="00F87618"/>
    <w:rsid w:val="00F937A5"/>
    <w:rsid w:val="00F94BED"/>
    <w:rsid w:val="00F96C3F"/>
    <w:rsid w:val="00FA3C00"/>
    <w:rsid w:val="00FA4276"/>
    <w:rsid w:val="00FA7E29"/>
    <w:rsid w:val="00FB4E02"/>
    <w:rsid w:val="00FB52CD"/>
    <w:rsid w:val="00FC496F"/>
    <w:rsid w:val="00FE0EBC"/>
    <w:rsid w:val="00FE2907"/>
    <w:rsid w:val="00FE7178"/>
    <w:rsid w:val="00FF087D"/>
    <w:rsid w:val="00FF479D"/>
    <w:rsid w:val="00FF5502"/>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ko-KR"/>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5C34097D"/>
  <w15:docId w15:val="{833F51D1-4AE8-4971-B5DC-1E700FF69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CL" w:eastAsia="es-CL" w:bidi="ar-SA"/>
      </w:rPr>
    </w:rPrDefault>
    <w:pPrDefault/>
  </w:docDefaults>
  <w:latentStyles w:defLockedState="0" w:defUIPriority="0" w:defSemiHidden="0" w:defUnhideWhenUsed="0" w:defQFormat="0" w:count="37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 w:qFormat="1"/>
    <w:lsdException w:name="heading 7" w:uiPriority="9" w:qFormat="1"/>
    <w:lsdException w:name="index 1" w:semiHidden="1" w:uiPriority="99" w:unhideWhenUsed="1"/>
    <w:lsdException w:name="index 2" w:uiPriority="99"/>
    <w:lsdException w:name="index 3" w:uiPriority="99"/>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3" w:semiHidden="1" w:unhideWhenUsed="1"/>
    <w:lsdException w:name="List Number 4"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9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0E04"/>
    <w:rPr>
      <w:sz w:val="24"/>
      <w:szCs w:val="24"/>
      <w:lang w:eastAsia="es-ES_tradnl"/>
    </w:rPr>
  </w:style>
  <w:style w:type="paragraph" w:styleId="Ttulo1">
    <w:name w:val="heading 1"/>
    <w:basedOn w:val="TTTtulo"/>
    <w:next w:val="Normal"/>
    <w:link w:val="Ttulo1Car"/>
    <w:uiPriority w:val="99"/>
    <w:qFormat/>
    <w:rsid w:val="00AB0606"/>
    <w:pPr>
      <w:outlineLvl w:val="0"/>
    </w:pPr>
  </w:style>
  <w:style w:type="paragraph" w:styleId="Ttulo2">
    <w:name w:val="heading 2"/>
    <w:basedOn w:val="TTTtulo2"/>
    <w:next w:val="Normal"/>
    <w:link w:val="Ttulo2Car"/>
    <w:uiPriority w:val="99"/>
    <w:qFormat/>
    <w:rsid w:val="00AB0606"/>
    <w:pPr>
      <w:outlineLvl w:val="1"/>
    </w:pPr>
  </w:style>
  <w:style w:type="paragraph" w:styleId="Ttulo3">
    <w:name w:val="heading 3"/>
    <w:basedOn w:val="TTTtulo3"/>
    <w:next w:val="Normal"/>
    <w:link w:val="Ttulo3Car"/>
    <w:uiPriority w:val="99"/>
    <w:qFormat/>
    <w:rsid w:val="002E54AA"/>
    <w:pPr>
      <w:outlineLvl w:val="2"/>
    </w:pPr>
  </w:style>
  <w:style w:type="paragraph" w:styleId="Ttulo4">
    <w:name w:val="heading 4"/>
    <w:basedOn w:val="Normal"/>
    <w:next w:val="Normal"/>
    <w:link w:val="Ttulo4Car"/>
    <w:uiPriority w:val="99"/>
    <w:qFormat/>
    <w:rsid w:val="00E90E04"/>
    <w:pPr>
      <w:keepNext/>
      <w:numPr>
        <w:ilvl w:val="3"/>
        <w:numId w:val="2"/>
      </w:numPr>
      <w:spacing w:before="240" w:after="60"/>
      <w:outlineLvl w:val="3"/>
    </w:pPr>
    <w:rPr>
      <w:b/>
      <w:bCs/>
      <w:sz w:val="28"/>
      <w:szCs w:val="28"/>
    </w:rPr>
  </w:style>
  <w:style w:type="paragraph" w:styleId="Ttulo5">
    <w:name w:val="heading 5"/>
    <w:basedOn w:val="Normal"/>
    <w:next w:val="Normal"/>
    <w:link w:val="Ttulo5Car"/>
    <w:uiPriority w:val="99"/>
    <w:qFormat/>
    <w:rsid w:val="00E90E04"/>
    <w:pPr>
      <w:numPr>
        <w:ilvl w:val="4"/>
        <w:numId w:val="2"/>
      </w:numPr>
      <w:spacing w:before="240" w:after="60"/>
      <w:outlineLvl w:val="4"/>
    </w:pPr>
    <w:rPr>
      <w:b/>
      <w:bCs/>
      <w:i/>
      <w:iCs/>
      <w:sz w:val="26"/>
      <w:szCs w:val="26"/>
    </w:rPr>
  </w:style>
  <w:style w:type="paragraph" w:styleId="Ttulo6">
    <w:name w:val="heading 6"/>
    <w:basedOn w:val="Normal"/>
    <w:next w:val="Normal"/>
    <w:link w:val="Ttulo6Car"/>
    <w:uiPriority w:val="9"/>
    <w:qFormat/>
    <w:rsid w:val="00E90E04"/>
    <w:pPr>
      <w:numPr>
        <w:ilvl w:val="5"/>
        <w:numId w:val="2"/>
      </w:numPr>
      <w:spacing w:before="240" w:after="60"/>
      <w:outlineLvl w:val="5"/>
    </w:pPr>
    <w:rPr>
      <w:b/>
      <w:bCs/>
      <w:sz w:val="22"/>
      <w:szCs w:val="22"/>
    </w:rPr>
  </w:style>
  <w:style w:type="paragraph" w:styleId="Ttulo7">
    <w:name w:val="heading 7"/>
    <w:basedOn w:val="Normal"/>
    <w:next w:val="Normal"/>
    <w:link w:val="Ttulo7Car"/>
    <w:uiPriority w:val="9"/>
    <w:qFormat/>
    <w:rsid w:val="00E90E04"/>
    <w:pPr>
      <w:numPr>
        <w:ilvl w:val="6"/>
        <w:numId w:val="2"/>
      </w:numPr>
      <w:spacing w:before="240" w:after="60"/>
      <w:outlineLvl w:val="6"/>
    </w:pPr>
  </w:style>
  <w:style w:type="paragraph" w:styleId="Ttulo8">
    <w:name w:val="heading 8"/>
    <w:basedOn w:val="Normal"/>
    <w:next w:val="Normal"/>
    <w:link w:val="Ttulo8Car"/>
    <w:uiPriority w:val="99"/>
    <w:qFormat/>
    <w:rsid w:val="00E90E04"/>
    <w:pPr>
      <w:numPr>
        <w:ilvl w:val="7"/>
        <w:numId w:val="2"/>
      </w:numPr>
      <w:spacing w:before="240" w:after="60"/>
      <w:outlineLvl w:val="7"/>
    </w:pPr>
    <w:rPr>
      <w:i/>
      <w:iCs/>
    </w:rPr>
  </w:style>
  <w:style w:type="paragraph" w:styleId="Ttulo9">
    <w:name w:val="heading 9"/>
    <w:basedOn w:val="Normal"/>
    <w:next w:val="Normal"/>
    <w:link w:val="Ttulo9Car"/>
    <w:uiPriority w:val="99"/>
    <w:qFormat/>
    <w:rsid w:val="00E90E04"/>
    <w:pPr>
      <w:numPr>
        <w:ilvl w:val="8"/>
        <w:numId w:val="2"/>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B0606"/>
    <w:rPr>
      <w:rFonts w:ascii="Apple Garamond" w:hAnsi="Apple Garamond"/>
      <w:b/>
      <w:sz w:val="24"/>
      <w:szCs w:val="24"/>
      <w:lang w:eastAsia="es-ES_tradnl"/>
    </w:rPr>
  </w:style>
  <w:style w:type="character" w:customStyle="1" w:styleId="Ttulo2Car">
    <w:name w:val="Título 2 Car"/>
    <w:basedOn w:val="Fuentedeprrafopredeter"/>
    <w:link w:val="Ttulo2"/>
    <w:uiPriority w:val="9"/>
    <w:rsid w:val="00AB0606"/>
    <w:rPr>
      <w:rFonts w:ascii="Apple Garamond Light Italic" w:hAnsi="Apple Garamond Light Italic"/>
      <w:sz w:val="24"/>
      <w:szCs w:val="24"/>
      <w:lang w:eastAsia="es-ES_tradnl"/>
    </w:rPr>
  </w:style>
  <w:style w:type="character" w:customStyle="1" w:styleId="Ttulo3Car">
    <w:name w:val="Título 3 Car"/>
    <w:basedOn w:val="Fuentedeprrafopredeter"/>
    <w:link w:val="Ttulo3"/>
    <w:uiPriority w:val="9"/>
    <w:rsid w:val="002E54AA"/>
    <w:rPr>
      <w:rFonts w:ascii="Apple Garamond Light Italic" w:hAnsi="Apple Garamond Light Italic"/>
      <w:sz w:val="24"/>
      <w:szCs w:val="24"/>
      <w:lang w:eastAsia="es-ES_tradnl"/>
    </w:rPr>
  </w:style>
  <w:style w:type="character" w:customStyle="1" w:styleId="Ttulo4Car">
    <w:name w:val="Título 4 Car"/>
    <w:basedOn w:val="Fuentedeprrafopredeter"/>
    <w:link w:val="Ttulo4"/>
    <w:uiPriority w:val="9"/>
    <w:rsid w:val="00FE72BE"/>
    <w:rPr>
      <w:b/>
      <w:bCs/>
      <w:sz w:val="28"/>
      <w:szCs w:val="28"/>
      <w:lang w:eastAsia="es-ES_tradnl"/>
    </w:rPr>
  </w:style>
  <w:style w:type="character" w:customStyle="1" w:styleId="Ttulo5Car">
    <w:name w:val="Título 5 Car"/>
    <w:basedOn w:val="Fuentedeprrafopredeter"/>
    <w:link w:val="Ttulo5"/>
    <w:uiPriority w:val="9"/>
    <w:rsid w:val="00FE72BE"/>
    <w:rPr>
      <w:b/>
      <w:bCs/>
      <w:i/>
      <w:iCs/>
      <w:sz w:val="26"/>
      <w:szCs w:val="26"/>
      <w:lang w:eastAsia="es-ES_tradnl"/>
    </w:rPr>
  </w:style>
  <w:style w:type="character" w:customStyle="1" w:styleId="Ttulo6Car">
    <w:name w:val="Título 6 Car"/>
    <w:basedOn w:val="Fuentedeprrafopredeter"/>
    <w:link w:val="Ttulo6"/>
    <w:uiPriority w:val="9"/>
    <w:rsid w:val="00FE72BE"/>
    <w:rPr>
      <w:b/>
      <w:bCs/>
      <w:lang w:eastAsia="es-ES_tradnl"/>
    </w:rPr>
  </w:style>
  <w:style w:type="character" w:customStyle="1" w:styleId="Ttulo7Car">
    <w:name w:val="Título 7 Car"/>
    <w:basedOn w:val="Fuentedeprrafopredeter"/>
    <w:link w:val="Ttulo7"/>
    <w:uiPriority w:val="9"/>
    <w:rsid w:val="00FE72BE"/>
    <w:rPr>
      <w:sz w:val="24"/>
      <w:szCs w:val="24"/>
      <w:lang w:eastAsia="es-ES_tradnl"/>
    </w:rPr>
  </w:style>
  <w:style w:type="character" w:customStyle="1" w:styleId="Ttulo8Car">
    <w:name w:val="Título 8 Car"/>
    <w:basedOn w:val="Fuentedeprrafopredeter"/>
    <w:link w:val="Ttulo8"/>
    <w:uiPriority w:val="99"/>
    <w:rsid w:val="00FE72BE"/>
    <w:rPr>
      <w:i/>
      <w:iCs/>
      <w:sz w:val="24"/>
      <w:szCs w:val="24"/>
      <w:lang w:eastAsia="es-ES_tradnl"/>
    </w:rPr>
  </w:style>
  <w:style w:type="character" w:customStyle="1" w:styleId="Ttulo9Car">
    <w:name w:val="Título 9 Car"/>
    <w:basedOn w:val="Fuentedeprrafopredeter"/>
    <w:link w:val="Ttulo9"/>
    <w:uiPriority w:val="99"/>
    <w:rsid w:val="00FE72BE"/>
    <w:rPr>
      <w:rFonts w:ascii="Arial" w:hAnsi="Arial" w:cs="Arial"/>
      <w:lang w:eastAsia="es-ES_tradnl"/>
    </w:rPr>
  </w:style>
  <w:style w:type="paragraph" w:styleId="Textodeglobo">
    <w:name w:val="Balloon Text"/>
    <w:basedOn w:val="Normal"/>
    <w:link w:val="TextodegloboCar"/>
    <w:uiPriority w:val="99"/>
    <w:semiHidden/>
    <w:rsid w:val="008235A4"/>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FE72BE"/>
    <w:rPr>
      <w:sz w:val="0"/>
      <w:szCs w:val="0"/>
      <w:lang w:val="es-ES_tradnl" w:eastAsia="es-ES_tradnl"/>
    </w:rPr>
  </w:style>
  <w:style w:type="paragraph" w:styleId="Encabezado">
    <w:name w:val="header"/>
    <w:basedOn w:val="Normal"/>
    <w:link w:val="EncabezadoCar"/>
    <w:uiPriority w:val="99"/>
    <w:rsid w:val="00E90E04"/>
    <w:pPr>
      <w:tabs>
        <w:tab w:val="center" w:pos="4419"/>
        <w:tab w:val="right" w:pos="8838"/>
      </w:tabs>
    </w:pPr>
  </w:style>
  <w:style w:type="character" w:customStyle="1" w:styleId="EncabezadoCar">
    <w:name w:val="Encabezado Car"/>
    <w:basedOn w:val="Fuentedeprrafopredeter"/>
    <w:link w:val="Encabezado"/>
    <w:uiPriority w:val="99"/>
    <w:semiHidden/>
    <w:rsid w:val="00FE72BE"/>
    <w:rPr>
      <w:sz w:val="24"/>
      <w:szCs w:val="24"/>
      <w:lang w:val="es-ES_tradnl" w:eastAsia="es-ES_tradnl"/>
    </w:rPr>
  </w:style>
  <w:style w:type="paragraph" w:styleId="Piedepgina">
    <w:name w:val="footer"/>
    <w:basedOn w:val="Normal"/>
    <w:link w:val="PiedepginaCar"/>
    <w:uiPriority w:val="99"/>
    <w:rsid w:val="00E90E04"/>
    <w:pPr>
      <w:tabs>
        <w:tab w:val="center" w:pos="4419"/>
        <w:tab w:val="right" w:pos="8838"/>
      </w:tabs>
    </w:pPr>
  </w:style>
  <w:style w:type="character" w:customStyle="1" w:styleId="PiedepginaCar">
    <w:name w:val="Pie de página Car"/>
    <w:basedOn w:val="Fuentedeprrafopredeter"/>
    <w:link w:val="Piedepgina"/>
    <w:uiPriority w:val="99"/>
    <w:semiHidden/>
    <w:rsid w:val="00FE72BE"/>
    <w:rPr>
      <w:sz w:val="24"/>
      <w:szCs w:val="24"/>
      <w:lang w:val="es-ES_tradnl" w:eastAsia="es-ES_tradnl"/>
    </w:rPr>
  </w:style>
  <w:style w:type="character" w:styleId="Nmerodepgina">
    <w:name w:val="page number"/>
    <w:basedOn w:val="Fuentedeprrafopredeter"/>
    <w:uiPriority w:val="99"/>
    <w:rsid w:val="00E90E04"/>
    <w:rPr>
      <w:rFonts w:cs="Times New Roman"/>
    </w:rPr>
  </w:style>
  <w:style w:type="character" w:styleId="Hipervnculo">
    <w:name w:val="Hyperlink"/>
    <w:basedOn w:val="Fuentedeprrafopredeter"/>
    <w:uiPriority w:val="99"/>
    <w:rsid w:val="00E90E04"/>
    <w:rPr>
      <w:rFonts w:cs="Times New Roman"/>
      <w:color w:val="0000FF"/>
      <w:u w:val="single"/>
    </w:rPr>
  </w:style>
  <w:style w:type="paragraph" w:customStyle="1" w:styleId="figura">
    <w:name w:val="figura"/>
    <w:basedOn w:val="Normal"/>
    <w:next w:val="TTCuerpo"/>
    <w:uiPriority w:val="99"/>
    <w:rsid w:val="00E90E04"/>
    <w:pPr>
      <w:framePr w:w="1951" w:hSpace="142" w:vSpace="142" w:wrap="around" w:vAnchor="text" w:hAnchor="page" w:xAlign="outside" w:y="857"/>
      <w:pBdr>
        <w:bottom w:val="single" w:sz="4" w:space="1" w:color="auto"/>
      </w:pBdr>
    </w:pPr>
    <w:rPr>
      <w:rFonts w:ascii="Apple Garamond Light" w:hAnsi="Apple Garamond Light"/>
      <w:sz w:val="20"/>
      <w:lang w:eastAsia="es-ES"/>
    </w:rPr>
  </w:style>
  <w:style w:type="paragraph" w:customStyle="1" w:styleId="Texto">
    <w:name w:val="Texto"/>
    <w:basedOn w:val="Normal"/>
    <w:uiPriority w:val="99"/>
    <w:rsid w:val="00E90E04"/>
    <w:pPr>
      <w:spacing w:line="240" w:lineRule="exact"/>
      <w:jc w:val="both"/>
    </w:pPr>
    <w:rPr>
      <w:rFonts w:ascii="Apple Garamond Light" w:hAnsi="Apple Garamond Light"/>
    </w:rPr>
  </w:style>
  <w:style w:type="character" w:styleId="Hipervnculovisitado">
    <w:name w:val="FollowedHyperlink"/>
    <w:basedOn w:val="Fuentedeprrafopredeter"/>
    <w:uiPriority w:val="99"/>
    <w:rsid w:val="00E90E04"/>
    <w:rPr>
      <w:rFonts w:cs="Times New Roman"/>
      <w:color w:val="800080"/>
      <w:u w:val="single"/>
    </w:rPr>
  </w:style>
  <w:style w:type="paragraph" w:customStyle="1" w:styleId="TTCuerpo">
    <w:name w:val="TTCuerpo"/>
    <w:basedOn w:val="Normal"/>
    <w:next w:val="TTCuerpoIndentado"/>
    <w:link w:val="TTCuerpoCar"/>
    <w:uiPriority w:val="99"/>
    <w:rsid w:val="00E90E04"/>
    <w:pPr>
      <w:spacing w:line="260" w:lineRule="exact"/>
      <w:jc w:val="both"/>
    </w:pPr>
    <w:rPr>
      <w:rFonts w:ascii="Apple Garamond Light" w:hAnsi="Apple Garamond Light"/>
    </w:rPr>
  </w:style>
  <w:style w:type="paragraph" w:customStyle="1" w:styleId="TTLista">
    <w:name w:val="TTLista"/>
    <w:basedOn w:val="TTCuerpo"/>
    <w:link w:val="TTListaCar"/>
    <w:uiPriority w:val="99"/>
    <w:rsid w:val="00E90E04"/>
    <w:pPr>
      <w:numPr>
        <w:numId w:val="3"/>
      </w:numPr>
      <w:spacing w:before="60" w:after="60"/>
    </w:pPr>
  </w:style>
  <w:style w:type="paragraph" w:customStyle="1" w:styleId="TTTtulo">
    <w:name w:val="TTTítulo"/>
    <w:basedOn w:val="Normal"/>
    <w:next w:val="TTCuerpo"/>
    <w:uiPriority w:val="99"/>
    <w:rsid w:val="00E90E04"/>
    <w:pPr>
      <w:numPr>
        <w:numId w:val="1"/>
      </w:numPr>
      <w:spacing w:before="240" w:after="20"/>
      <w:jc w:val="both"/>
    </w:pPr>
    <w:rPr>
      <w:rFonts w:ascii="Apple Garamond" w:hAnsi="Apple Garamond"/>
      <w:b/>
    </w:rPr>
  </w:style>
  <w:style w:type="paragraph" w:customStyle="1" w:styleId="TTCuerpoIndentado">
    <w:name w:val="TTCuerpoIndentado"/>
    <w:basedOn w:val="TTCuerpo"/>
    <w:link w:val="TTCuerpoIndentadoCar"/>
    <w:uiPriority w:val="99"/>
    <w:rsid w:val="00E90E04"/>
    <w:pPr>
      <w:ind w:firstLine="284"/>
    </w:pPr>
  </w:style>
  <w:style w:type="paragraph" w:customStyle="1" w:styleId="TTTtulo2">
    <w:name w:val="TTTítulo2"/>
    <w:basedOn w:val="Normal"/>
    <w:next w:val="TTCuerpo"/>
    <w:uiPriority w:val="99"/>
    <w:rsid w:val="00E90E04"/>
    <w:pPr>
      <w:numPr>
        <w:ilvl w:val="1"/>
        <w:numId w:val="1"/>
      </w:numPr>
      <w:spacing w:before="240" w:after="40"/>
      <w:jc w:val="both"/>
    </w:pPr>
    <w:rPr>
      <w:rFonts w:ascii="Apple Garamond Light Italic" w:hAnsi="Apple Garamond Light Italic"/>
    </w:rPr>
  </w:style>
  <w:style w:type="paragraph" w:customStyle="1" w:styleId="TTTtulo3">
    <w:name w:val="TTTítulo3"/>
    <w:basedOn w:val="TTCuerpo"/>
    <w:next w:val="TTCuerpo"/>
    <w:uiPriority w:val="99"/>
    <w:rsid w:val="00E90E04"/>
    <w:pPr>
      <w:numPr>
        <w:ilvl w:val="2"/>
        <w:numId w:val="1"/>
      </w:numPr>
      <w:spacing w:before="120"/>
    </w:pPr>
    <w:rPr>
      <w:rFonts w:ascii="Apple Garamond Light Italic" w:hAnsi="Apple Garamond Light Italic"/>
    </w:rPr>
  </w:style>
  <w:style w:type="paragraph" w:customStyle="1" w:styleId="TTEcuacin">
    <w:name w:val="TTEcuación"/>
    <w:basedOn w:val="TTCuerpo"/>
    <w:uiPriority w:val="99"/>
    <w:rsid w:val="00E90E04"/>
    <w:pPr>
      <w:spacing w:before="360" w:after="360"/>
    </w:pPr>
    <w:rPr>
      <w:w w:val="95"/>
    </w:rPr>
  </w:style>
  <w:style w:type="paragraph" w:customStyle="1" w:styleId="TTReferenciaTitulo">
    <w:name w:val="TTReferenciaTitulo"/>
    <w:basedOn w:val="TTCuerpo"/>
    <w:next w:val="TTReferenciaItem"/>
    <w:uiPriority w:val="99"/>
    <w:rsid w:val="00E90E04"/>
    <w:pPr>
      <w:spacing w:before="240" w:after="40"/>
    </w:pPr>
    <w:rPr>
      <w:rFonts w:ascii="Apple Garamond" w:hAnsi="Apple Garamond"/>
      <w:b/>
      <w:w w:val="95"/>
    </w:rPr>
  </w:style>
  <w:style w:type="paragraph" w:customStyle="1" w:styleId="TTReferenciaItem">
    <w:name w:val="TTReferenciaItem"/>
    <w:basedOn w:val="TTCuerpo"/>
    <w:uiPriority w:val="99"/>
    <w:rsid w:val="00E90E04"/>
    <w:pPr>
      <w:spacing w:after="60" w:line="240" w:lineRule="auto"/>
      <w:ind w:left="567" w:hanging="567"/>
    </w:pPr>
    <w:rPr>
      <w:sz w:val="20"/>
    </w:rPr>
  </w:style>
  <w:style w:type="paragraph" w:customStyle="1" w:styleId="TTInsercin">
    <w:name w:val="TTInserción"/>
    <w:basedOn w:val="TTCuerpo"/>
    <w:uiPriority w:val="99"/>
    <w:rsid w:val="00E90E04"/>
    <w:pPr>
      <w:spacing w:before="200" w:after="200" w:line="220" w:lineRule="exact"/>
      <w:ind w:left="284"/>
    </w:pPr>
    <w:rPr>
      <w:sz w:val="20"/>
    </w:rPr>
  </w:style>
  <w:style w:type="paragraph" w:customStyle="1" w:styleId="TTNombre">
    <w:name w:val="TTNombre"/>
    <w:basedOn w:val="Normal"/>
    <w:uiPriority w:val="99"/>
    <w:rsid w:val="00E90E04"/>
    <w:pPr>
      <w:spacing w:before="480"/>
      <w:jc w:val="center"/>
    </w:pPr>
    <w:rPr>
      <w:rFonts w:ascii="Apple Garamond" w:hAnsi="Apple Garamond"/>
      <w:sz w:val="32"/>
    </w:rPr>
  </w:style>
  <w:style w:type="paragraph" w:customStyle="1" w:styleId="TTProjectName">
    <w:name w:val="TTProjectName"/>
    <w:basedOn w:val="Normal"/>
    <w:uiPriority w:val="99"/>
    <w:rsid w:val="00E90E04"/>
    <w:pPr>
      <w:spacing w:line="620" w:lineRule="exact"/>
      <w:jc w:val="center"/>
    </w:pPr>
    <w:rPr>
      <w:rFonts w:ascii="Apple Garamond" w:hAnsi="Apple Garamond"/>
      <w:b/>
      <w:sz w:val="56"/>
    </w:rPr>
  </w:style>
  <w:style w:type="paragraph" w:customStyle="1" w:styleId="TTUNiversidad">
    <w:name w:val="TTUNiversidad"/>
    <w:basedOn w:val="Normal"/>
    <w:uiPriority w:val="99"/>
    <w:rsid w:val="00E90E04"/>
    <w:pPr>
      <w:jc w:val="center"/>
    </w:pPr>
    <w:rPr>
      <w:rFonts w:ascii="Apple Garamond Light Italic" w:hAnsi="Apple Garamond Light Italic"/>
    </w:rPr>
  </w:style>
  <w:style w:type="paragraph" w:customStyle="1" w:styleId="TTKeywords">
    <w:name w:val="TTKeywords"/>
    <w:basedOn w:val="Normal"/>
    <w:uiPriority w:val="99"/>
    <w:rsid w:val="00E90E04"/>
    <w:pPr>
      <w:spacing w:before="240"/>
      <w:jc w:val="both"/>
    </w:pPr>
    <w:rPr>
      <w:rFonts w:ascii="Apple Garamond Light" w:hAnsi="Apple Garamond Light"/>
      <w:i/>
      <w:sz w:val="20"/>
    </w:rPr>
  </w:style>
  <w:style w:type="paragraph" w:customStyle="1" w:styleId="TTAbstract">
    <w:name w:val="TTAbstract"/>
    <w:basedOn w:val="Normal"/>
    <w:link w:val="TTAbstractCar"/>
    <w:uiPriority w:val="99"/>
    <w:rsid w:val="00E90E04"/>
    <w:pPr>
      <w:spacing w:before="200" w:after="480"/>
    </w:pPr>
    <w:rPr>
      <w:rFonts w:ascii="Apple Garamond" w:hAnsi="Apple Garamond"/>
      <w:b/>
      <w:i/>
      <w:sz w:val="20"/>
    </w:rPr>
  </w:style>
  <w:style w:type="paragraph" w:customStyle="1" w:styleId="TTTabla">
    <w:name w:val="TTTabla"/>
    <w:basedOn w:val="figura"/>
    <w:uiPriority w:val="99"/>
    <w:rsid w:val="00E90E04"/>
    <w:pPr>
      <w:framePr w:wrap="around"/>
    </w:pPr>
    <w:rPr>
      <w:w w:val="95"/>
    </w:rPr>
  </w:style>
  <w:style w:type="paragraph" w:customStyle="1" w:styleId="TTEncabezadoTabla">
    <w:name w:val="TTEncabezadoTabla"/>
    <w:basedOn w:val="TTCuerpo"/>
    <w:uiPriority w:val="99"/>
    <w:rsid w:val="00E90E04"/>
    <w:pPr>
      <w:spacing w:before="40" w:after="40"/>
      <w:jc w:val="left"/>
    </w:pPr>
  </w:style>
  <w:style w:type="paragraph" w:customStyle="1" w:styleId="TTCuerpoTabla">
    <w:name w:val="TTCuerpoTabla"/>
    <w:basedOn w:val="TTCuerpo"/>
    <w:uiPriority w:val="99"/>
    <w:rsid w:val="00E90E04"/>
    <w:pPr>
      <w:spacing w:before="40" w:after="40"/>
      <w:jc w:val="left"/>
    </w:pPr>
  </w:style>
  <w:style w:type="character" w:customStyle="1" w:styleId="apple-converted-space">
    <w:name w:val="apple-converted-space"/>
    <w:basedOn w:val="Fuentedeprrafopredeter"/>
    <w:uiPriority w:val="99"/>
    <w:rsid w:val="00E90E04"/>
    <w:rPr>
      <w:rFonts w:cs="Times New Roman"/>
    </w:rPr>
  </w:style>
  <w:style w:type="character" w:customStyle="1" w:styleId="apple-style-span">
    <w:name w:val="apple-style-span"/>
    <w:basedOn w:val="Fuentedeprrafopredeter"/>
    <w:uiPriority w:val="99"/>
    <w:rsid w:val="00E90E04"/>
    <w:rPr>
      <w:rFonts w:cs="Times New Roman"/>
    </w:rPr>
  </w:style>
  <w:style w:type="character" w:customStyle="1" w:styleId="TTCuerpoCar">
    <w:name w:val="TTCuerpo Car"/>
    <w:basedOn w:val="Fuentedeprrafopredeter"/>
    <w:link w:val="TTCuerpo"/>
    <w:uiPriority w:val="99"/>
    <w:locked/>
    <w:rsid w:val="00E90E04"/>
    <w:rPr>
      <w:rFonts w:ascii="Apple Garamond Light" w:hAnsi="Apple Garamond Light" w:cs="Times New Roman"/>
      <w:sz w:val="24"/>
      <w:lang w:val="es-ES_tradnl" w:eastAsia="es-ES_tradnl" w:bidi="ar-SA"/>
    </w:rPr>
  </w:style>
  <w:style w:type="character" w:customStyle="1" w:styleId="TTCuerpoIndentadoCar">
    <w:name w:val="TTCuerpoIndentado Car"/>
    <w:basedOn w:val="TTCuerpoCar"/>
    <w:link w:val="TTCuerpoIndentado"/>
    <w:uiPriority w:val="99"/>
    <w:locked/>
    <w:rsid w:val="00E90E04"/>
    <w:rPr>
      <w:rFonts w:ascii="Apple Garamond Light" w:hAnsi="Apple Garamond Light" w:cs="Times New Roman"/>
      <w:sz w:val="24"/>
      <w:lang w:val="es-ES_tradnl" w:eastAsia="es-ES_tradnl" w:bidi="ar-SA"/>
    </w:rPr>
  </w:style>
  <w:style w:type="character" w:styleId="Textoennegrita">
    <w:name w:val="Strong"/>
    <w:basedOn w:val="Fuentedeprrafopredeter"/>
    <w:uiPriority w:val="99"/>
    <w:qFormat/>
    <w:rsid w:val="00E90E04"/>
    <w:rPr>
      <w:rFonts w:cs="Times New Roman"/>
      <w:b/>
      <w:bCs/>
    </w:rPr>
  </w:style>
  <w:style w:type="character" w:styleId="nfasis">
    <w:name w:val="Emphasis"/>
    <w:basedOn w:val="Fuentedeprrafopredeter"/>
    <w:uiPriority w:val="99"/>
    <w:qFormat/>
    <w:rsid w:val="00E90E04"/>
    <w:rPr>
      <w:rFonts w:cs="Times New Roman"/>
      <w:i/>
      <w:iCs/>
    </w:rPr>
  </w:style>
  <w:style w:type="paragraph" w:styleId="NormalWeb">
    <w:name w:val="Normal (Web)"/>
    <w:basedOn w:val="Normal"/>
    <w:uiPriority w:val="99"/>
    <w:rsid w:val="00E90E04"/>
    <w:pPr>
      <w:spacing w:before="100" w:beforeAutospacing="1" w:after="100" w:afterAutospacing="1"/>
    </w:pPr>
    <w:rPr>
      <w:lang w:eastAsia="es-ES"/>
    </w:rPr>
  </w:style>
  <w:style w:type="paragraph" w:customStyle="1" w:styleId="textosgenarales">
    <w:name w:val="textos_genarales"/>
    <w:basedOn w:val="Normal"/>
    <w:uiPriority w:val="99"/>
    <w:rsid w:val="00E90E04"/>
    <w:pPr>
      <w:spacing w:before="100" w:beforeAutospacing="1" w:after="100" w:afterAutospacing="1" w:line="240" w:lineRule="atLeast"/>
    </w:pPr>
    <w:rPr>
      <w:rFonts w:ascii="Trebuchet MS" w:eastAsia="MS Mincho" w:hAnsi="Trebuchet MS"/>
      <w:color w:val="666666"/>
      <w:sz w:val="17"/>
      <w:szCs w:val="17"/>
      <w:lang w:eastAsia="ja-JP"/>
    </w:rPr>
  </w:style>
  <w:style w:type="character" w:customStyle="1" w:styleId="TTAbstractCar">
    <w:name w:val="TTAbstract Car"/>
    <w:basedOn w:val="Fuentedeprrafopredeter"/>
    <w:link w:val="TTAbstract"/>
    <w:uiPriority w:val="99"/>
    <w:locked/>
    <w:rsid w:val="00E90E04"/>
    <w:rPr>
      <w:rFonts w:ascii="Apple Garamond" w:hAnsi="Apple Garamond" w:cs="Times New Roman"/>
      <w:b/>
      <w:i/>
      <w:lang w:val="es-ES_tradnl" w:eastAsia="es-ES_tradnl" w:bidi="ar-SA"/>
    </w:rPr>
  </w:style>
  <w:style w:type="character" w:customStyle="1" w:styleId="TTListaCar">
    <w:name w:val="TTLista Car"/>
    <w:basedOn w:val="TTCuerpoCar"/>
    <w:link w:val="TTLista"/>
    <w:uiPriority w:val="99"/>
    <w:locked/>
    <w:rsid w:val="00E90E04"/>
    <w:rPr>
      <w:rFonts w:ascii="Apple Garamond Light" w:hAnsi="Apple Garamond Light" w:cs="Times New Roman"/>
      <w:sz w:val="24"/>
      <w:szCs w:val="24"/>
      <w:lang w:val="es-ES_tradnl" w:eastAsia="es-ES_tradnl" w:bidi="ar-SA"/>
    </w:rPr>
  </w:style>
  <w:style w:type="paragraph" w:customStyle="1" w:styleId="TTTituloapplegaramondligth">
    <w:name w:val="TTTitulo + apple garamond ligth"/>
    <w:basedOn w:val="TTTtulo"/>
    <w:uiPriority w:val="99"/>
    <w:rsid w:val="00E90E04"/>
  </w:style>
  <w:style w:type="paragraph" w:customStyle="1" w:styleId="TTCuerpoAppleGaramondLigth">
    <w:name w:val="TTCuerpo + Apple Garamond Ligth"/>
    <w:basedOn w:val="TTCuerpoIndentado"/>
    <w:link w:val="TTCuerpoAppleGaramondLigthCar"/>
    <w:uiPriority w:val="99"/>
    <w:rsid w:val="00E90E04"/>
  </w:style>
  <w:style w:type="table" w:styleId="Tablabsica1">
    <w:name w:val="Table Simple 1"/>
    <w:basedOn w:val="Tablanormal"/>
    <w:uiPriority w:val="99"/>
    <w:rsid w:val="00E90E04"/>
    <w:rPr>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character" w:customStyle="1" w:styleId="TTCuerpoAppleGaramondLigthCar">
    <w:name w:val="TTCuerpo + Apple Garamond Ligth Car"/>
    <w:basedOn w:val="TTCuerpoIndentadoCar"/>
    <w:link w:val="TTCuerpoAppleGaramondLigth"/>
    <w:uiPriority w:val="99"/>
    <w:locked/>
    <w:rsid w:val="00E90E04"/>
    <w:rPr>
      <w:rFonts w:ascii="Apple Garamond Light" w:hAnsi="Apple Garamond Light" w:cs="Times New Roman"/>
      <w:sz w:val="24"/>
      <w:lang w:val="es-ES_tradnl" w:eastAsia="es-ES_tradnl" w:bidi="ar-SA"/>
    </w:rPr>
  </w:style>
  <w:style w:type="paragraph" w:styleId="Prrafodelista">
    <w:name w:val="List Paragraph"/>
    <w:basedOn w:val="Normal"/>
    <w:uiPriority w:val="99"/>
    <w:qFormat/>
    <w:rsid w:val="00E90E04"/>
    <w:pPr>
      <w:spacing w:after="200" w:line="276" w:lineRule="auto"/>
      <w:ind w:left="720"/>
    </w:pPr>
    <w:rPr>
      <w:rFonts w:ascii="Cambria" w:hAnsi="Cambria" w:cs="Cambria"/>
      <w:sz w:val="22"/>
      <w:szCs w:val="22"/>
      <w:lang w:val="en-US" w:eastAsia="en-US"/>
    </w:rPr>
  </w:style>
  <w:style w:type="paragraph" w:styleId="Sinespaciado">
    <w:name w:val="No Spacing"/>
    <w:link w:val="SinespaciadoCar"/>
    <w:uiPriority w:val="99"/>
    <w:qFormat/>
    <w:rsid w:val="00E90E04"/>
    <w:rPr>
      <w:rFonts w:ascii="PMingLiU" w:eastAsia="PMingLiU"/>
      <w:lang w:val="en-US" w:eastAsia="en-US"/>
    </w:rPr>
  </w:style>
  <w:style w:type="character" w:customStyle="1" w:styleId="SinespaciadoCar">
    <w:name w:val="Sin espaciado Car"/>
    <w:basedOn w:val="Fuentedeprrafopredeter"/>
    <w:link w:val="Sinespaciado"/>
    <w:uiPriority w:val="99"/>
    <w:locked/>
    <w:rsid w:val="00E90E04"/>
    <w:rPr>
      <w:rFonts w:ascii="PMingLiU" w:eastAsia="PMingLiU" w:cs="Times New Roman"/>
      <w:sz w:val="22"/>
      <w:szCs w:val="22"/>
      <w:lang w:val="en-US" w:eastAsia="en-US" w:bidi="ar-SA"/>
    </w:rPr>
  </w:style>
  <w:style w:type="paragraph" w:customStyle="1" w:styleId="1Facultad">
    <w:name w:val="1|Facultad"/>
    <w:basedOn w:val="Normal"/>
    <w:uiPriority w:val="99"/>
    <w:rsid w:val="00E90E04"/>
    <w:pPr>
      <w:spacing w:line="360" w:lineRule="auto"/>
      <w:jc w:val="center"/>
    </w:pPr>
    <w:rPr>
      <w:rFonts w:ascii="Cambria" w:hAnsi="Cambria" w:cs="Cambria"/>
      <w:caps/>
      <w:sz w:val="32"/>
      <w:szCs w:val="32"/>
      <w:lang w:val="fr-FR" w:eastAsia="ja-JP"/>
    </w:rPr>
  </w:style>
  <w:style w:type="paragraph" w:customStyle="1" w:styleId="Style1">
    <w:name w:val="Style1"/>
    <w:basedOn w:val="Normal"/>
    <w:uiPriority w:val="99"/>
    <w:rsid w:val="00E90E04"/>
    <w:pPr>
      <w:jc w:val="center"/>
    </w:pPr>
    <w:rPr>
      <w:rFonts w:ascii="Cambria" w:hAnsi="Cambria" w:cs="Cambria"/>
      <w:b/>
      <w:bCs/>
      <w:caps/>
      <w:spacing w:val="88"/>
      <w:sz w:val="36"/>
      <w:szCs w:val="36"/>
      <w:lang w:eastAsia="ja-JP"/>
    </w:rPr>
  </w:style>
  <w:style w:type="paragraph" w:styleId="TtulodeTDC">
    <w:name w:val="TOC Heading"/>
    <w:basedOn w:val="Ttulo1"/>
    <w:next w:val="Normal"/>
    <w:uiPriority w:val="39"/>
    <w:qFormat/>
    <w:rsid w:val="00E90E04"/>
    <w:pPr>
      <w:keepLines/>
      <w:numPr>
        <w:numId w:val="0"/>
      </w:numPr>
      <w:spacing w:before="480" w:after="0" w:line="276" w:lineRule="auto"/>
      <w:outlineLvl w:val="9"/>
    </w:pPr>
    <w:rPr>
      <w:rFonts w:ascii="Calibri" w:hAnsi="Calibri"/>
      <w:color w:val="365F91"/>
      <w:sz w:val="28"/>
      <w:szCs w:val="28"/>
      <w:lang w:val="en-US" w:eastAsia="en-US"/>
    </w:rPr>
  </w:style>
  <w:style w:type="paragraph" w:styleId="TDC1">
    <w:name w:val="toc 1"/>
    <w:basedOn w:val="Normal"/>
    <w:next w:val="Normal"/>
    <w:autoRedefine/>
    <w:uiPriority w:val="39"/>
    <w:rsid w:val="00905B55"/>
    <w:pPr>
      <w:spacing w:before="120"/>
    </w:pPr>
    <w:rPr>
      <w:rFonts w:ascii="Apple Garamond" w:hAnsi="Apple Garamond"/>
      <w:b/>
    </w:rPr>
  </w:style>
  <w:style w:type="paragraph" w:styleId="TDC2">
    <w:name w:val="toc 2"/>
    <w:basedOn w:val="Normal"/>
    <w:next w:val="Normal"/>
    <w:autoRedefine/>
    <w:uiPriority w:val="39"/>
    <w:rsid w:val="0062370F"/>
    <w:pPr>
      <w:ind w:left="240"/>
    </w:pPr>
    <w:rPr>
      <w:rFonts w:ascii="Apple Garamond" w:hAnsi="Apple Garamond"/>
      <w:sz w:val="22"/>
      <w:szCs w:val="22"/>
    </w:rPr>
  </w:style>
  <w:style w:type="paragraph" w:styleId="TDC3">
    <w:name w:val="toc 3"/>
    <w:basedOn w:val="Normal"/>
    <w:next w:val="Normal"/>
    <w:autoRedefine/>
    <w:uiPriority w:val="39"/>
    <w:rsid w:val="00905B55"/>
    <w:pPr>
      <w:ind w:left="480"/>
    </w:pPr>
    <w:rPr>
      <w:rFonts w:ascii="Apple Garamond" w:hAnsi="Apple Garamond"/>
      <w:sz w:val="22"/>
      <w:szCs w:val="22"/>
    </w:rPr>
  </w:style>
  <w:style w:type="paragraph" w:styleId="TDC4">
    <w:name w:val="toc 4"/>
    <w:basedOn w:val="Normal"/>
    <w:next w:val="Normal"/>
    <w:autoRedefine/>
    <w:uiPriority w:val="99"/>
    <w:rsid w:val="00E90E04"/>
    <w:pPr>
      <w:ind w:left="720"/>
    </w:pPr>
    <w:rPr>
      <w:rFonts w:ascii="Cambria" w:hAnsi="Cambria"/>
      <w:sz w:val="20"/>
      <w:szCs w:val="20"/>
    </w:rPr>
  </w:style>
  <w:style w:type="paragraph" w:styleId="TDC5">
    <w:name w:val="toc 5"/>
    <w:basedOn w:val="Normal"/>
    <w:next w:val="Normal"/>
    <w:autoRedefine/>
    <w:uiPriority w:val="99"/>
    <w:rsid w:val="00E90E04"/>
    <w:pPr>
      <w:ind w:left="960"/>
    </w:pPr>
    <w:rPr>
      <w:rFonts w:ascii="Cambria" w:hAnsi="Cambria"/>
      <w:sz w:val="20"/>
      <w:szCs w:val="20"/>
    </w:rPr>
  </w:style>
  <w:style w:type="paragraph" w:styleId="TDC6">
    <w:name w:val="toc 6"/>
    <w:basedOn w:val="Normal"/>
    <w:next w:val="Normal"/>
    <w:autoRedefine/>
    <w:uiPriority w:val="99"/>
    <w:rsid w:val="00E90E04"/>
    <w:pPr>
      <w:ind w:left="1200"/>
    </w:pPr>
    <w:rPr>
      <w:rFonts w:ascii="Cambria" w:hAnsi="Cambria"/>
      <w:sz w:val="20"/>
      <w:szCs w:val="20"/>
    </w:rPr>
  </w:style>
  <w:style w:type="paragraph" w:styleId="TDC7">
    <w:name w:val="toc 7"/>
    <w:basedOn w:val="Normal"/>
    <w:next w:val="Normal"/>
    <w:autoRedefine/>
    <w:uiPriority w:val="99"/>
    <w:rsid w:val="00E90E04"/>
    <w:pPr>
      <w:ind w:left="1440"/>
    </w:pPr>
    <w:rPr>
      <w:rFonts w:ascii="Cambria" w:hAnsi="Cambria"/>
      <w:sz w:val="20"/>
      <w:szCs w:val="20"/>
    </w:rPr>
  </w:style>
  <w:style w:type="paragraph" w:styleId="TDC8">
    <w:name w:val="toc 8"/>
    <w:basedOn w:val="Normal"/>
    <w:next w:val="Normal"/>
    <w:autoRedefine/>
    <w:uiPriority w:val="99"/>
    <w:rsid w:val="00E90E04"/>
    <w:pPr>
      <w:ind w:left="1680"/>
    </w:pPr>
    <w:rPr>
      <w:rFonts w:ascii="Cambria" w:hAnsi="Cambria"/>
      <w:sz w:val="20"/>
      <w:szCs w:val="20"/>
    </w:rPr>
  </w:style>
  <w:style w:type="paragraph" w:styleId="TDC9">
    <w:name w:val="toc 9"/>
    <w:basedOn w:val="Normal"/>
    <w:next w:val="Normal"/>
    <w:autoRedefine/>
    <w:uiPriority w:val="99"/>
    <w:rsid w:val="00E90E04"/>
    <w:pPr>
      <w:ind w:left="1920"/>
    </w:pPr>
    <w:rPr>
      <w:rFonts w:ascii="Cambria" w:hAnsi="Cambria"/>
      <w:sz w:val="20"/>
      <w:szCs w:val="20"/>
    </w:rPr>
  </w:style>
  <w:style w:type="character" w:styleId="Refdecomentario">
    <w:name w:val="annotation reference"/>
    <w:basedOn w:val="Fuentedeprrafopredeter"/>
    <w:semiHidden/>
    <w:unhideWhenUsed/>
    <w:rsid w:val="00AB0606"/>
    <w:rPr>
      <w:sz w:val="16"/>
      <w:szCs w:val="16"/>
    </w:rPr>
  </w:style>
  <w:style w:type="paragraph" w:styleId="Textocomentario">
    <w:name w:val="annotation text"/>
    <w:basedOn w:val="Normal"/>
    <w:link w:val="TextocomentarioCar"/>
    <w:semiHidden/>
    <w:unhideWhenUsed/>
    <w:rsid w:val="00AB0606"/>
    <w:rPr>
      <w:sz w:val="20"/>
      <w:szCs w:val="20"/>
    </w:rPr>
  </w:style>
  <w:style w:type="character" w:customStyle="1" w:styleId="TextocomentarioCar">
    <w:name w:val="Texto comentario Car"/>
    <w:basedOn w:val="Fuentedeprrafopredeter"/>
    <w:link w:val="Textocomentario"/>
    <w:semiHidden/>
    <w:rsid w:val="00AB0606"/>
    <w:rPr>
      <w:sz w:val="20"/>
      <w:szCs w:val="20"/>
      <w:lang w:val="es-ES_tradnl" w:eastAsia="es-ES_tradnl"/>
    </w:rPr>
  </w:style>
  <w:style w:type="paragraph" w:styleId="Asuntodelcomentario">
    <w:name w:val="annotation subject"/>
    <w:basedOn w:val="Textocomentario"/>
    <w:next w:val="Textocomentario"/>
    <w:link w:val="AsuntodelcomentarioCar"/>
    <w:semiHidden/>
    <w:unhideWhenUsed/>
    <w:rsid w:val="00AB0606"/>
    <w:rPr>
      <w:b/>
      <w:bCs/>
    </w:rPr>
  </w:style>
  <w:style w:type="character" w:customStyle="1" w:styleId="AsuntodelcomentarioCar">
    <w:name w:val="Asunto del comentario Car"/>
    <w:basedOn w:val="TextocomentarioCar"/>
    <w:link w:val="Asuntodelcomentario"/>
    <w:semiHidden/>
    <w:rsid w:val="00AB0606"/>
    <w:rPr>
      <w:b/>
      <w:bCs/>
      <w:sz w:val="20"/>
      <w:szCs w:val="20"/>
      <w:lang w:val="es-ES_tradnl" w:eastAsia="es-ES_tradnl"/>
    </w:rPr>
  </w:style>
  <w:style w:type="paragraph" w:styleId="Bibliografa">
    <w:name w:val="Bibliography"/>
    <w:basedOn w:val="Normal"/>
    <w:next w:val="Normal"/>
    <w:link w:val="BibliografaCar"/>
    <w:unhideWhenUsed/>
    <w:rsid w:val="00721551"/>
    <w:pPr>
      <w:spacing w:line="480" w:lineRule="auto"/>
      <w:ind w:left="720" w:hanging="720"/>
    </w:pPr>
  </w:style>
  <w:style w:type="paragraph" w:customStyle="1" w:styleId="biblio">
    <w:name w:val="biblio"/>
    <w:basedOn w:val="TTReferenciaItem"/>
    <w:link w:val="biblioChar"/>
    <w:qFormat/>
    <w:rsid w:val="00C6133C"/>
    <w:rPr>
      <w:bCs/>
      <w:lang w:val="en-US"/>
    </w:rPr>
  </w:style>
  <w:style w:type="paragraph" w:customStyle="1" w:styleId="normalhere">
    <w:name w:val="normal_here"/>
    <w:basedOn w:val="TTCuerpo"/>
    <w:link w:val="normalhereChar"/>
    <w:qFormat/>
    <w:rsid w:val="00D07987"/>
  </w:style>
  <w:style w:type="character" w:customStyle="1" w:styleId="BibliografaCar">
    <w:name w:val="Bibliografía Car"/>
    <w:basedOn w:val="Fuentedeprrafopredeter"/>
    <w:link w:val="Bibliografa"/>
    <w:rsid w:val="00C6133C"/>
    <w:rPr>
      <w:sz w:val="24"/>
      <w:szCs w:val="24"/>
      <w:lang w:val="es-ES" w:eastAsia="es-ES_tradnl"/>
    </w:rPr>
  </w:style>
  <w:style w:type="character" w:customStyle="1" w:styleId="biblioChar">
    <w:name w:val="biblio Char"/>
    <w:basedOn w:val="BibliografaCar"/>
    <w:link w:val="biblio"/>
    <w:rsid w:val="00C6133C"/>
    <w:rPr>
      <w:rFonts w:ascii="Apple Garamond Light" w:hAnsi="Apple Garamond Light"/>
      <w:bCs/>
      <w:sz w:val="20"/>
      <w:szCs w:val="24"/>
      <w:lang w:val="en-US" w:eastAsia="es-ES_tradnl"/>
    </w:rPr>
  </w:style>
  <w:style w:type="paragraph" w:styleId="ndice1">
    <w:name w:val="index 1"/>
    <w:basedOn w:val="Normal"/>
    <w:next w:val="Normal"/>
    <w:autoRedefine/>
    <w:uiPriority w:val="99"/>
    <w:unhideWhenUsed/>
    <w:rsid w:val="00905B55"/>
    <w:pPr>
      <w:ind w:left="240" w:hanging="240"/>
    </w:pPr>
    <w:rPr>
      <w:rFonts w:asciiTheme="minorHAnsi" w:hAnsiTheme="minorHAnsi" w:cstheme="minorHAnsi"/>
      <w:sz w:val="18"/>
      <w:szCs w:val="18"/>
    </w:rPr>
  </w:style>
  <w:style w:type="character" w:customStyle="1" w:styleId="normalhereChar">
    <w:name w:val="normal_here Char"/>
    <w:basedOn w:val="TTCuerpoCar"/>
    <w:link w:val="normalhere"/>
    <w:rsid w:val="00D07987"/>
    <w:rPr>
      <w:rFonts w:ascii="Apple Garamond Light" w:hAnsi="Apple Garamond Light" w:cs="Times New Roman"/>
      <w:sz w:val="24"/>
      <w:szCs w:val="24"/>
      <w:lang w:val="es-ES" w:eastAsia="es-ES_tradnl" w:bidi="ar-SA"/>
    </w:rPr>
  </w:style>
  <w:style w:type="paragraph" w:styleId="ndice2">
    <w:name w:val="index 2"/>
    <w:basedOn w:val="Normal"/>
    <w:next w:val="Normal"/>
    <w:autoRedefine/>
    <w:uiPriority w:val="99"/>
    <w:rsid w:val="00905B55"/>
    <w:pPr>
      <w:ind w:left="480" w:hanging="240"/>
    </w:pPr>
    <w:rPr>
      <w:rFonts w:asciiTheme="minorHAnsi" w:hAnsiTheme="minorHAnsi" w:cstheme="minorHAnsi"/>
      <w:sz w:val="18"/>
      <w:szCs w:val="18"/>
    </w:rPr>
  </w:style>
  <w:style w:type="paragraph" w:styleId="ndice3">
    <w:name w:val="index 3"/>
    <w:basedOn w:val="Normal"/>
    <w:next w:val="Normal"/>
    <w:autoRedefine/>
    <w:uiPriority w:val="99"/>
    <w:rsid w:val="00A24C92"/>
    <w:pPr>
      <w:ind w:left="720" w:hanging="240"/>
    </w:pPr>
    <w:rPr>
      <w:rFonts w:asciiTheme="minorHAnsi" w:hAnsiTheme="minorHAnsi" w:cstheme="minorHAnsi"/>
      <w:sz w:val="18"/>
      <w:szCs w:val="18"/>
    </w:rPr>
  </w:style>
  <w:style w:type="paragraph" w:styleId="ndice4">
    <w:name w:val="index 4"/>
    <w:basedOn w:val="Normal"/>
    <w:next w:val="Normal"/>
    <w:autoRedefine/>
    <w:rsid w:val="00A24C92"/>
    <w:pPr>
      <w:ind w:left="960" w:hanging="240"/>
    </w:pPr>
    <w:rPr>
      <w:rFonts w:asciiTheme="minorHAnsi" w:hAnsiTheme="minorHAnsi" w:cstheme="minorHAnsi"/>
      <w:sz w:val="18"/>
      <w:szCs w:val="18"/>
    </w:rPr>
  </w:style>
  <w:style w:type="paragraph" w:styleId="ndice5">
    <w:name w:val="index 5"/>
    <w:basedOn w:val="Normal"/>
    <w:next w:val="Normal"/>
    <w:autoRedefine/>
    <w:rsid w:val="00A24C92"/>
    <w:pPr>
      <w:ind w:left="1200" w:hanging="240"/>
    </w:pPr>
    <w:rPr>
      <w:rFonts w:asciiTheme="minorHAnsi" w:hAnsiTheme="minorHAnsi" w:cstheme="minorHAnsi"/>
      <w:sz w:val="18"/>
      <w:szCs w:val="18"/>
    </w:rPr>
  </w:style>
  <w:style w:type="paragraph" w:styleId="ndice6">
    <w:name w:val="index 6"/>
    <w:basedOn w:val="Normal"/>
    <w:next w:val="Normal"/>
    <w:autoRedefine/>
    <w:rsid w:val="00A24C92"/>
    <w:pPr>
      <w:ind w:left="1440" w:hanging="240"/>
    </w:pPr>
    <w:rPr>
      <w:rFonts w:asciiTheme="minorHAnsi" w:hAnsiTheme="minorHAnsi" w:cstheme="minorHAnsi"/>
      <w:sz w:val="18"/>
      <w:szCs w:val="18"/>
    </w:rPr>
  </w:style>
  <w:style w:type="paragraph" w:styleId="ndice7">
    <w:name w:val="index 7"/>
    <w:basedOn w:val="Normal"/>
    <w:next w:val="Normal"/>
    <w:autoRedefine/>
    <w:unhideWhenUsed/>
    <w:rsid w:val="00A24C92"/>
    <w:pPr>
      <w:ind w:left="1680" w:hanging="240"/>
    </w:pPr>
    <w:rPr>
      <w:rFonts w:asciiTheme="minorHAnsi" w:hAnsiTheme="minorHAnsi" w:cstheme="minorHAnsi"/>
      <w:sz w:val="18"/>
      <w:szCs w:val="18"/>
    </w:rPr>
  </w:style>
  <w:style w:type="paragraph" w:styleId="ndice8">
    <w:name w:val="index 8"/>
    <w:basedOn w:val="Normal"/>
    <w:next w:val="Normal"/>
    <w:autoRedefine/>
    <w:unhideWhenUsed/>
    <w:rsid w:val="00A24C92"/>
    <w:pPr>
      <w:ind w:left="1920" w:hanging="240"/>
    </w:pPr>
    <w:rPr>
      <w:rFonts w:asciiTheme="minorHAnsi" w:hAnsiTheme="minorHAnsi" w:cstheme="minorHAnsi"/>
      <w:sz w:val="18"/>
      <w:szCs w:val="18"/>
    </w:rPr>
  </w:style>
  <w:style w:type="paragraph" w:styleId="ndice9">
    <w:name w:val="index 9"/>
    <w:basedOn w:val="Normal"/>
    <w:next w:val="Normal"/>
    <w:autoRedefine/>
    <w:unhideWhenUsed/>
    <w:rsid w:val="00A24C92"/>
    <w:pPr>
      <w:ind w:left="2160" w:hanging="240"/>
    </w:pPr>
    <w:rPr>
      <w:rFonts w:asciiTheme="minorHAnsi" w:hAnsiTheme="minorHAnsi" w:cstheme="minorHAnsi"/>
      <w:sz w:val="18"/>
      <w:szCs w:val="18"/>
    </w:rPr>
  </w:style>
  <w:style w:type="paragraph" w:styleId="Ttulodendice">
    <w:name w:val="index heading"/>
    <w:basedOn w:val="Normal"/>
    <w:next w:val="ndice1"/>
    <w:uiPriority w:val="99"/>
    <w:unhideWhenUsed/>
    <w:rsid w:val="00A24C92"/>
    <w:pPr>
      <w:spacing w:before="240" w:after="120"/>
      <w:jc w:val="center"/>
    </w:pPr>
    <w:rPr>
      <w:rFonts w:asciiTheme="minorHAnsi" w:hAnsiTheme="minorHAnsi" w:cstheme="minorHAnsi"/>
      <w:b/>
      <w:bCs/>
      <w:sz w:val="26"/>
      <w:szCs w:val="26"/>
    </w:rPr>
  </w:style>
  <w:style w:type="paragraph" w:styleId="Descripcin">
    <w:name w:val="caption"/>
    <w:basedOn w:val="Normal"/>
    <w:next w:val="Normal"/>
    <w:link w:val="DescripcinCar"/>
    <w:unhideWhenUsed/>
    <w:rsid w:val="0010135F"/>
    <w:pPr>
      <w:spacing w:after="200"/>
    </w:pPr>
    <w:rPr>
      <w:i/>
      <w:iCs/>
      <w:color w:val="1F497D" w:themeColor="text2"/>
      <w:sz w:val="18"/>
      <w:szCs w:val="18"/>
    </w:rPr>
  </w:style>
  <w:style w:type="paragraph" w:customStyle="1" w:styleId="fig">
    <w:name w:val="fig"/>
    <w:basedOn w:val="Descripcin"/>
    <w:link w:val="figChar"/>
    <w:qFormat/>
    <w:rsid w:val="00E24120"/>
    <w:pPr>
      <w:jc w:val="center"/>
    </w:pPr>
    <w:rPr>
      <w:rFonts w:ascii="Apple Garamond" w:hAnsi="Apple Garamond"/>
      <w:color w:val="auto"/>
    </w:rPr>
  </w:style>
  <w:style w:type="character" w:customStyle="1" w:styleId="DescripcinCar">
    <w:name w:val="Descripción Car"/>
    <w:basedOn w:val="Fuentedeprrafopredeter"/>
    <w:link w:val="Descripcin"/>
    <w:rsid w:val="00E24120"/>
    <w:rPr>
      <w:i/>
      <w:iCs/>
      <w:color w:val="1F497D" w:themeColor="text2"/>
      <w:sz w:val="18"/>
      <w:szCs w:val="18"/>
      <w:lang w:eastAsia="es-ES_tradnl"/>
    </w:rPr>
  </w:style>
  <w:style w:type="character" w:customStyle="1" w:styleId="figChar">
    <w:name w:val="fig Char"/>
    <w:basedOn w:val="DescripcinCar"/>
    <w:link w:val="fig"/>
    <w:rsid w:val="00E24120"/>
    <w:rPr>
      <w:rFonts w:ascii="Apple Garamond" w:hAnsi="Apple Garamond"/>
      <w:i/>
      <w:iCs/>
      <w:color w:val="1F497D" w:themeColor="text2"/>
      <w:sz w:val="18"/>
      <w:szCs w:val="18"/>
      <w:lang w:eastAsia="es-ES_tradnl"/>
    </w:rPr>
  </w:style>
  <w:style w:type="table" w:styleId="Tablaconcuadrcula">
    <w:name w:val="Table Grid"/>
    <w:basedOn w:val="Tablanormal"/>
    <w:rsid w:val="001740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semiHidden/>
    <w:rsid w:val="000D629E"/>
    <w:rPr>
      <w:color w:val="808080"/>
    </w:rPr>
  </w:style>
  <w:style w:type="table" w:styleId="Tablanormal2">
    <w:name w:val="Plain Table 2"/>
    <w:basedOn w:val="Tablanormal"/>
    <w:rsid w:val="0018358C"/>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
    <w:name w:val="TableGrid"/>
    <w:rsid w:val="00F4460F"/>
    <w:rPr>
      <w:rFonts w:asciiTheme="minorHAnsi" w:eastAsiaTheme="minorEastAsia" w:hAnsiTheme="minorHAnsi" w:cstheme="minorBidi"/>
      <w:lang w:val="en-US" w:eastAsia="en-US"/>
    </w:rPr>
    <w:tblPr>
      <w:tblCellMar>
        <w:top w:w="0" w:type="dxa"/>
        <w:left w:w="0" w:type="dxa"/>
        <w:bottom w:w="0" w:type="dxa"/>
        <w:right w:w="0" w:type="dxa"/>
      </w:tblCellMar>
    </w:tblPr>
  </w:style>
  <w:style w:type="paragraph" w:customStyle="1" w:styleId="Listaconvietas21">
    <w:name w:val="Lista con viñetas 21"/>
    <w:basedOn w:val="Normal"/>
    <w:next w:val="Listaconvietas3"/>
    <w:autoRedefine/>
    <w:uiPriority w:val="99"/>
    <w:rsid w:val="00B579C3"/>
    <w:pPr>
      <w:tabs>
        <w:tab w:val="num" w:pos="1080"/>
      </w:tabs>
      <w:autoSpaceDE w:val="0"/>
      <w:autoSpaceDN w:val="0"/>
      <w:ind w:left="1080" w:hanging="360"/>
    </w:pPr>
    <w:rPr>
      <w:sz w:val="20"/>
      <w:szCs w:val="20"/>
      <w:lang w:val="en-US" w:eastAsia="en-US"/>
    </w:rPr>
  </w:style>
  <w:style w:type="paragraph" w:customStyle="1" w:styleId="Listaconvietas31">
    <w:name w:val="Lista con viñetas 31"/>
    <w:basedOn w:val="Normal"/>
    <w:next w:val="Listaconvietas4"/>
    <w:autoRedefine/>
    <w:uiPriority w:val="99"/>
    <w:rsid w:val="00B579C3"/>
    <w:pPr>
      <w:numPr>
        <w:numId w:val="17"/>
      </w:numPr>
      <w:tabs>
        <w:tab w:val="clear" w:pos="1080"/>
        <w:tab w:val="num" w:pos="1440"/>
      </w:tabs>
      <w:autoSpaceDE w:val="0"/>
      <w:autoSpaceDN w:val="0"/>
      <w:ind w:left="1440"/>
    </w:pPr>
    <w:rPr>
      <w:sz w:val="20"/>
      <w:szCs w:val="20"/>
      <w:lang w:val="en-US" w:eastAsia="en-US"/>
    </w:rPr>
  </w:style>
  <w:style w:type="paragraph" w:customStyle="1" w:styleId="Listaconvietas41">
    <w:name w:val="Lista con viñetas 41"/>
    <w:basedOn w:val="Normal"/>
    <w:next w:val="Listaconvietas5"/>
    <w:autoRedefine/>
    <w:uiPriority w:val="99"/>
    <w:rsid w:val="00B579C3"/>
    <w:pPr>
      <w:numPr>
        <w:numId w:val="18"/>
      </w:numPr>
      <w:tabs>
        <w:tab w:val="clear" w:pos="1440"/>
        <w:tab w:val="num" w:pos="1800"/>
      </w:tabs>
      <w:autoSpaceDE w:val="0"/>
      <w:autoSpaceDN w:val="0"/>
      <w:ind w:left="1800"/>
    </w:pPr>
    <w:rPr>
      <w:sz w:val="20"/>
      <w:szCs w:val="20"/>
      <w:lang w:val="en-US" w:eastAsia="en-US"/>
    </w:rPr>
  </w:style>
  <w:style w:type="paragraph" w:customStyle="1" w:styleId="Listaconvietas51">
    <w:name w:val="Lista con viñetas 51"/>
    <w:basedOn w:val="Normal"/>
    <w:next w:val="Normal"/>
    <w:autoRedefine/>
    <w:uiPriority w:val="99"/>
    <w:rsid w:val="00B579C3"/>
    <w:pPr>
      <w:numPr>
        <w:numId w:val="19"/>
      </w:numPr>
      <w:tabs>
        <w:tab w:val="clear" w:pos="1800"/>
        <w:tab w:val="num" w:pos="2160"/>
      </w:tabs>
      <w:autoSpaceDE w:val="0"/>
      <w:autoSpaceDN w:val="0"/>
      <w:ind w:left="2160"/>
    </w:pPr>
    <w:rPr>
      <w:sz w:val="20"/>
      <w:szCs w:val="20"/>
      <w:lang w:val="en-US" w:eastAsia="en-US"/>
    </w:rPr>
  </w:style>
  <w:style w:type="paragraph" w:styleId="Listaconvietas3">
    <w:name w:val="List Bullet 3"/>
    <w:basedOn w:val="Normal"/>
    <w:uiPriority w:val="99"/>
    <w:unhideWhenUsed/>
    <w:rsid w:val="00B579C3"/>
    <w:pPr>
      <w:tabs>
        <w:tab w:val="num" w:pos="720"/>
      </w:tabs>
      <w:ind w:left="720" w:hanging="360"/>
      <w:contextualSpacing/>
    </w:pPr>
  </w:style>
  <w:style w:type="paragraph" w:styleId="Listaconvietas4">
    <w:name w:val="List Bullet 4"/>
    <w:basedOn w:val="Normal"/>
    <w:uiPriority w:val="99"/>
    <w:unhideWhenUsed/>
    <w:rsid w:val="00B579C3"/>
    <w:pPr>
      <w:tabs>
        <w:tab w:val="num" w:pos="1080"/>
      </w:tabs>
      <w:ind w:left="1080" w:hanging="360"/>
      <w:contextualSpacing/>
    </w:pPr>
  </w:style>
  <w:style w:type="paragraph" w:styleId="Listaconvietas5">
    <w:name w:val="List Bullet 5"/>
    <w:basedOn w:val="Normal"/>
    <w:uiPriority w:val="99"/>
    <w:unhideWhenUsed/>
    <w:rsid w:val="00B579C3"/>
    <w:pPr>
      <w:tabs>
        <w:tab w:val="num" w:pos="1440"/>
      </w:tabs>
      <w:ind w:left="1440" w:hanging="360"/>
      <w:contextualSpacing/>
    </w:pPr>
  </w:style>
  <w:style w:type="paragraph" w:styleId="Listaconvietas2">
    <w:name w:val="List Bullet 2"/>
    <w:basedOn w:val="Normal"/>
    <w:uiPriority w:val="99"/>
    <w:unhideWhenUsed/>
    <w:rsid w:val="00B579C3"/>
    <w:pPr>
      <w:numPr>
        <w:numId w:val="16"/>
      </w:numPr>
      <w:contextualSpacing/>
    </w:pPr>
  </w:style>
  <w:style w:type="numbering" w:customStyle="1" w:styleId="Sinlista1">
    <w:name w:val="Sin lista1"/>
    <w:next w:val="Sinlista"/>
    <w:uiPriority w:val="99"/>
    <w:semiHidden/>
    <w:unhideWhenUsed/>
    <w:rsid w:val="00B579C3"/>
  </w:style>
  <w:style w:type="paragraph" w:styleId="Puesto">
    <w:name w:val="Title"/>
    <w:basedOn w:val="Normal"/>
    <w:link w:val="PuestoCar"/>
    <w:uiPriority w:val="99"/>
    <w:qFormat/>
    <w:rsid w:val="00B579C3"/>
    <w:pPr>
      <w:autoSpaceDE w:val="0"/>
      <w:autoSpaceDN w:val="0"/>
      <w:spacing w:before="240" w:after="60"/>
      <w:jc w:val="center"/>
      <w:outlineLvl w:val="0"/>
    </w:pPr>
    <w:rPr>
      <w:rFonts w:ascii="Arial" w:hAnsi="Arial" w:cs="Arial"/>
      <w:b/>
      <w:bCs/>
      <w:kern w:val="28"/>
      <w:sz w:val="32"/>
      <w:szCs w:val="32"/>
      <w:lang w:val="en-US" w:eastAsia="en-US"/>
    </w:rPr>
  </w:style>
  <w:style w:type="character" w:customStyle="1" w:styleId="PuestoCar">
    <w:name w:val="Puesto Car"/>
    <w:basedOn w:val="Fuentedeprrafopredeter"/>
    <w:link w:val="Puesto"/>
    <w:uiPriority w:val="10"/>
    <w:rsid w:val="00B579C3"/>
    <w:rPr>
      <w:rFonts w:ascii="Arial" w:hAnsi="Arial" w:cs="Arial"/>
      <w:b/>
      <w:bCs/>
      <w:kern w:val="28"/>
      <w:sz w:val="32"/>
      <w:szCs w:val="32"/>
      <w:lang w:val="en-US" w:eastAsia="en-US"/>
    </w:rPr>
  </w:style>
  <w:style w:type="paragraph" w:styleId="Subttulo">
    <w:name w:val="Subtitle"/>
    <w:basedOn w:val="Normal"/>
    <w:link w:val="SubttuloCar"/>
    <w:uiPriority w:val="99"/>
    <w:qFormat/>
    <w:rsid w:val="00B579C3"/>
    <w:pPr>
      <w:autoSpaceDE w:val="0"/>
      <w:autoSpaceDN w:val="0"/>
      <w:spacing w:after="60"/>
      <w:jc w:val="center"/>
      <w:outlineLvl w:val="1"/>
    </w:pPr>
    <w:rPr>
      <w:rFonts w:ascii="Arial" w:hAnsi="Arial" w:cs="Arial"/>
      <w:lang w:val="en-US" w:eastAsia="en-US"/>
    </w:rPr>
  </w:style>
  <w:style w:type="character" w:customStyle="1" w:styleId="SubttuloCar">
    <w:name w:val="Subtítulo Car"/>
    <w:basedOn w:val="Fuentedeprrafopredeter"/>
    <w:link w:val="Subttulo"/>
    <w:uiPriority w:val="11"/>
    <w:rsid w:val="00B579C3"/>
    <w:rPr>
      <w:rFonts w:ascii="Arial" w:hAnsi="Arial" w:cs="Arial"/>
      <w:sz w:val="24"/>
      <w:szCs w:val="24"/>
      <w:lang w:val="en-US" w:eastAsia="en-US"/>
    </w:rPr>
  </w:style>
  <w:style w:type="paragraph" w:customStyle="1" w:styleId="BodyText">
    <w:name w:val="BodyText"/>
    <w:basedOn w:val="Normal"/>
    <w:uiPriority w:val="99"/>
    <w:rsid w:val="00B579C3"/>
    <w:pPr>
      <w:autoSpaceDE w:val="0"/>
      <w:autoSpaceDN w:val="0"/>
      <w:adjustRightInd w:val="0"/>
      <w:spacing w:before="30" w:after="60"/>
      <w:jc w:val="both"/>
    </w:pPr>
    <w:rPr>
      <w:sz w:val="22"/>
      <w:szCs w:val="22"/>
      <w:lang w:val="en-US" w:eastAsia="en-US"/>
    </w:rPr>
  </w:style>
  <w:style w:type="paragraph" w:customStyle="1" w:styleId="DenseText">
    <w:name w:val="DenseText"/>
    <w:basedOn w:val="Normal"/>
    <w:uiPriority w:val="99"/>
    <w:rsid w:val="00B579C3"/>
    <w:pPr>
      <w:autoSpaceDE w:val="0"/>
      <w:autoSpaceDN w:val="0"/>
      <w:adjustRightInd w:val="0"/>
    </w:pPr>
    <w:rPr>
      <w:sz w:val="22"/>
      <w:szCs w:val="22"/>
      <w:lang w:val="en-US" w:eastAsia="en-US"/>
    </w:rPr>
  </w:style>
  <w:style w:type="paragraph" w:customStyle="1" w:styleId="GroupHeader">
    <w:name w:val="GroupHeader"/>
    <w:basedOn w:val="Normal"/>
    <w:uiPriority w:val="99"/>
    <w:rsid w:val="00B579C3"/>
    <w:pPr>
      <w:keepNext/>
      <w:autoSpaceDE w:val="0"/>
      <w:autoSpaceDN w:val="0"/>
      <w:spacing w:before="120" w:after="60"/>
      <w:ind w:left="360"/>
    </w:pPr>
    <w:rPr>
      <w:rFonts w:ascii="Arial" w:hAnsi="Arial" w:cs="Arial"/>
      <w:b/>
      <w:bCs/>
      <w:sz w:val="20"/>
      <w:szCs w:val="20"/>
      <w:lang w:val="en-US" w:eastAsia="en-US"/>
    </w:rPr>
  </w:style>
  <w:style w:type="paragraph" w:customStyle="1" w:styleId="CodeExample0">
    <w:name w:val="Code Example 0"/>
    <w:basedOn w:val="Normal"/>
    <w:next w:val="CodeExample1"/>
    <w:uiPriority w:val="99"/>
    <w:rsid w:val="00B579C3"/>
    <w:pPr>
      <w:shd w:val="pct10" w:color="auto" w:fill="FFFFFF"/>
      <w:autoSpaceDE w:val="0"/>
      <w:autoSpaceDN w:val="0"/>
    </w:pPr>
    <w:rPr>
      <w:rFonts w:ascii="Courier New" w:hAnsi="Courier New" w:cs="Courier New"/>
      <w:sz w:val="16"/>
      <w:szCs w:val="16"/>
      <w:lang w:val="en-US" w:eastAsia="en-US"/>
    </w:rPr>
  </w:style>
  <w:style w:type="paragraph" w:customStyle="1" w:styleId="CodeExample1">
    <w:name w:val="Code Example 1"/>
    <w:basedOn w:val="Normal"/>
    <w:next w:val="CodeExample2"/>
    <w:uiPriority w:val="99"/>
    <w:rsid w:val="00B579C3"/>
    <w:pPr>
      <w:shd w:val="pct10" w:color="auto" w:fill="FFFFFF"/>
      <w:autoSpaceDE w:val="0"/>
      <w:autoSpaceDN w:val="0"/>
      <w:ind w:left="360"/>
    </w:pPr>
    <w:rPr>
      <w:rFonts w:ascii="Courier New" w:hAnsi="Courier New" w:cs="Courier New"/>
      <w:sz w:val="16"/>
      <w:szCs w:val="16"/>
      <w:lang w:val="en-US" w:eastAsia="en-US"/>
    </w:rPr>
  </w:style>
  <w:style w:type="paragraph" w:customStyle="1" w:styleId="CodeExample2">
    <w:name w:val="Code Example 2"/>
    <w:basedOn w:val="Normal"/>
    <w:next w:val="CodeExample3"/>
    <w:uiPriority w:val="99"/>
    <w:rsid w:val="00B579C3"/>
    <w:pPr>
      <w:shd w:val="pct10" w:color="auto" w:fill="FFFFFF"/>
      <w:autoSpaceDE w:val="0"/>
      <w:autoSpaceDN w:val="0"/>
      <w:ind w:left="720"/>
    </w:pPr>
    <w:rPr>
      <w:rFonts w:ascii="Courier New" w:hAnsi="Courier New" w:cs="Courier New"/>
      <w:sz w:val="16"/>
      <w:szCs w:val="16"/>
      <w:lang w:val="en-US" w:eastAsia="en-US"/>
    </w:rPr>
  </w:style>
  <w:style w:type="paragraph" w:customStyle="1" w:styleId="CodeExample3">
    <w:name w:val="Code Example 3"/>
    <w:basedOn w:val="Normal"/>
    <w:next w:val="CodeExample4"/>
    <w:uiPriority w:val="99"/>
    <w:rsid w:val="00B579C3"/>
    <w:pPr>
      <w:shd w:val="pct10" w:color="auto" w:fill="FFFFFF"/>
      <w:autoSpaceDE w:val="0"/>
      <w:autoSpaceDN w:val="0"/>
      <w:ind w:left="1080"/>
    </w:pPr>
    <w:rPr>
      <w:rFonts w:ascii="Courier New" w:hAnsi="Courier New" w:cs="Courier New"/>
      <w:sz w:val="16"/>
      <w:szCs w:val="16"/>
      <w:lang w:val="en-US" w:eastAsia="en-US"/>
    </w:rPr>
  </w:style>
  <w:style w:type="paragraph" w:customStyle="1" w:styleId="CodeExample4">
    <w:name w:val="Code Example 4"/>
    <w:basedOn w:val="Normal"/>
    <w:next w:val="CodeExample5"/>
    <w:uiPriority w:val="99"/>
    <w:rsid w:val="00B579C3"/>
    <w:pPr>
      <w:shd w:val="pct10" w:color="auto" w:fill="FFFFFF"/>
      <w:autoSpaceDE w:val="0"/>
      <w:autoSpaceDN w:val="0"/>
      <w:ind w:left="1440"/>
    </w:pPr>
    <w:rPr>
      <w:rFonts w:ascii="Courier New" w:hAnsi="Courier New" w:cs="Courier New"/>
      <w:sz w:val="16"/>
      <w:szCs w:val="16"/>
      <w:lang w:val="en-US" w:eastAsia="en-US"/>
    </w:rPr>
  </w:style>
  <w:style w:type="paragraph" w:customStyle="1" w:styleId="CodeExample5">
    <w:name w:val="Code Example 5"/>
    <w:basedOn w:val="Normal"/>
    <w:next w:val="CodeExample6"/>
    <w:uiPriority w:val="99"/>
    <w:rsid w:val="00B579C3"/>
    <w:pPr>
      <w:shd w:val="pct10" w:color="auto" w:fill="FFFFFF"/>
      <w:autoSpaceDE w:val="0"/>
      <w:autoSpaceDN w:val="0"/>
      <w:ind w:left="1800"/>
    </w:pPr>
    <w:rPr>
      <w:rFonts w:ascii="Courier New" w:hAnsi="Courier New" w:cs="Courier New"/>
      <w:sz w:val="16"/>
      <w:szCs w:val="16"/>
      <w:lang w:val="en-US" w:eastAsia="en-US"/>
    </w:rPr>
  </w:style>
  <w:style w:type="paragraph" w:customStyle="1" w:styleId="CodeExample6">
    <w:name w:val="Code Example 6"/>
    <w:basedOn w:val="Normal"/>
    <w:next w:val="CodeExample7"/>
    <w:uiPriority w:val="99"/>
    <w:rsid w:val="00B579C3"/>
    <w:pPr>
      <w:shd w:val="pct10" w:color="auto" w:fill="FFFFFF"/>
      <w:autoSpaceDE w:val="0"/>
      <w:autoSpaceDN w:val="0"/>
      <w:ind w:left="2160"/>
    </w:pPr>
    <w:rPr>
      <w:rFonts w:ascii="Courier New" w:hAnsi="Courier New" w:cs="Courier New"/>
      <w:sz w:val="16"/>
      <w:szCs w:val="16"/>
      <w:lang w:val="en-US" w:eastAsia="en-US"/>
    </w:rPr>
  </w:style>
  <w:style w:type="paragraph" w:customStyle="1" w:styleId="CodeExample7">
    <w:name w:val="Code Example 7"/>
    <w:basedOn w:val="Normal"/>
    <w:next w:val="CodeExample8"/>
    <w:uiPriority w:val="99"/>
    <w:rsid w:val="00B579C3"/>
    <w:pPr>
      <w:shd w:val="pct10" w:color="auto" w:fill="FFFFFF"/>
      <w:autoSpaceDE w:val="0"/>
      <w:autoSpaceDN w:val="0"/>
      <w:ind w:left="2520"/>
    </w:pPr>
    <w:rPr>
      <w:rFonts w:ascii="Courier New" w:hAnsi="Courier New" w:cs="Courier New"/>
      <w:sz w:val="16"/>
      <w:szCs w:val="16"/>
      <w:lang w:val="en-US" w:eastAsia="en-US"/>
    </w:rPr>
  </w:style>
  <w:style w:type="paragraph" w:customStyle="1" w:styleId="CodeExample8">
    <w:name w:val="Code Example 8"/>
    <w:basedOn w:val="Normal"/>
    <w:next w:val="CodeExample9"/>
    <w:uiPriority w:val="99"/>
    <w:rsid w:val="00B579C3"/>
    <w:pPr>
      <w:shd w:val="pct10" w:color="auto" w:fill="FFFFFF"/>
      <w:autoSpaceDE w:val="0"/>
      <w:autoSpaceDN w:val="0"/>
      <w:ind w:left="2880"/>
    </w:pPr>
    <w:rPr>
      <w:rFonts w:ascii="Courier New" w:hAnsi="Courier New" w:cs="Courier New"/>
      <w:sz w:val="16"/>
      <w:szCs w:val="16"/>
      <w:lang w:val="en-US" w:eastAsia="en-US"/>
    </w:rPr>
  </w:style>
  <w:style w:type="paragraph" w:customStyle="1" w:styleId="CodeExample9">
    <w:name w:val="Code Example 9"/>
    <w:basedOn w:val="Normal"/>
    <w:uiPriority w:val="99"/>
    <w:rsid w:val="00B579C3"/>
    <w:pPr>
      <w:shd w:val="pct10" w:color="auto" w:fill="FFFFFF"/>
      <w:autoSpaceDE w:val="0"/>
      <w:autoSpaceDN w:val="0"/>
      <w:ind w:left="3240"/>
    </w:pPr>
    <w:rPr>
      <w:rFonts w:ascii="Courier New" w:hAnsi="Courier New" w:cs="Courier New"/>
      <w:sz w:val="16"/>
      <w:szCs w:val="16"/>
      <w:lang w:val="en-US" w:eastAsia="en-US"/>
    </w:rPr>
  </w:style>
  <w:style w:type="paragraph" w:customStyle="1" w:styleId="ListContinue0">
    <w:name w:val="List Continue 0"/>
    <w:basedOn w:val="Normal"/>
    <w:next w:val="ListContinue1"/>
    <w:uiPriority w:val="99"/>
    <w:rsid w:val="00B579C3"/>
    <w:pPr>
      <w:autoSpaceDE w:val="0"/>
      <w:autoSpaceDN w:val="0"/>
      <w:spacing w:before="30" w:after="60"/>
      <w:jc w:val="both"/>
    </w:pPr>
    <w:rPr>
      <w:sz w:val="20"/>
      <w:szCs w:val="20"/>
      <w:lang w:val="en-US" w:eastAsia="en-US"/>
    </w:rPr>
  </w:style>
  <w:style w:type="paragraph" w:customStyle="1" w:styleId="ListContinue1">
    <w:name w:val="List Continue 1"/>
    <w:basedOn w:val="Normal"/>
    <w:next w:val="Continuarlista2"/>
    <w:uiPriority w:val="99"/>
    <w:rsid w:val="00B579C3"/>
    <w:pPr>
      <w:autoSpaceDE w:val="0"/>
      <w:autoSpaceDN w:val="0"/>
      <w:spacing w:before="30" w:after="60"/>
      <w:ind w:left="360"/>
      <w:jc w:val="both"/>
    </w:pPr>
    <w:rPr>
      <w:sz w:val="20"/>
      <w:szCs w:val="20"/>
      <w:lang w:val="en-US" w:eastAsia="en-US"/>
    </w:rPr>
  </w:style>
  <w:style w:type="paragraph" w:styleId="Continuarlista2">
    <w:name w:val="List Continue 2"/>
    <w:basedOn w:val="Normal"/>
    <w:next w:val="Continuarlista3"/>
    <w:uiPriority w:val="99"/>
    <w:rsid w:val="00B579C3"/>
    <w:pPr>
      <w:autoSpaceDE w:val="0"/>
      <w:autoSpaceDN w:val="0"/>
      <w:spacing w:before="30" w:after="60"/>
      <w:ind w:left="720"/>
      <w:jc w:val="both"/>
    </w:pPr>
    <w:rPr>
      <w:sz w:val="20"/>
      <w:szCs w:val="20"/>
      <w:lang w:val="en-US" w:eastAsia="en-US"/>
    </w:rPr>
  </w:style>
  <w:style w:type="paragraph" w:styleId="Continuarlista3">
    <w:name w:val="List Continue 3"/>
    <w:basedOn w:val="Normal"/>
    <w:next w:val="Continuarlista4"/>
    <w:uiPriority w:val="99"/>
    <w:rsid w:val="00B579C3"/>
    <w:pPr>
      <w:autoSpaceDE w:val="0"/>
      <w:autoSpaceDN w:val="0"/>
      <w:spacing w:before="30" w:after="60"/>
      <w:ind w:left="1080"/>
      <w:jc w:val="both"/>
    </w:pPr>
    <w:rPr>
      <w:sz w:val="20"/>
      <w:szCs w:val="20"/>
      <w:lang w:val="en-US" w:eastAsia="en-US"/>
    </w:rPr>
  </w:style>
  <w:style w:type="paragraph" w:styleId="Continuarlista4">
    <w:name w:val="List Continue 4"/>
    <w:basedOn w:val="Normal"/>
    <w:next w:val="Continuarlista5"/>
    <w:uiPriority w:val="99"/>
    <w:rsid w:val="00B579C3"/>
    <w:pPr>
      <w:autoSpaceDE w:val="0"/>
      <w:autoSpaceDN w:val="0"/>
      <w:spacing w:before="30" w:after="60"/>
      <w:ind w:left="1440"/>
      <w:jc w:val="both"/>
    </w:pPr>
    <w:rPr>
      <w:sz w:val="20"/>
      <w:szCs w:val="20"/>
      <w:lang w:val="en-US" w:eastAsia="en-US"/>
    </w:rPr>
  </w:style>
  <w:style w:type="paragraph" w:styleId="Continuarlista5">
    <w:name w:val="List Continue 5"/>
    <w:basedOn w:val="Normal"/>
    <w:next w:val="ListContinue6"/>
    <w:uiPriority w:val="99"/>
    <w:rsid w:val="00B579C3"/>
    <w:pPr>
      <w:autoSpaceDE w:val="0"/>
      <w:autoSpaceDN w:val="0"/>
      <w:spacing w:before="30" w:after="60"/>
      <w:ind w:left="1800"/>
      <w:jc w:val="both"/>
    </w:pPr>
    <w:rPr>
      <w:sz w:val="20"/>
      <w:szCs w:val="20"/>
      <w:lang w:val="en-US" w:eastAsia="en-US"/>
    </w:rPr>
  </w:style>
  <w:style w:type="paragraph" w:customStyle="1" w:styleId="ListContinue6">
    <w:name w:val="List Continue 6"/>
    <w:basedOn w:val="Normal"/>
    <w:next w:val="ListContinue7"/>
    <w:uiPriority w:val="99"/>
    <w:rsid w:val="00B579C3"/>
    <w:pPr>
      <w:autoSpaceDE w:val="0"/>
      <w:autoSpaceDN w:val="0"/>
      <w:spacing w:before="30" w:after="60"/>
      <w:ind w:left="2160"/>
      <w:jc w:val="both"/>
    </w:pPr>
    <w:rPr>
      <w:sz w:val="20"/>
      <w:szCs w:val="20"/>
      <w:lang w:val="en-US" w:eastAsia="en-US"/>
    </w:rPr>
  </w:style>
  <w:style w:type="paragraph" w:customStyle="1" w:styleId="ListContinue7">
    <w:name w:val="List Continue 7"/>
    <w:basedOn w:val="Normal"/>
    <w:next w:val="ListContinue8"/>
    <w:uiPriority w:val="99"/>
    <w:rsid w:val="00B579C3"/>
    <w:pPr>
      <w:autoSpaceDE w:val="0"/>
      <w:autoSpaceDN w:val="0"/>
      <w:spacing w:before="30" w:after="60"/>
      <w:ind w:left="2520"/>
      <w:jc w:val="both"/>
    </w:pPr>
    <w:rPr>
      <w:sz w:val="20"/>
      <w:szCs w:val="20"/>
      <w:lang w:val="en-US" w:eastAsia="en-US"/>
    </w:rPr>
  </w:style>
  <w:style w:type="paragraph" w:customStyle="1" w:styleId="ListContinue8">
    <w:name w:val="List Continue 8"/>
    <w:basedOn w:val="Normal"/>
    <w:next w:val="ListContinue9"/>
    <w:uiPriority w:val="99"/>
    <w:rsid w:val="00B579C3"/>
    <w:pPr>
      <w:autoSpaceDE w:val="0"/>
      <w:autoSpaceDN w:val="0"/>
      <w:spacing w:before="30" w:after="60"/>
      <w:ind w:left="2880"/>
      <w:jc w:val="both"/>
    </w:pPr>
    <w:rPr>
      <w:sz w:val="20"/>
      <w:szCs w:val="20"/>
      <w:lang w:val="en-US" w:eastAsia="en-US"/>
    </w:rPr>
  </w:style>
  <w:style w:type="paragraph" w:customStyle="1" w:styleId="ListContinue9">
    <w:name w:val="List Continue 9"/>
    <w:basedOn w:val="Normal"/>
    <w:uiPriority w:val="99"/>
    <w:rsid w:val="00B579C3"/>
    <w:pPr>
      <w:autoSpaceDE w:val="0"/>
      <w:autoSpaceDN w:val="0"/>
      <w:spacing w:before="30" w:after="60"/>
      <w:ind w:left="3240"/>
      <w:jc w:val="both"/>
    </w:pPr>
    <w:rPr>
      <w:sz w:val="20"/>
      <w:szCs w:val="20"/>
      <w:lang w:val="en-US" w:eastAsia="en-US"/>
    </w:rPr>
  </w:style>
  <w:style w:type="paragraph" w:customStyle="1" w:styleId="DescContinue0">
    <w:name w:val="DescContinue 0"/>
    <w:basedOn w:val="Normal"/>
    <w:next w:val="DescContinue1"/>
    <w:uiPriority w:val="99"/>
    <w:rsid w:val="00B579C3"/>
    <w:pPr>
      <w:autoSpaceDE w:val="0"/>
      <w:autoSpaceDN w:val="0"/>
    </w:pPr>
    <w:rPr>
      <w:sz w:val="20"/>
      <w:szCs w:val="20"/>
      <w:lang w:val="en-US" w:eastAsia="en-US"/>
    </w:rPr>
  </w:style>
  <w:style w:type="paragraph" w:customStyle="1" w:styleId="DescContinue1">
    <w:name w:val="DescContinue 1"/>
    <w:basedOn w:val="Normal"/>
    <w:next w:val="DescContinue2"/>
    <w:uiPriority w:val="99"/>
    <w:rsid w:val="00B579C3"/>
    <w:pPr>
      <w:autoSpaceDE w:val="0"/>
      <w:autoSpaceDN w:val="0"/>
      <w:ind w:left="360"/>
    </w:pPr>
    <w:rPr>
      <w:sz w:val="20"/>
      <w:szCs w:val="20"/>
      <w:lang w:val="en-US" w:eastAsia="en-US"/>
    </w:rPr>
  </w:style>
  <w:style w:type="paragraph" w:customStyle="1" w:styleId="DescContinue2">
    <w:name w:val="DescContinue 2"/>
    <w:basedOn w:val="Normal"/>
    <w:next w:val="DescContinue3"/>
    <w:uiPriority w:val="99"/>
    <w:rsid w:val="00B579C3"/>
    <w:pPr>
      <w:autoSpaceDE w:val="0"/>
      <w:autoSpaceDN w:val="0"/>
      <w:ind w:left="720"/>
    </w:pPr>
    <w:rPr>
      <w:sz w:val="20"/>
      <w:szCs w:val="20"/>
      <w:lang w:val="en-US" w:eastAsia="en-US"/>
    </w:rPr>
  </w:style>
  <w:style w:type="paragraph" w:customStyle="1" w:styleId="DescContinue3">
    <w:name w:val="DescContinue 3"/>
    <w:basedOn w:val="Normal"/>
    <w:next w:val="DescContinue4"/>
    <w:uiPriority w:val="99"/>
    <w:rsid w:val="00B579C3"/>
    <w:pPr>
      <w:autoSpaceDE w:val="0"/>
      <w:autoSpaceDN w:val="0"/>
      <w:ind w:left="1080"/>
    </w:pPr>
    <w:rPr>
      <w:sz w:val="20"/>
      <w:szCs w:val="20"/>
      <w:lang w:val="en-US" w:eastAsia="en-US"/>
    </w:rPr>
  </w:style>
  <w:style w:type="paragraph" w:customStyle="1" w:styleId="DescContinue4">
    <w:name w:val="DescContinue 4"/>
    <w:basedOn w:val="Normal"/>
    <w:next w:val="DescContinue5"/>
    <w:uiPriority w:val="99"/>
    <w:rsid w:val="00B579C3"/>
    <w:pPr>
      <w:autoSpaceDE w:val="0"/>
      <w:autoSpaceDN w:val="0"/>
      <w:ind w:left="1440"/>
    </w:pPr>
    <w:rPr>
      <w:sz w:val="20"/>
      <w:szCs w:val="20"/>
      <w:lang w:val="en-US" w:eastAsia="en-US"/>
    </w:rPr>
  </w:style>
  <w:style w:type="paragraph" w:customStyle="1" w:styleId="DescContinue5">
    <w:name w:val="DescContinue 5"/>
    <w:basedOn w:val="Normal"/>
    <w:next w:val="DescContinue6"/>
    <w:uiPriority w:val="99"/>
    <w:rsid w:val="00B579C3"/>
    <w:pPr>
      <w:autoSpaceDE w:val="0"/>
      <w:autoSpaceDN w:val="0"/>
      <w:ind w:left="1800"/>
    </w:pPr>
    <w:rPr>
      <w:sz w:val="20"/>
      <w:szCs w:val="20"/>
      <w:lang w:val="en-US" w:eastAsia="en-US"/>
    </w:rPr>
  </w:style>
  <w:style w:type="paragraph" w:customStyle="1" w:styleId="DescContinue6">
    <w:name w:val="DescContinue 6"/>
    <w:basedOn w:val="Normal"/>
    <w:next w:val="DescContinue7"/>
    <w:uiPriority w:val="99"/>
    <w:rsid w:val="00B579C3"/>
    <w:pPr>
      <w:autoSpaceDE w:val="0"/>
      <w:autoSpaceDN w:val="0"/>
      <w:ind w:left="2160"/>
    </w:pPr>
    <w:rPr>
      <w:sz w:val="20"/>
      <w:szCs w:val="20"/>
      <w:lang w:val="en-US" w:eastAsia="en-US"/>
    </w:rPr>
  </w:style>
  <w:style w:type="paragraph" w:customStyle="1" w:styleId="DescContinue7">
    <w:name w:val="DescContinue 7"/>
    <w:basedOn w:val="Normal"/>
    <w:next w:val="DescContinue8"/>
    <w:uiPriority w:val="99"/>
    <w:rsid w:val="00B579C3"/>
    <w:pPr>
      <w:autoSpaceDE w:val="0"/>
      <w:autoSpaceDN w:val="0"/>
      <w:ind w:left="2520"/>
    </w:pPr>
    <w:rPr>
      <w:sz w:val="20"/>
      <w:szCs w:val="20"/>
      <w:lang w:val="en-US" w:eastAsia="en-US"/>
    </w:rPr>
  </w:style>
  <w:style w:type="paragraph" w:customStyle="1" w:styleId="DescContinue8">
    <w:name w:val="DescContinue 8"/>
    <w:basedOn w:val="Normal"/>
    <w:next w:val="DescContinue9"/>
    <w:uiPriority w:val="99"/>
    <w:rsid w:val="00B579C3"/>
    <w:pPr>
      <w:autoSpaceDE w:val="0"/>
      <w:autoSpaceDN w:val="0"/>
      <w:ind w:left="2880"/>
    </w:pPr>
    <w:rPr>
      <w:sz w:val="20"/>
      <w:szCs w:val="20"/>
      <w:lang w:val="en-US" w:eastAsia="en-US"/>
    </w:rPr>
  </w:style>
  <w:style w:type="paragraph" w:customStyle="1" w:styleId="DescContinue9">
    <w:name w:val="DescContinue 9"/>
    <w:basedOn w:val="Normal"/>
    <w:uiPriority w:val="99"/>
    <w:rsid w:val="00B579C3"/>
    <w:pPr>
      <w:autoSpaceDE w:val="0"/>
      <w:autoSpaceDN w:val="0"/>
      <w:ind w:left="3240"/>
    </w:pPr>
    <w:rPr>
      <w:sz w:val="20"/>
      <w:szCs w:val="20"/>
      <w:lang w:val="en-US" w:eastAsia="en-US"/>
    </w:rPr>
  </w:style>
  <w:style w:type="paragraph" w:customStyle="1" w:styleId="LatexTOC0">
    <w:name w:val="LatexTOC 0"/>
    <w:basedOn w:val="Normal"/>
    <w:next w:val="ListBullet1"/>
    <w:uiPriority w:val="99"/>
    <w:rsid w:val="00B579C3"/>
    <w:pPr>
      <w:tabs>
        <w:tab w:val="right" w:leader="dot" w:pos="8640"/>
      </w:tabs>
      <w:autoSpaceDE w:val="0"/>
      <w:autoSpaceDN w:val="0"/>
      <w:spacing w:before="30" w:after="30"/>
    </w:pPr>
    <w:rPr>
      <w:sz w:val="20"/>
      <w:szCs w:val="20"/>
      <w:lang w:val="en-US" w:eastAsia="en-US"/>
    </w:rPr>
  </w:style>
  <w:style w:type="paragraph" w:customStyle="1" w:styleId="LatexTOC1">
    <w:name w:val="LatexTOC 1"/>
    <w:basedOn w:val="Normal"/>
    <w:next w:val="Listaconvietas2"/>
    <w:uiPriority w:val="99"/>
    <w:rsid w:val="00B579C3"/>
    <w:pPr>
      <w:tabs>
        <w:tab w:val="right" w:leader="dot" w:pos="8640"/>
      </w:tabs>
      <w:autoSpaceDE w:val="0"/>
      <w:autoSpaceDN w:val="0"/>
      <w:spacing w:before="27" w:after="27"/>
      <w:ind w:left="360"/>
    </w:pPr>
    <w:rPr>
      <w:sz w:val="20"/>
      <w:szCs w:val="20"/>
      <w:lang w:val="en-US" w:eastAsia="en-US"/>
    </w:rPr>
  </w:style>
  <w:style w:type="paragraph" w:customStyle="1" w:styleId="LatexTOC2">
    <w:name w:val="LatexTOC 2"/>
    <w:basedOn w:val="Normal"/>
    <w:next w:val="Listaconvietas3"/>
    <w:uiPriority w:val="99"/>
    <w:rsid w:val="00B579C3"/>
    <w:pPr>
      <w:tabs>
        <w:tab w:val="right" w:leader="dot" w:pos="8640"/>
      </w:tabs>
      <w:autoSpaceDE w:val="0"/>
      <w:autoSpaceDN w:val="0"/>
      <w:spacing w:before="24" w:after="24"/>
      <w:ind w:left="720"/>
    </w:pPr>
    <w:rPr>
      <w:sz w:val="20"/>
      <w:szCs w:val="20"/>
      <w:lang w:val="en-US" w:eastAsia="en-US"/>
    </w:rPr>
  </w:style>
  <w:style w:type="paragraph" w:customStyle="1" w:styleId="LatexTOC3">
    <w:name w:val="LatexTOC 3"/>
    <w:basedOn w:val="Normal"/>
    <w:next w:val="Listaconvietas4"/>
    <w:uiPriority w:val="99"/>
    <w:rsid w:val="00B579C3"/>
    <w:pPr>
      <w:tabs>
        <w:tab w:val="right" w:leader="dot" w:pos="8640"/>
      </w:tabs>
      <w:autoSpaceDE w:val="0"/>
      <w:autoSpaceDN w:val="0"/>
      <w:spacing w:before="21" w:after="21"/>
      <w:ind w:left="1080"/>
    </w:pPr>
    <w:rPr>
      <w:sz w:val="20"/>
      <w:szCs w:val="20"/>
      <w:lang w:val="en-US" w:eastAsia="en-US"/>
    </w:rPr>
  </w:style>
  <w:style w:type="paragraph" w:customStyle="1" w:styleId="LatexTOC4">
    <w:name w:val="LatexTOC 4"/>
    <w:basedOn w:val="Normal"/>
    <w:next w:val="Listaconvietas5"/>
    <w:uiPriority w:val="99"/>
    <w:rsid w:val="00B579C3"/>
    <w:pPr>
      <w:tabs>
        <w:tab w:val="right" w:leader="dot" w:pos="8640"/>
      </w:tabs>
      <w:autoSpaceDE w:val="0"/>
      <w:autoSpaceDN w:val="0"/>
      <w:spacing w:before="18" w:after="18"/>
      <w:ind w:left="1440"/>
    </w:pPr>
    <w:rPr>
      <w:sz w:val="20"/>
      <w:szCs w:val="20"/>
      <w:lang w:val="en-US" w:eastAsia="en-US"/>
    </w:rPr>
  </w:style>
  <w:style w:type="paragraph" w:customStyle="1" w:styleId="LatexTOC5">
    <w:name w:val="LatexTOC 5"/>
    <w:basedOn w:val="Normal"/>
    <w:next w:val="ListBullet6"/>
    <w:uiPriority w:val="99"/>
    <w:rsid w:val="00B579C3"/>
    <w:pPr>
      <w:tabs>
        <w:tab w:val="right" w:leader="dot" w:pos="8640"/>
      </w:tabs>
      <w:autoSpaceDE w:val="0"/>
      <w:autoSpaceDN w:val="0"/>
      <w:spacing w:before="15" w:after="15"/>
      <w:ind w:left="1800"/>
    </w:pPr>
    <w:rPr>
      <w:sz w:val="20"/>
      <w:szCs w:val="20"/>
      <w:lang w:val="en-US" w:eastAsia="en-US"/>
    </w:rPr>
  </w:style>
  <w:style w:type="paragraph" w:customStyle="1" w:styleId="LatexTOC6">
    <w:name w:val="LatexTOC 6"/>
    <w:basedOn w:val="Normal"/>
    <w:next w:val="ListBullet7"/>
    <w:uiPriority w:val="99"/>
    <w:rsid w:val="00B579C3"/>
    <w:pPr>
      <w:tabs>
        <w:tab w:val="right" w:leader="dot" w:pos="8640"/>
      </w:tabs>
      <w:autoSpaceDE w:val="0"/>
      <w:autoSpaceDN w:val="0"/>
      <w:spacing w:before="12" w:after="12"/>
      <w:ind w:left="2160"/>
    </w:pPr>
    <w:rPr>
      <w:sz w:val="20"/>
      <w:szCs w:val="20"/>
      <w:lang w:val="en-US" w:eastAsia="en-US"/>
    </w:rPr>
  </w:style>
  <w:style w:type="paragraph" w:customStyle="1" w:styleId="LatexTOC7">
    <w:name w:val="LatexTOC 7"/>
    <w:basedOn w:val="Normal"/>
    <w:next w:val="ListBullet8"/>
    <w:uiPriority w:val="99"/>
    <w:rsid w:val="00B579C3"/>
    <w:pPr>
      <w:tabs>
        <w:tab w:val="right" w:leader="dot" w:pos="8640"/>
      </w:tabs>
      <w:autoSpaceDE w:val="0"/>
      <w:autoSpaceDN w:val="0"/>
      <w:spacing w:before="9" w:after="9"/>
      <w:ind w:left="2520"/>
    </w:pPr>
    <w:rPr>
      <w:sz w:val="20"/>
      <w:szCs w:val="20"/>
      <w:lang w:val="en-US" w:eastAsia="en-US"/>
    </w:rPr>
  </w:style>
  <w:style w:type="paragraph" w:customStyle="1" w:styleId="LatexTOC8">
    <w:name w:val="LatexTOC 8"/>
    <w:basedOn w:val="Normal"/>
    <w:next w:val="ListBullet9"/>
    <w:uiPriority w:val="99"/>
    <w:rsid w:val="00B579C3"/>
    <w:pPr>
      <w:tabs>
        <w:tab w:val="right" w:leader="dot" w:pos="8640"/>
      </w:tabs>
      <w:autoSpaceDE w:val="0"/>
      <w:autoSpaceDN w:val="0"/>
      <w:spacing w:before="6" w:after="6"/>
      <w:ind w:left="2880"/>
    </w:pPr>
    <w:rPr>
      <w:sz w:val="20"/>
      <w:szCs w:val="20"/>
      <w:lang w:val="en-US" w:eastAsia="en-US"/>
    </w:rPr>
  </w:style>
  <w:style w:type="paragraph" w:customStyle="1" w:styleId="LatexTOC9">
    <w:name w:val="LatexTOC 9"/>
    <w:basedOn w:val="Normal"/>
    <w:next w:val="ListBullet9"/>
    <w:uiPriority w:val="99"/>
    <w:rsid w:val="00B579C3"/>
    <w:pPr>
      <w:tabs>
        <w:tab w:val="right" w:leader="dot" w:pos="8640"/>
      </w:tabs>
      <w:autoSpaceDE w:val="0"/>
      <w:autoSpaceDN w:val="0"/>
      <w:spacing w:before="3" w:after="3"/>
      <w:ind w:left="3240"/>
    </w:pPr>
    <w:rPr>
      <w:sz w:val="20"/>
      <w:szCs w:val="20"/>
      <w:lang w:val="en-US" w:eastAsia="en-US"/>
    </w:rPr>
  </w:style>
  <w:style w:type="paragraph" w:customStyle="1" w:styleId="ListBullet0">
    <w:name w:val="List Bullet 0"/>
    <w:basedOn w:val="Normal"/>
    <w:next w:val="ListBullet1"/>
    <w:autoRedefine/>
    <w:uiPriority w:val="99"/>
    <w:rsid w:val="00B579C3"/>
    <w:pPr>
      <w:tabs>
        <w:tab w:val="num" w:pos="284"/>
        <w:tab w:val="num" w:pos="360"/>
      </w:tabs>
      <w:autoSpaceDE w:val="0"/>
      <w:autoSpaceDN w:val="0"/>
      <w:ind w:left="360" w:hanging="284"/>
    </w:pPr>
    <w:rPr>
      <w:sz w:val="20"/>
      <w:szCs w:val="20"/>
      <w:lang w:val="en-US" w:eastAsia="en-US"/>
    </w:rPr>
  </w:style>
  <w:style w:type="paragraph" w:customStyle="1" w:styleId="ListBullet1">
    <w:name w:val="List Bullet 1"/>
    <w:basedOn w:val="Normal"/>
    <w:next w:val="Listaconvietas2"/>
    <w:autoRedefine/>
    <w:uiPriority w:val="99"/>
    <w:rsid w:val="00B579C3"/>
    <w:pPr>
      <w:numPr>
        <w:numId w:val="2"/>
      </w:numPr>
      <w:tabs>
        <w:tab w:val="num" w:pos="720"/>
      </w:tabs>
      <w:autoSpaceDE w:val="0"/>
      <w:autoSpaceDN w:val="0"/>
      <w:ind w:left="720"/>
    </w:pPr>
    <w:rPr>
      <w:sz w:val="20"/>
      <w:szCs w:val="20"/>
      <w:lang w:val="en-US" w:eastAsia="en-US"/>
    </w:rPr>
  </w:style>
  <w:style w:type="paragraph" w:customStyle="1" w:styleId="ListBullet6">
    <w:name w:val="List Bullet 6"/>
    <w:basedOn w:val="Normal"/>
    <w:next w:val="ListBullet7"/>
    <w:autoRedefine/>
    <w:uiPriority w:val="99"/>
    <w:rsid w:val="00B579C3"/>
    <w:pPr>
      <w:numPr>
        <w:numId w:val="7"/>
      </w:numPr>
      <w:tabs>
        <w:tab w:val="num" w:pos="2520"/>
      </w:tabs>
      <w:autoSpaceDE w:val="0"/>
      <w:autoSpaceDN w:val="0"/>
      <w:ind w:left="2520"/>
    </w:pPr>
    <w:rPr>
      <w:sz w:val="20"/>
      <w:szCs w:val="20"/>
      <w:lang w:val="en-US" w:eastAsia="en-US"/>
    </w:rPr>
  </w:style>
  <w:style w:type="paragraph" w:customStyle="1" w:styleId="ListBullet7">
    <w:name w:val="List Bullet 7"/>
    <w:basedOn w:val="Normal"/>
    <w:next w:val="ListBullet8"/>
    <w:autoRedefine/>
    <w:uiPriority w:val="99"/>
    <w:rsid w:val="00B579C3"/>
    <w:pPr>
      <w:numPr>
        <w:numId w:val="8"/>
      </w:numPr>
      <w:tabs>
        <w:tab w:val="num" w:pos="2880"/>
      </w:tabs>
      <w:autoSpaceDE w:val="0"/>
      <w:autoSpaceDN w:val="0"/>
      <w:ind w:left="2880"/>
    </w:pPr>
    <w:rPr>
      <w:sz w:val="20"/>
      <w:szCs w:val="20"/>
      <w:lang w:val="en-US" w:eastAsia="en-US"/>
    </w:rPr>
  </w:style>
  <w:style w:type="paragraph" w:customStyle="1" w:styleId="ListBullet8">
    <w:name w:val="List Bullet 8"/>
    <w:basedOn w:val="Normal"/>
    <w:next w:val="ListBullet9"/>
    <w:autoRedefine/>
    <w:uiPriority w:val="99"/>
    <w:rsid w:val="00B579C3"/>
    <w:pPr>
      <w:numPr>
        <w:numId w:val="9"/>
      </w:numPr>
      <w:tabs>
        <w:tab w:val="num" w:pos="3240"/>
      </w:tabs>
      <w:autoSpaceDE w:val="0"/>
      <w:autoSpaceDN w:val="0"/>
      <w:ind w:left="3240"/>
    </w:pPr>
    <w:rPr>
      <w:sz w:val="20"/>
      <w:szCs w:val="20"/>
      <w:lang w:val="en-US" w:eastAsia="en-US"/>
    </w:rPr>
  </w:style>
  <w:style w:type="paragraph" w:customStyle="1" w:styleId="ListBullet9">
    <w:name w:val="List Bullet 9"/>
    <w:basedOn w:val="Normal"/>
    <w:autoRedefine/>
    <w:uiPriority w:val="99"/>
    <w:rsid w:val="00B579C3"/>
    <w:pPr>
      <w:numPr>
        <w:numId w:val="10"/>
      </w:numPr>
      <w:tabs>
        <w:tab w:val="num" w:pos="3600"/>
      </w:tabs>
      <w:autoSpaceDE w:val="0"/>
      <w:autoSpaceDN w:val="0"/>
      <w:ind w:left="3600"/>
    </w:pPr>
    <w:rPr>
      <w:sz w:val="20"/>
      <w:szCs w:val="20"/>
      <w:lang w:val="en-US" w:eastAsia="en-US"/>
    </w:rPr>
  </w:style>
  <w:style w:type="paragraph" w:customStyle="1" w:styleId="ListEnum0">
    <w:name w:val="List Enum 0"/>
    <w:basedOn w:val="Normal"/>
    <w:next w:val="ListEnum1"/>
    <w:autoRedefine/>
    <w:uiPriority w:val="99"/>
    <w:rsid w:val="00B579C3"/>
    <w:pPr>
      <w:autoSpaceDE w:val="0"/>
      <w:autoSpaceDN w:val="0"/>
      <w:adjustRightInd w:val="0"/>
      <w:ind w:left="360" w:hanging="360"/>
    </w:pPr>
    <w:rPr>
      <w:sz w:val="20"/>
      <w:szCs w:val="20"/>
      <w:lang w:val="en-US" w:eastAsia="en-US"/>
    </w:rPr>
  </w:style>
  <w:style w:type="paragraph" w:customStyle="1" w:styleId="ListEnum1">
    <w:name w:val="List Enum 1"/>
    <w:basedOn w:val="Normal"/>
    <w:next w:val="ListEnum2"/>
    <w:autoRedefine/>
    <w:uiPriority w:val="99"/>
    <w:rsid w:val="00B579C3"/>
    <w:pPr>
      <w:autoSpaceDE w:val="0"/>
      <w:autoSpaceDN w:val="0"/>
      <w:adjustRightInd w:val="0"/>
      <w:ind w:left="720" w:hanging="360"/>
    </w:pPr>
    <w:rPr>
      <w:sz w:val="20"/>
      <w:szCs w:val="20"/>
      <w:lang w:val="en-US" w:eastAsia="en-US"/>
    </w:rPr>
  </w:style>
  <w:style w:type="paragraph" w:customStyle="1" w:styleId="ListEnum2">
    <w:name w:val="List Enum 2"/>
    <w:basedOn w:val="Normal"/>
    <w:next w:val="ListEnum3"/>
    <w:autoRedefine/>
    <w:uiPriority w:val="99"/>
    <w:rsid w:val="00B579C3"/>
    <w:pPr>
      <w:autoSpaceDE w:val="0"/>
      <w:autoSpaceDN w:val="0"/>
      <w:adjustRightInd w:val="0"/>
      <w:ind w:left="1080" w:hanging="360"/>
    </w:pPr>
    <w:rPr>
      <w:sz w:val="20"/>
      <w:szCs w:val="20"/>
      <w:lang w:val="en-US" w:eastAsia="en-US"/>
    </w:rPr>
  </w:style>
  <w:style w:type="paragraph" w:customStyle="1" w:styleId="ListEnum3">
    <w:name w:val="List Enum 3"/>
    <w:basedOn w:val="Normal"/>
    <w:next w:val="ListEnum4"/>
    <w:autoRedefine/>
    <w:uiPriority w:val="99"/>
    <w:rsid w:val="00B579C3"/>
    <w:pPr>
      <w:autoSpaceDE w:val="0"/>
      <w:autoSpaceDN w:val="0"/>
      <w:adjustRightInd w:val="0"/>
      <w:ind w:left="1440" w:hanging="360"/>
    </w:pPr>
    <w:rPr>
      <w:sz w:val="20"/>
      <w:szCs w:val="20"/>
      <w:lang w:val="en-US" w:eastAsia="en-US"/>
    </w:rPr>
  </w:style>
  <w:style w:type="paragraph" w:customStyle="1" w:styleId="ListEnum4">
    <w:name w:val="List Enum 4"/>
    <w:basedOn w:val="Normal"/>
    <w:next w:val="ListEnum5"/>
    <w:autoRedefine/>
    <w:uiPriority w:val="99"/>
    <w:rsid w:val="00B579C3"/>
    <w:pPr>
      <w:autoSpaceDE w:val="0"/>
      <w:autoSpaceDN w:val="0"/>
      <w:adjustRightInd w:val="0"/>
      <w:ind w:left="1800" w:hanging="360"/>
    </w:pPr>
    <w:rPr>
      <w:sz w:val="20"/>
      <w:szCs w:val="20"/>
      <w:lang w:val="en-US" w:eastAsia="en-US"/>
    </w:rPr>
  </w:style>
  <w:style w:type="paragraph" w:customStyle="1" w:styleId="ListEnum5">
    <w:name w:val="List Enum 5"/>
    <w:basedOn w:val="Normal"/>
    <w:next w:val="ListEnum51"/>
    <w:autoRedefine/>
    <w:uiPriority w:val="99"/>
    <w:rsid w:val="00B579C3"/>
    <w:pPr>
      <w:autoSpaceDE w:val="0"/>
      <w:autoSpaceDN w:val="0"/>
      <w:adjustRightInd w:val="0"/>
      <w:ind w:left="2160" w:hanging="360"/>
    </w:pPr>
    <w:rPr>
      <w:sz w:val="20"/>
      <w:szCs w:val="20"/>
      <w:lang w:val="en-US" w:eastAsia="en-US"/>
    </w:rPr>
  </w:style>
  <w:style w:type="paragraph" w:customStyle="1" w:styleId="ListEnum51">
    <w:name w:val="List Enum 51"/>
    <w:basedOn w:val="Normal"/>
    <w:autoRedefine/>
    <w:uiPriority w:val="99"/>
    <w:rsid w:val="00B579C3"/>
    <w:pPr>
      <w:autoSpaceDE w:val="0"/>
      <w:autoSpaceDN w:val="0"/>
      <w:adjustRightInd w:val="0"/>
      <w:ind w:left="2520" w:hanging="360"/>
    </w:pPr>
    <w:rPr>
      <w:sz w:val="20"/>
      <w:szCs w:val="20"/>
      <w:lang w:val="en-US" w:eastAsia="en-US"/>
    </w:rPr>
  </w:style>
  <w:style w:type="paragraph" w:customStyle="1" w:styleId="ListEnum7">
    <w:name w:val="List Enum 7"/>
    <w:basedOn w:val="Normal"/>
    <w:next w:val="ListEnum8"/>
    <w:autoRedefine/>
    <w:uiPriority w:val="99"/>
    <w:rsid w:val="00B579C3"/>
    <w:pPr>
      <w:autoSpaceDE w:val="0"/>
      <w:autoSpaceDN w:val="0"/>
      <w:adjustRightInd w:val="0"/>
      <w:ind w:left="2880" w:hanging="360"/>
    </w:pPr>
    <w:rPr>
      <w:sz w:val="20"/>
      <w:szCs w:val="20"/>
      <w:lang w:val="en-US" w:eastAsia="en-US"/>
    </w:rPr>
  </w:style>
  <w:style w:type="paragraph" w:customStyle="1" w:styleId="ListEnum8">
    <w:name w:val="List Enum 8"/>
    <w:basedOn w:val="Normal"/>
    <w:next w:val="ListEnum9"/>
    <w:autoRedefine/>
    <w:uiPriority w:val="99"/>
    <w:rsid w:val="00B579C3"/>
    <w:pPr>
      <w:autoSpaceDE w:val="0"/>
      <w:autoSpaceDN w:val="0"/>
      <w:adjustRightInd w:val="0"/>
      <w:ind w:left="3240" w:hanging="360"/>
    </w:pPr>
    <w:rPr>
      <w:sz w:val="20"/>
      <w:szCs w:val="20"/>
      <w:lang w:val="en-US" w:eastAsia="en-US"/>
    </w:rPr>
  </w:style>
  <w:style w:type="paragraph" w:customStyle="1" w:styleId="ListEnum9">
    <w:name w:val="List Enum 9"/>
    <w:basedOn w:val="Normal"/>
    <w:autoRedefine/>
    <w:uiPriority w:val="99"/>
    <w:rsid w:val="00B579C3"/>
    <w:pPr>
      <w:autoSpaceDE w:val="0"/>
      <w:autoSpaceDN w:val="0"/>
      <w:adjustRightInd w:val="0"/>
      <w:ind w:left="3600" w:hanging="360"/>
    </w:pPr>
    <w:rPr>
      <w:sz w:val="20"/>
      <w:szCs w:val="20"/>
      <w:lang w:val="en-US" w:eastAsia="en-US"/>
    </w:rPr>
  </w:style>
  <w:style w:type="numbering" w:customStyle="1" w:styleId="Sinlista2">
    <w:name w:val="Sin lista2"/>
    <w:next w:val="Sinlista"/>
    <w:uiPriority w:val="99"/>
    <w:semiHidden/>
    <w:unhideWhenUsed/>
    <w:rsid w:val="005F4A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file:///C:\Users\SSepulveda\Desktop\graph_,am\classcube_1_1_cube__coll__graph.png"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file:///C:\Users\SSepulveda\Desktop\graph_,am\classserial_thread_1_1_serial_thread__inherit__graph.png" TargetMode="External"/><Relationship Id="rId47" Type="http://schemas.openxmlformats.org/officeDocument/2006/relationships/image" Target="file:///C:\Users\SSepulveda\Desktop\graph_,am\classgui_1_1_ui___main_window__coll__graph.png" TargetMode="External"/><Relationship Id="rId50" Type="http://schemas.openxmlformats.org/officeDocument/2006/relationships/image" Target="file:///C:\Users\SSepulveda\Desktop\monitor_am\classserver_1_1_imu__coll__graph.png"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file:///C:\Users\SSepulveda\Desktop\graph_,am\classbase_thread_1_1_base_thread__coll__graph.png" TargetMode="External"/><Relationship Id="rId40" Type="http://schemas.openxmlformats.org/officeDocument/2006/relationships/image" Target="file:///C:\Users\SSepulveda\Desktop\graph_,am\classmain_1_1_main_window__inherit__graph.png" TargetMode="External"/><Relationship Id="rId45" Type="http://schemas.openxmlformats.org/officeDocument/2006/relationships/image" Target="file:///C:\Users\SSepulveda\Desktop\graph_,am\classserial_thread__mutiprocessing_1_1_serial_thread__coll__graph.png"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eader" Target="header3.xml"/><Relationship Id="rId44" Type="http://schemas.openxmlformats.org/officeDocument/2006/relationships/image" Target="file:///C:\Users\SSepulveda\Desktop\graph_,am\classserial_thread__mutiprocessing_1_1_serial_thread__inherit__graph.png" TargetMode="External"/><Relationship Id="rId52" Type="http://schemas.openxmlformats.org/officeDocument/2006/relationships/image" Target="file:///C:\Users\SSepulveda\Desktop\monitor_am\classmain_process_1_1_main_process__coll__graph.p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github.com/ssepulveda/ICB_TT" TargetMode="External"/><Relationship Id="rId35" Type="http://schemas.openxmlformats.org/officeDocument/2006/relationships/footer" Target="footer1.xml"/><Relationship Id="rId43" Type="http://schemas.openxmlformats.org/officeDocument/2006/relationships/image" Target="file:///C:\Users\SSepulveda\Desktop\graph_,am\classserial_thread_1_1_serial_thread__coll__graph.png" TargetMode="External"/><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file:///C:\Users\SSepulveda\Desktop\monitor_am\classmain_process_1_1_main_process__inherit__graph.png"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file:///C:\Users\SSepulveda\Desktop\graph_,am\classcube_1_1_cube__inherit__graph.png" TargetMode="External"/><Relationship Id="rId46" Type="http://schemas.openxmlformats.org/officeDocument/2006/relationships/image" Target="file:///C:\Users\SSepulveda\Desktop\graph_,am\classgui_1_1_ui___main_window__inherit__graph.png" TargetMode="External"/><Relationship Id="rId20" Type="http://schemas.openxmlformats.org/officeDocument/2006/relationships/hyperlink" Target="http://arduino.localhost:8080" TargetMode="External"/><Relationship Id="rId41" Type="http://schemas.openxmlformats.org/officeDocument/2006/relationships/image" Target="file:///C:\Users\SSepulveda\Desktop\graph_,am\classmain_1_1_main_window__coll__graph.png"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ssepulveda/RTGraph" TargetMode="External"/><Relationship Id="rId28" Type="http://schemas.openxmlformats.org/officeDocument/2006/relationships/hyperlink" Target="https://github.com/ssepulveda/RTGraph" TargetMode="External"/><Relationship Id="rId36" Type="http://schemas.openxmlformats.org/officeDocument/2006/relationships/image" Target="file:///C:\Users\SSepulveda\Desktop\graph_,am\classbase_thread_1_1_base_thread__inherit__graph.png" TargetMode="External"/><Relationship Id="rId49" Type="http://schemas.openxmlformats.org/officeDocument/2006/relationships/image" Target="file:///C:\Users\SSepulveda\Desktop\monitor_am\classserver_1_1_imu__inherit__graph.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5527C-159A-4A82-8685-9185D3EB7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8549</TotalTime>
  <Pages>1</Pages>
  <Words>40034</Words>
  <Characters>228196</Characters>
  <Application>Microsoft Office Word</Application>
  <DocSecurity>0</DocSecurity>
  <Lines>1901</Lines>
  <Paragraphs>535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Consensus measurement in</vt:lpstr>
      <vt:lpstr>Consensus measurement in</vt:lpstr>
    </vt:vector>
  </TitlesOfParts>
  <Company>uve</Company>
  <LinksUpToDate>false</LinksUpToDate>
  <CharactersWithSpaces>267695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Consensus measurement in</dc:title>
  <dc:subject/>
  <dc:creator>pablo reyes</dc:creator>
  <cp:keywords/>
  <dc:description/>
  <cp:lastModifiedBy>SSepulveda</cp:lastModifiedBy>
  <cp:revision>211</cp:revision>
  <cp:lastPrinted>2014-11-20T15:17:00Z</cp:lastPrinted>
  <dcterms:created xsi:type="dcterms:W3CDTF">2014-05-27T17:35:00Z</dcterms:created>
  <dcterms:modified xsi:type="dcterms:W3CDTF">2014-12-16T16:14:00Z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id="NN5bYqfs"/&gt;&lt;style id="http://www.zotero.org/styles/apa"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